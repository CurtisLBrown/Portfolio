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52E8" w:rsidRPr="00A9482E" w:rsidRDefault="0098306D" w:rsidP="00DA40FF">
      <w:pPr>
        <w:pStyle w:val="DocumentTitle"/>
        <w:rPr>
          <w:color w:val="D99594"/>
        </w:rPr>
      </w:pPr>
      <w:bookmarkStart w:id="0" w:name="_Toc267167917"/>
      <w:bookmarkStart w:id="1" w:name="_Toc267168033"/>
      <w:bookmarkStart w:id="2" w:name="_Toc267188224"/>
      <w:bookmarkStart w:id="3" w:name="_Toc267167916"/>
      <w:bookmarkStart w:id="4" w:name="_Toc267168032"/>
      <w:bookmarkStart w:id="5" w:name="_Toc267188223"/>
      <w:r>
        <w:rPr>
          <w:noProof/>
          <w:lang w:eastAsia="zh-TW"/>
        </w:rPr>
        <w:drawing>
          <wp:anchor distT="0" distB="0" distL="114300" distR="114300" simplePos="0" relativeHeight="251657728" behindDoc="1" locked="0" layoutInCell="1" allowOverlap="1" wp14:anchorId="0CE996A1" wp14:editId="78445868">
            <wp:simplePos x="0" y="0"/>
            <wp:positionH relativeFrom="column">
              <wp:posOffset>-916305</wp:posOffset>
            </wp:positionH>
            <wp:positionV relativeFrom="paragraph">
              <wp:posOffset>-907415</wp:posOffset>
            </wp:positionV>
            <wp:extent cx="7781290" cy="10072370"/>
            <wp:effectExtent l="0" t="0" r="0" b="5080"/>
            <wp:wrapNone/>
            <wp:docPr id="3" name="Picture 5" descr="Doctor_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tor_A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1290" cy="10072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52E8" w:rsidRPr="00463C90" w:rsidRDefault="006952E8" w:rsidP="00DA40FF">
      <w:pPr>
        <w:pStyle w:val="DocumentTitle"/>
        <w:rPr>
          <w:rFonts w:ascii="Calibri" w:hAnsi="Calibri" w:cs="Calibri"/>
        </w:rPr>
      </w:pPr>
      <w:r w:rsidRPr="00463C90">
        <w:rPr>
          <w:rFonts w:ascii="Calibri" w:hAnsi="Calibri" w:cs="Calibri"/>
        </w:rPr>
        <w:t>STATEMENT OF WORK</w:t>
      </w:r>
      <w:bookmarkEnd w:id="0"/>
      <w:bookmarkEnd w:id="1"/>
      <w:bookmarkEnd w:id="2"/>
      <w:r w:rsidR="00B85003">
        <w:rPr>
          <w:rFonts w:ascii="Calibri" w:hAnsi="Calibri" w:cs="Calibri"/>
        </w:rPr>
        <w:t xml:space="preserve"> </w:t>
      </w:r>
    </w:p>
    <w:p w:rsidR="006952E8" w:rsidRPr="00463C90" w:rsidRDefault="006952E8" w:rsidP="00DA40FF">
      <w:pPr>
        <w:pBdr>
          <w:bottom w:val="single" w:sz="6" w:space="1" w:color="auto"/>
        </w:pBdr>
        <w:rPr>
          <w:rFonts w:ascii="Calibri" w:hAnsi="Calibri" w:cs="Calibri"/>
        </w:rPr>
      </w:pPr>
      <w:bookmarkStart w:id="6" w:name="OLE_LINK1"/>
      <w:bookmarkStart w:id="7" w:name="OLE_LINK2"/>
      <w:bookmarkEnd w:id="3"/>
      <w:bookmarkEnd w:id="4"/>
      <w:bookmarkEnd w:id="5"/>
    </w:p>
    <w:bookmarkEnd w:id="6"/>
    <w:bookmarkEnd w:id="7"/>
    <w:p w:rsidR="006952E8" w:rsidRPr="00463C90" w:rsidRDefault="006952E8" w:rsidP="003B1968">
      <w:pPr>
        <w:rPr>
          <w:rFonts w:ascii="Calibri" w:hAnsi="Calibri" w:cs="Calibri"/>
        </w:rPr>
      </w:pPr>
    </w:p>
    <w:p w:rsidR="00BA25AE" w:rsidRPr="00463C90" w:rsidRDefault="00BA32A8" w:rsidP="00BA25AE">
      <w:pPr>
        <w:pStyle w:val="Documentsub-title"/>
        <w:rPr>
          <w:rFonts w:ascii="Calibri" w:hAnsi="Calibri" w:cs="Calibri"/>
        </w:rPr>
      </w:pPr>
      <w:r>
        <w:rPr>
          <w:rFonts w:ascii="Calibri" w:hAnsi="Calibri" w:cs="Calibri"/>
        </w:rPr>
        <w:t xml:space="preserve">Integration of Radiology into </w:t>
      </w:r>
      <w:r w:rsidR="001E46A0" w:rsidRPr="00463C90">
        <w:rPr>
          <w:rFonts w:ascii="Calibri" w:hAnsi="Calibri" w:cs="Calibri"/>
        </w:rPr>
        <w:t>Agfa HealthCare</w:t>
      </w:r>
      <w:r>
        <w:rPr>
          <w:rFonts w:ascii="Calibri" w:hAnsi="Calibri" w:cs="Calibri"/>
        </w:rPr>
        <w:t>’s</w:t>
      </w:r>
      <w:r w:rsidR="001E46A0" w:rsidRPr="00463C90">
        <w:rPr>
          <w:rFonts w:ascii="Calibri" w:hAnsi="Calibri" w:cs="Calibri"/>
        </w:rPr>
        <w:t xml:space="preserve"> Enterprise Imaging 8.0</w:t>
      </w:r>
      <w:r w:rsidR="000E2986" w:rsidRPr="00463C90">
        <w:rPr>
          <w:rFonts w:ascii="Calibri" w:hAnsi="Calibri" w:cs="Calibri"/>
        </w:rPr>
        <w:t>.x</w:t>
      </w:r>
    </w:p>
    <w:p w:rsidR="006952E8" w:rsidRPr="00572155" w:rsidRDefault="006952E8" w:rsidP="00D425A6">
      <w:pPr>
        <w:pStyle w:val="Documentsub-title"/>
      </w:pPr>
    </w:p>
    <w:p w:rsidR="009B50A9" w:rsidRPr="00572155" w:rsidRDefault="0058191B" w:rsidP="00B85003">
      <w:pPr>
        <w:pStyle w:val="Heading4"/>
        <w:numPr>
          <w:ilvl w:val="0"/>
          <w:numId w:val="0"/>
        </w:numPr>
      </w:pPr>
      <w:bookmarkStart w:id="8" w:name="_Toc267167918"/>
      <w:bookmarkStart w:id="9" w:name="_Toc267168034"/>
      <w:bookmarkStart w:id="10" w:name="_Toc267188225"/>
      <w:r>
        <w:t>Prepared by Agfa Healthc</w:t>
      </w:r>
      <w:r w:rsidR="009B50A9" w:rsidRPr="00572155">
        <w:t>are for</w:t>
      </w:r>
      <w:bookmarkEnd w:id="8"/>
      <w:bookmarkEnd w:id="9"/>
      <w:bookmarkEnd w:id="10"/>
      <w:r w:rsidR="000E2986">
        <w:t>:</w:t>
      </w:r>
    </w:p>
    <w:p w:rsidR="009B50A9" w:rsidRPr="00572155" w:rsidRDefault="00053CB5" w:rsidP="00B85003">
      <w:pPr>
        <w:pStyle w:val="Heading4"/>
        <w:numPr>
          <w:ilvl w:val="0"/>
          <w:numId w:val="0"/>
        </w:numPr>
      </w:pPr>
      <w:r>
        <w:t>South Texas Radiology Group</w:t>
      </w:r>
      <w:r w:rsidR="0058191B">
        <w:t xml:space="preserve"> (S</w:t>
      </w:r>
      <w:r>
        <w:t>TRG</w:t>
      </w:r>
      <w:r w:rsidR="0058191B">
        <w:t>)</w:t>
      </w:r>
    </w:p>
    <w:p w:rsidR="000E2986" w:rsidRDefault="009B50A9" w:rsidP="00B85003">
      <w:pPr>
        <w:pStyle w:val="Heading4"/>
        <w:numPr>
          <w:ilvl w:val="0"/>
          <w:numId w:val="0"/>
        </w:numPr>
      </w:pPr>
      <w:r w:rsidRPr="00572155">
        <w:t xml:space="preserve">Date: </w:t>
      </w:r>
      <w:r w:rsidRPr="00DB5666">
        <w:fldChar w:fldCharType="begin"/>
      </w:r>
      <w:r w:rsidRPr="00DB5666">
        <w:instrText xml:space="preserve"> DATE \@ "d MMMM yyyy" </w:instrText>
      </w:r>
      <w:r w:rsidRPr="00DB5666">
        <w:fldChar w:fldCharType="separate"/>
      </w:r>
      <w:ins w:id="11" w:author="curtis" w:date="2016-03-10T13:23:00Z">
        <w:r w:rsidR="00E954CA">
          <w:rPr>
            <w:noProof/>
          </w:rPr>
          <w:t>10 March 2016</w:t>
        </w:r>
      </w:ins>
      <w:del w:id="12" w:author="curtis" w:date="2016-03-10T13:23:00Z">
        <w:r w:rsidR="00AC4FA3" w:rsidDel="00E954CA">
          <w:rPr>
            <w:noProof/>
          </w:rPr>
          <w:delText>8 March 2016</w:delText>
        </w:r>
      </w:del>
      <w:r w:rsidRPr="00DB5666">
        <w:fldChar w:fldCharType="end"/>
      </w:r>
    </w:p>
    <w:p w:rsidR="000E2986" w:rsidRDefault="000E2986" w:rsidP="000E2986">
      <w:pPr>
        <w:rPr>
          <w:lang w:val="en-CA" w:eastAsia="en-CA"/>
        </w:rPr>
      </w:pPr>
    </w:p>
    <w:p w:rsidR="000E2986" w:rsidRPr="00463C90" w:rsidRDefault="000E2986" w:rsidP="000E2986">
      <w:pPr>
        <w:rPr>
          <w:rFonts w:ascii="Calibri" w:hAnsi="Calibri" w:cs="Calibri"/>
        </w:rPr>
      </w:pPr>
      <w:r w:rsidRPr="00463C90">
        <w:rPr>
          <w:rFonts w:ascii="Calibri" w:hAnsi="Calibri" w:cs="Calibri"/>
        </w:rPr>
        <w:t>Prepared by:</w:t>
      </w:r>
    </w:p>
    <w:p w:rsidR="000E2986" w:rsidRDefault="00B85003" w:rsidP="000E2986">
      <w:pPr>
        <w:rPr>
          <w:rFonts w:ascii="Calibri" w:hAnsi="Calibri" w:cs="Calibri"/>
        </w:rPr>
      </w:pPr>
      <w:r>
        <w:rPr>
          <w:rFonts w:ascii="Calibri" w:hAnsi="Calibri" w:cs="Calibri"/>
        </w:rPr>
        <w:t xml:space="preserve">Bill </w:t>
      </w:r>
      <w:proofErr w:type="spellStart"/>
      <w:r>
        <w:rPr>
          <w:rFonts w:ascii="Calibri" w:hAnsi="Calibri" w:cs="Calibri"/>
        </w:rPr>
        <w:t>Turlik</w:t>
      </w:r>
      <w:proofErr w:type="spellEnd"/>
      <w:r>
        <w:rPr>
          <w:rFonts w:ascii="Calibri" w:hAnsi="Calibri" w:cs="Calibri"/>
        </w:rPr>
        <w:t>, MSCIS, Workflow Architect / Service Transition</w:t>
      </w:r>
    </w:p>
    <w:p w:rsidR="00B85003" w:rsidRPr="00463C90" w:rsidRDefault="00B85003" w:rsidP="000E2986">
      <w:pPr>
        <w:rPr>
          <w:rFonts w:ascii="Calibri" w:hAnsi="Calibri" w:cs="Calibri"/>
          <w:lang w:val="en-CA" w:eastAsia="en-CA"/>
        </w:rPr>
      </w:pPr>
      <w:r>
        <w:rPr>
          <w:rFonts w:ascii="Calibri" w:hAnsi="Calibri" w:cs="Calibri"/>
        </w:rPr>
        <w:t>Kathy Beard, Release Manager / HE</w:t>
      </w:r>
    </w:p>
    <w:p w:rsidR="006952E8" w:rsidRPr="00572155" w:rsidRDefault="006952E8">
      <w:pPr>
        <w:spacing w:after="0"/>
      </w:pPr>
    </w:p>
    <w:p w:rsidR="006952E8" w:rsidRPr="00572155" w:rsidRDefault="006952E8">
      <w:pPr>
        <w:spacing w:after="0"/>
      </w:pPr>
    </w:p>
    <w:p w:rsidR="006952E8" w:rsidRPr="00572155" w:rsidRDefault="006952E8">
      <w:pPr>
        <w:spacing w:after="0"/>
      </w:pPr>
    </w:p>
    <w:p w:rsidR="006952E8" w:rsidRPr="00572155" w:rsidRDefault="006952E8">
      <w:pPr>
        <w:spacing w:after="0"/>
      </w:pPr>
    </w:p>
    <w:p w:rsidR="006952E8" w:rsidRPr="00572155" w:rsidRDefault="006952E8">
      <w:pPr>
        <w:spacing w:after="0"/>
      </w:pPr>
    </w:p>
    <w:p w:rsidR="006952E8" w:rsidRPr="00572155" w:rsidRDefault="006952E8">
      <w:pPr>
        <w:spacing w:after="0"/>
      </w:pPr>
    </w:p>
    <w:tbl>
      <w:tblPr>
        <w:tblW w:w="0" w:type="auto"/>
        <w:tblInd w:w="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0A0" w:firstRow="1" w:lastRow="0" w:firstColumn="1" w:lastColumn="0" w:noHBand="0" w:noVBand="0"/>
      </w:tblPr>
      <w:tblGrid>
        <w:gridCol w:w="1170"/>
        <w:gridCol w:w="1260"/>
        <w:gridCol w:w="1440"/>
        <w:gridCol w:w="1350"/>
        <w:gridCol w:w="4255"/>
      </w:tblGrid>
      <w:tr w:rsidR="006952E8" w:rsidRPr="00572155" w:rsidTr="00273CB4">
        <w:tc>
          <w:tcPr>
            <w:tcW w:w="9475" w:type="dxa"/>
            <w:gridSpan w:val="5"/>
            <w:shd w:val="clear" w:color="auto" w:fill="D9D9D9"/>
            <w:vAlign w:val="center"/>
          </w:tcPr>
          <w:p w:rsidR="006952E8" w:rsidRPr="00463C90" w:rsidRDefault="006952E8" w:rsidP="00273CB4">
            <w:pPr>
              <w:pStyle w:val="Tableheader"/>
              <w:rPr>
                <w:rFonts w:ascii="Calibri" w:hAnsi="Calibri" w:cs="Calibri"/>
                <w:color w:val="auto"/>
              </w:rPr>
            </w:pPr>
            <w:r w:rsidRPr="00463C90">
              <w:rPr>
                <w:rFonts w:ascii="Calibri" w:hAnsi="Calibri" w:cs="Calibri"/>
                <w:color w:val="auto"/>
              </w:rPr>
              <w:t>Version History</w:t>
            </w:r>
            <w:r w:rsidR="001E46A0" w:rsidRPr="00463C90">
              <w:rPr>
                <w:rFonts w:ascii="Calibri" w:hAnsi="Calibri" w:cs="Calibri"/>
                <w:color w:val="auto"/>
              </w:rPr>
              <w:t xml:space="preserve"> </w:t>
            </w:r>
            <w:r w:rsidR="001E46A0" w:rsidRPr="00463C90">
              <w:rPr>
                <w:rFonts w:ascii="Calibri" w:hAnsi="Calibri" w:cs="Calibri"/>
                <w:color w:val="auto"/>
                <w:sz w:val="16"/>
              </w:rPr>
              <w:t>(in reverse order)</w:t>
            </w:r>
          </w:p>
        </w:tc>
      </w:tr>
      <w:tr w:rsidR="006952E8" w:rsidRPr="00572155" w:rsidTr="00E84CAC">
        <w:trPr>
          <w:trHeight w:val="211"/>
        </w:trPr>
        <w:tc>
          <w:tcPr>
            <w:tcW w:w="1170" w:type="dxa"/>
            <w:shd w:val="clear" w:color="auto" w:fill="FFFFFF"/>
            <w:vAlign w:val="center"/>
          </w:tcPr>
          <w:p w:rsidR="006952E8" w:rsidRPr="00463C90" w:rsidRDefault="006952E8" w:rsidP="00921C09">
            <w:pPr>
              <w:pStyle w:val="NoSpacing"/>
              <w:rPr>
                <w:rFonts w:cs="Calibri"/>
                <w:sz w:val="16"/>
                <w:szCs w:val="16"/>
              </w:rPr>
            </w:pPr>
            <w:r w:rsidRPr="00463C90">
              <w:rPr>
                <w:rFonts w:cs="Calibri"/>
                <w:sz w:val="16"/>
                <w:szCs w:val="16"/>
              </w:rPr>
              <w:t>Version</w:t>
            </w:r>
          </w:p>
        </w:tc>
        <w:tc>
          <w:tcPr>
            <w:tcW w:w="1260" w:type="dxa"/>
            <w:shd w:val="clear" w:color="auto" w:fill="FFFFFF"/>
            <w:vAlign w:val="center"/>
          </w:tcPr>
          <w:p w:rsidR="006952E8" w:rsidRPr="00463C90" w:rsidRDefault="006952E8" w:rsidP="00921C09">
            <w:pPr>
              <w:pStyle w:val="NoSpacing"/>
              <w:rPr>
                <w:rFonts w:cs="Calibri"/>
                <w:sz w:val="16"/>
                <w:szCs w:val="16"/>
              </w:rPr>
            </w:pPr>
            <w:r w:rsidRPr="00463C90">
              <w:rPr>
                <w:rFonts w:cs="Calibri"/>
                <w:sz w:val="16"/>
                <w:szCs w:val="16"/>
              </w:rPr>
              <w:t>Date</w:t>
            </w:r>
          </w:p>
        </w:tc>
        <w:tc>
          <w:tcPr>
            <w:tcW w:w="1440" w:type="dxa"/>
            <w:shd w:val="clear" w:color="auto" w:fill="FFFFFF"/>
          </w:tcPr>
          <w:p w:rsidR="006952E8" w:rsidRPr="00463C90" w:rsidRDefault="006952E8" w:rsidP="00921C09">
            <w:pPr>
              <w:pStyle w:val="NoSpacing"/>
              <w:rPr>
                <w:rFonts w:cs="Calibri"/>
                <w:sz w:val="16"/>
                <w:szCs w:val="16"/>
              </w:rPr>
            </w:pPr>
            <w:r w:rsidRPr="00463C90">
              <w:rPr>
                <w:rFonts w:cs="Calibri"/>
                <w:sz w:val="16"/>
                <w:szCs w:val="16"/>
              </w:rPr>
              <w:t>Author</w:t>
            </w:r>
          </w:p>
        </w:tc>
        <w:tc>
          <w:tcPr>
            <w:tcW w:w="1350" w:type="dxa"/>
            <w:shd w:val="clear" w:color="auto" w:fill="FFFFFF"/>
          </w:tcPr>
          <w:p w:rsidR="006952E8" w:rsidRPr="00463C90" w:rsidRDefault="006952E8" w:rsidP="00921C09">
            <w:pPr>
              <w:pStyle w:val="NoSpacing"/>
              <w:rPr>
                <w:rFonts w:cs="Calibri"/>
                <w:sz w:val="16"/>
                <w:szCs w:val="16"/>
              </w:rPr>
            </w:pPr>
            <w:r w:rsidRPr="00463C90">
              <w:rPr>
                <w:rFonts w:cs="Calibri"/>
                <w:sz w:val="16"/>
                <w:szCs w:val="16"/>
              </w:rPr>
              <w:t>Status</w:t>
            </w:r>
          </w:p>
        </w:tc>
        <w:tc>
          <w:tcPr>
            <w:tcW w:w="4255" w:type="dxa"/>
            <w:shd w:val="clear" w:color="auto" w:fill="FFFFFF"/>
          </w:tcPr>
          <w:p w:rsidR="006952E8" w:rsidRPr="00463C90" w:rsidRDefault="006952E8" w:rsidP="00921C09">
            <w:pPr>
              <w:pStyle w:val="NoSpacing"/>
              <w:rPr>
                <w:rFonts w:cs="Calibri"/>
                <w:sz w:val="16"/>
                <w:szCs w:val="16"/>
              </w:rPr>
            </w:pPr>
            <w:r w:rsidRPr="00463C90">
              <w:rPr>
                <w:rFonts w:cs="Calibri"/>
                <w:sz w:val="16"/>
                <w:szCs w:val="16"/>
              </w:rPr>
              <w:t>Comments</w:t>
            </w:r>
          </w:p>
        </w:tc>
      </w:tr>
      <w:tr w:rsidR="006E5FE0" w:rsidRPr="00572155" w:rsidTr="009B50A9">
        <w:tc>
          <w:tcPr>
            <w:tcW w:w="1170" w:type="dxa"/>
            <w:shd w:val="clear" w:color="auto" w:fill="FFFFFF"/>
          </w:tcPr>
          <w:p w:rsidR="006E5FE0" w:rsidRPr="00463C90" w:rsidRDefault="000E2986" w:rsidP="005D4438">
            <w:pPr>
              <w:pStyle w:val="NoSpacing"/>
              <w:rPr>
                <w:rFonts w:cs="Calibri"/>
                <w:sz w:val="16"/>
                <w:szCs w:val="16"/>
              </w:rPr>
            </w:pPr>
            <w:r w:rsidRPr="00463C90">
              <w:rPr>
                <w:rFonts w:cs="Calibri"/>
                <w:sz w:val="16"/>
                <w:szCs w:val="16"/>
              </w:rPr>
              <w:t>1.0</w:t>
            </w:r>
          </w:p>
        </w:tc>
        <w:tc>
          <w:tcPr>
            <w:tcW w:w="1260" w:type="dxa"/>
            <w:shd w:val="clear" w:color="auto" w:fill="FFFFFF"/>
          </w:tcPr>
          <w:p w:rsidR="006E5FE0" w:rsidRPr="00463C90" w:rsidRDefault="008E3522" w:rsidP="005D4438">
            <w:pPr>
              <w:pStyle w:val="NoSpacing"/>
              <w:rPr>
                <w:rStyle w:val="Emphasis"/>
                <w:rFonts w:cs="Calibri"/>
                <w:sz w:val="16"/>
                <w:szCs w:val="16"/>
              </w:rPr>
            </w:pPr>
            <w:r>
              <w:rPr>
                <w:rStyle w:val="Emphasis"/>
                <w:rFonts w:cs="Calibri"/>
                <w:sz w:val="16"/>
                <w:szCs w:val="16"/>
              </w:rPr>
              <w:t>2016/2/</w:t>
            </w:r>
            <w:r w:rsidR="00053CB5">
              <w:rPr>
                <w:rStyle w:val="Emphasis"/>
                <w:rFonts w:cs="Calibri"/>
                <w:sz w:val="16"/>
                <w:szCs w:val="16"/>
              </w:rPr>
              <w:t>19</w:t>
            </w:r>
          </w:p>
        </w:tc>
        <w:tc>
          <w:tcPr>
            <w:tcW w:w="1440" w:type="dxa"/>
            <w:shd w:val="clear" w:color="auto" w:fill="FFFFFF"/>
          </w:tcPr>
          <w:p w:rsidR="006E5FE0" w:rsidRPr="00463C90" w:rsidRDefault="000E2986" w:rsidP="00921C09">
            <w:pPr>
              <w:pStyle w:val="NoSpacing"/>
              <w:rPr>
                <w:rStyle w:val="Emphasis"/>
                <w:rFonts w:cs="Calibri"/>
                <w:sz w:val="16"/>
                <w:szCs w:val="16"/>
              </w:rPr>
            </w:pPr>
            <w:r w:rsidRPr="00463C90">
              <w:rPr>
                <w:rStyle w:val="Emphasis"/>
                <w:rFonts w:cs="Calibri"/>
                <w:sz w:val="16"/>
                <w:szCs w:val="16"/>
              </w:rPr>
              <w:t xml:space="preserve">B. </w:t>
            </w:r>
            <w:proofErr w:type="spellStart"/>
            <w:r w:rsidRPr="00463C90">
              <w:rPr>
                <w:rStyle w:val="Emphasis"/>
                <w:rFonts w:cs="Calibri"/>
                <w:sz w:val="16"/>
                <w:szCs w:val="16"/>
              </w:rPr>
              <w:t>Turlik</w:t>
            </w:r>
            <w:proofErr w:type="spellEnd"/>
            <w:r w:rsidR="00053CB5">
              <w:rPr>
                <w:rStyle w:val="Emphasis"/>
                <w:rFonts w:cs="Calibri"/>
                <w:sz w:val="16"/>
                <w:szCs w:val="16"/>
              </w:rPr>
              <w:t>, K. Beard</w:t>
            </w:r>
          </w:p>
        </w:tc>
        <w:tc>
          <w:tcPr>
            <w:tcW w:w="1350" w:type="dxa"/>
            <w:shd w:val="clear" w:color="auto" w:fill="FFFFFF"/>
          </w:tcPr>
          <w:p w:rsidR="006E5FE0" w:rsidRPr="00463C90" w:rsidRDefault="006E5FE0" w:rsidP="00921C09">
            <w:pPr>
              <w:pStyle w:val="NoSpacing"/>
              <w:rPr>
                <w:rStyle w:val="Emphasis"/>
                <w:rFonts w:cs="Calibri"/>
                <w:sz w:val="16"/>
                <w:szCs w:val="16"/>
              </w:rPr>
            </w:pPr>
            <w:r w:rsidRPr="00463C90">
              <w:rPr>
                <w:rStyle w:val="Emphasis"/>
                <w:rFonts w:cs="Calibri"/>
                <w:sz w:val="16"/>
                <w:szCs w:val="16"/>
              </w:rPr>
              <w:t>Draft</w:t>
            </w:r>
          </w:p>
        </w:tc>
        <w:tc>
          <w:tcPr>
            <w:tcW w:w="4255" w:type="dxa"/>
            <w:shd w:val="clear" w:color="auto" w:fill="FFFFFF"/>
          </w:tcPr>
          <w:p w:rsidR="006E5FE0" w:rsidRPr="00463C90" w:rsidRDefault="000E2986" w:rsidP="000E2986">
            <w:pPr>
              <w:pStyle w:val="NoSpacing"/>
              <w:rPr>
                <w:rStyle w:val="Emphasis"/>
                <w:rFonts w:cs="Calibri"/>
                <w:sz w:val="16"/>
                <w:szCs w:val="16"/>
              </w:rPr>
            </w:pPr>
            <w:r w:rsidRPr="00463C90">
              <w:rPr>
                <w:rStyle w:val="Emphasis"/>
                <w:rFonts w:cs="Calibri"/>
                <w:sz w:val="16"/>
                <w:szCs w:val="16"/>
              </w:rPr>
              <w:t>First Draft</w:t>
            </w:r>
            <w:r w:rsidR="008E3522">
              <w:rPr>
                <w:rStyle w:val="Emphasis"/>
                <w:rFonts w:cs="Calibri"/>
                <w:sz w:val="16"/>
                <w:szCs w:val="16"/>
              </w:rPr>
              <w:t xml:space="preserve"> based on internal review</w:t>
            </w:r>
          </w:p>
        </w:tc>
      </w:tr>
      <w:tr w:rsidR="006E5FE0" w:rsidRPr="00572155" w:rsidTr="009B50A9">
        <w:tc>
          <w:tcPr>
            <w:tcW w:w="1170" w:type="dxa"/>
            <w:shd w:val="clear" w:color="auto" w:fill="FFFFFF"/>
          </w:tcPr>
          <w:p w:rsidR="006E5FE0" w:rsidRPr="00463C90" w:rsidRDefault="00AC4FA3" w:rsidP="009B50A9">
            <w:pPr>
              <w:pStyle w:val="NoSpacing"/>
              <w:rPr>
                <w:rFonts w:cs="Calibri"/>
                <w:sz w:val="16"/>
                <w:szCs w:val="16"/>
              </w:rPr>
            </w:pPr>
            <w:ins w:id="13" w:author="Agfa Healthcare" w:date="2016-03-08T16:52:00Z">
              <w:r>
                <w:rPr>
                  <w:rFonts w:cs="Calibri"/>
                  <w:sz w:val="16"/>
                  <w:szCs w:val="16"/>
                </w:rPr>
                <w:t>1.1</w:t>
              </w:r>
            </w:ins>
          </w:p>
        </w:tc>
        <w:tc>
          <w:tcPr>
            <w:tcW w:w="1260" w:type="dxa"/>
            <w:shd w:val="clear" w:color="auto" w:fill="FFFFFF"/>
          </w:tcPr>
          <w:p w:rsidR="006E5FE0" w:rsidRPr="00463C90" w:rsidRDefault="00AC4FA3" w:rsidP="004C6E60">
            <w:pPr>
              <w:pStyle w:val="NoSpacing"/>
              <w:rPr>
                <w:rStyle w:val="Emphasis"/>
                <w:rFonts w:cs="Calibri"/>
                <w:sz w:val="16"/>
                <w:szCs w:val="16"/>
              </w:rPr>
            </w:pPr>
            <w:ins w:id="14" w:author="Agfa Healthcare" w:date="2016-03-08T16:52:00Z">
              <w:r>
                <w:rPr>
                  <w:rStyle w:val="Emphasis"/>
                  <w:rFonts w:cs="Calibri"/>
                  <w:sz w:val="16"/>
                  <w:szCs w:val="16"/>
                </w:rPr>
                <w:t>2016/3/8</w:t>
              </w:r>
            </w:ins>
          </w:p>
        </w:tc>
        <w:tc>
          <w:tcPr>
            <w:tcW w:w="1440" w:type="dxa"/>
            <w:shd w:val="clear" w:color="auto" w:fill="FFFFFF"/>
          </w:tcPr>
          <w:p w:rsidR="006E5FE0" w:rsidRPr="00463C90" w:rsidRDefault="00AC4FA3" w:rsidP="00921C09">
            <w:pPr>
              <w:pStyle w:val="NoSpacing"/>
              <w:rPr>
                <w:rStyle w:val="Emphasis"/>
                <w:rFonts w:cs="Calibri"/>
                <w:sz w:val="16"/>
                <w:szCs w:val="16"/>
              </w:rPr>
            </w:pPr>
            <w:ins w:id="15" w:author="Agfa Healthcare" w:date="2016-03-08T16:53:00Z">
              <w:r>
                <w:rPr>
                  <w:rStyle w:val="Emphasis"/>
                  <w:rFonts w:cs="Calibri"/>
                  <w:sz w:val="16"/>
                  <w:szCs w:val="16"/>
                </w:rPr>
                <w:t>K. Beard, C. Morris</w:t>
              </w:r>
            </w:ins>
          </w:p>
        </w:tc>
        <w:tc>
          <w:tcPr>
            <w:tcW w:w="1350" w:type="dxa"/>
            <w:shd w:val="clear" w:color="auto" w:fill="FFFFFF"/>
          </w:tcPr>
          <w:p w:rsidR="006E5FE0" w:rsidRPr="00463C90" w:rsidRDefault="00AC4FA3" w:rsidP="00921C09">
            <w:pPr>
              <w:pStyle w:val="NoSpacing"/>
              <w:rPr>
                <w:rStyle w:val="Emphasis"/>
                <w:rFonts w:cs="Calibri"/>
                <w:sz w:val="16"/>
                <w:szCs w:val="16"/>
              </w:rPr>
            </w:pPr>
            <w:ins w:id="16" w:author="Agfa Healthcare" w:date="2016-03-08T16:53:00Z">
              <w:r>
                <w:rPr>
                  <w:rStyle w:val="Emphasis"/>
                  <w:rFonts w:cs="Calibri"/>
                  <w:sz w:val="16"/>
                  <w:szCs w:val="16"/>
                </w:rPr>
                <w:t>Draft 2</w:t>
              </w:r>
            </w:ins>
          </w:p>
        </w:tc>
        <w:tc>
          <w:tcPr>
            <w:tcW w:w="4255" w:type="dxa"/>
            <w:shd w:val="clear" w:color="auto" w:fill="FFFFFF"/>
          </w:tcPr>
          <w:p w:rsidR="006E5FE0" w:rsidRPr="00463C90" w:rsidRDefault="00AC4FA3" w:rsidP="001E46A0">
            <w:pPr>
              <w:pStyle w:val="NoSpacing"/>
              <w:rPr>
                <w:rStyle w:val="Emphasis"/>
                <w:rFonts w:cs="Calibri"/>
                <w:sz w:val="16"/>
                <w:szCs w:val="16"/>
              </w:rPr>
            </w:pPr>
            <w:ins w:id="17" w:author="Agfa Healthcare" w:date="2016-03-08T16:53:00Z">
              <w:r>
                <w:rPr>
                  <w:rStyle w:val="Emphasis"/>
                  <w:rFonts w:cs="Calibri"/>
                  <w:sz w:val="16"/>
                  <w:szCs w:val="16"/>
                </w:rPr>
                <w:t>Replaced diagrams and added custom workflow</w:t>
              </w:r>
            </w:ins>
            <w:ins w:id="18" w:author="Agfa Healthcare" w:date="2016-03-08T16:56:00Z">
              <w:r>
                <w:rPr>
                  <w:rStyle w:val="Emphasis"/>
                  <w:rFonts w:cs="Calibri"/>
                  <w:sz w:val="16"/>
                  <w:szCs w:val="16"/>
                </w:rPr>
                <w:t>.  Removed installation of a separate MPI for STRG.</w:t>
              </w:r>
            </w:ins>
          </w:p>
        </w:tc>
      </w:tr>
      <w:tr w:rsidR="006E5FE0" w:rsidRPr="00572155" w:rsidTr="009B608B">
        <w:tc>
          <w:tcPr>
            <w:tcW w:w="1170" w:type="dxa"/>
            <w:shd w:val="clear" w:color="auto" w:fill="FFFFFF"/>
            <w:vAlign w:val="center"/>
          </w:tcPr>
          <w:p w:rsidR="006E5FE0" w:rsidRPr="00463C90" w:rsidRDefault="006E5FE0" w:rsidP="00921C09">
            <w:pPr>
              <w:pStyle w:val="NoSpacing"/>
              <w:rPr>
                <w:rFonts w:cs="Calibri"/>
                <w:sz w:val="16"/>
                <w:szCs w:val="16"/>
              </w:rPr>
            </w:pPr>
          </w:p>
        </w:tc>
        <w:tc>
          <w:tcPr>
            <w:tcW w:w="1260" w:type="dxa"/>
            <w:shd w:val="clear" w:color="auto" w:fill="FFFFFF"/>
            <w:vAlign w:val="center"/>
          </w:tcPr>
          <w:p w:rsidR="006E5FE0" w:rsidRPr="00463C90" w:rsidRDefault="006E5FE0" w:rsidP="00AC5E76">
            <w:pPr>
              <w:pStyle w:val="NoSpacing"/>
              <w:rPr>
                <w:rStyle w:val="Emphasis"/>
                <w:rFonts w:cs="Calibri"/>
                <w:sz w:val="16"/>
                <w:szCs w:val="16"/>
              </w:rPr>
            </w:pPr>
          </w:p>
        </w:tc>
        <w:tc>
          <w:tcPr>
            <w:tcW w:w="1440" w:type="dxa"/>
            <w:shd w:val="clear" w:color="auto" w:fill="FFFFFF"/>
          </w:tcPr>
          <w:p w:rsidR="006E5FE0" w:rsidRPr="00463C90" w:rsidRDefault="006E5FE0" w:rsidP="00921C09">
            <w:pPr>
              <w:pStyle w:val="NoSpacing"/>
              <w:rPr>
                <w:rStyle w:val="Emphasis"/>
                <w:rFonts w:cs="Calibri"/>
                <w:sz w:val="16"/>
                <w:szCs w:val="16"/>
              </w:rPr>
            </w:pPr>
          </w:p>
        </w:tc>
        <w:tc>
          <w:tcPr>
            <w:tcW w:w="1350" w:type="dxa"/>
            <w:shd w:val="clear" w:color="auto" w:fill="FFFFFF"/>
          </w:tcPr>
          <w:p w:rsidR="006E5FE0" w:rsidRPr="00463C90" w:rsidRDefault="006E5FE0" w:rsidP="00921C09">
            <w:pPr>
              <w:pStyle w:val="NoSpacing"/>
              <w:rPr>
                <w:rStyle w:val="Emphasis"/>
                <w:rFonts w:cs="Calibri"/>
                <w:sz w:val="16"/>
                <w:szCs w:val="16"/>
              </w:rPr>
            </w:pPr>
          </w:p>
        </w:tc>
        <w:tc>
          <w:tcPr>
            <w:tcW w:w="4255" w:type="dxa"/>
            <w:shd w:val="clear" w:color="auto" w:fill="FFFFFF"/>
          </w:tcPr>
          <w:p w:rsidR="006E5FE0" w:rsidRPr="00463C90" w:rsidRDefault="006E5FE0" w:rsidP="001E46A0">
            <w:pPr>
              <w:pStyle w:val="NoSpacing"/>
              <w:rPr>
                <w:rStyle w:val="Emphasis"/>
                <w:rFonts w:cs="Calibri"/>
                <w:sz w:val="16"/>
                <w:szCs w:val="16"/>
              </w:rPr>
            </w:pPr>
          </w:p>
        </w:tc>
      </w:tr>
      <w:tr w:rsidR="006E5FE0" w:rsidRPr="00572155" w:rsidTr="009B608B">
        <w:tc>
          <w:tcPr>
            <w:tcW w:w="1170" w:type="dxa"/>
            <w:shd w:val="clear" w:color="auto" w:fill="FFFFFF"/>
            <w:vAlign w:val="center"/>
          </w:tcPr>
          <w:p w:rsidR="006E5FE0" w:rsidRDefault="006E5FE0" w:rsidP="00921C09">
            <w:pPr>
              <w:pStyle w:val="NoSpacing"/>
              <w:rPr>
                <w:sz w:val="16"/>
                <w:szCs w:val="16"/>
              </w:rPr>
            </w:pPr>
          </w:p>
        </w:tc>
        <w:tc>
          <w:tcPr>
            <w:tcW w:w="1260" w:type="dxa"/>
            <w:shd w:val="clear" w:color="auto" w:fill="FFFFFF"/>
            <w:vAlign w:val="center"/>
          </w:tcPr>
          <w:p w:rsidR="006E5FE0" w:rsidRDefault="006E5FE0" w:rsidP="000637E9">
            <w:pPr>
              <w:pStyle w:val="NoSpacing"/>
              <w:rPr>
                <w:rStyle w:val="Emphasis"/>
                <w:sz w:val="16"/>
                <w:szCs w:val="16"/>
              </w:rPr>
            </w:pPr>
          </w:p>
        </w:tc>
        <w:tc>
          <w:tcPr>
            <w:tcW w:w="1440" w:type="dxa"/>
            <w:shd w:val="clear" w:color="auto" w:fill="FFFFFF"/>
          </w:tcPr>
          <w:p w:rsidR="006E5FE0" w:rsidRDefault="006E5FE0" w:rsidP="00921C09">
            <w:pPr>
              <w:pStyle w:val="NoSpacing"/>
              <w:rPr>
                <w:rStyle w:val="Emphasis"/>
                <w:sz w:val="16"/>
                <w:szCs w:val="16"/>
              </w:rPr>
            </w:pPr>
          </w:p>
        </w:tc>
        <w:tc>
          <w:tcPr>
            <w:tcW w:w="1350" w:type="dxa"/>
            <w:shd w:val="clear" w:color="auto" w:fill="FFFFFF"/>
          </w:tcPr>
          <w:p w:rsidR="006E5FE0" w:rsidRDefault="006E5FE0" w:rsidP="00921C09">
            <w:pPr>
              <w:pStyle w:val="NoSpacing"/>
              <w:rPr>
                <w:rStyle w:val="Emphasis"/>
                <w:sz w:val="16"/>
                <w:szCs w:val="16"/>
              </w:rPr>
            </w:pPr>
          </w:p>
        </w:tc>
        <w:tc>
          <w:tcPr>
            <w:tcW w:w="4255" w:type="dxa"/>
            <w:shd w:val="clear" w:color="auto" w:fill="FFFFFF"/>
          </w:tcPr>
          <w:p w:rsidR="006E5FE0" w:rsidRDefault="006E5FE0" w:rsidP="001E46A0">
            <w:pPr>
              <w:pStyle w:val="NoSpacing"/>
              <w:rPr>
                <w:rStyle w:val="Emphasis"/>
                <w:sz w:val="16"/>
                <w:szCs w:val="16"/>
              </w:rPr>
            </w:pPr>
          </w:p>
        </w:tc>
      </w:tr>
      <w:tr w:rsidR="006E5FE0" w:rsidRPr="00572155" w:rsidTr="009B608B">
        <w:tc>
          <w:tcPr>
            <w:tcW w:w="1170" w:type="dxa"/>
            <w:shd w:val="clear" w:color="auto" w:fill="FFFFFF"/>
            <w:vAlign w:val="center"/>
          </w:tcPr>
          <w:p w:rsidR="006E5FE0" w:rsidRDefault="006E5FE0" w:rsidP="00921C09">
            <w:pPr>
              <w:pStyle w:val="NoSpacing"/>
              <w:rPr>
                <w:sz w:val="16"/>
                <w:szCs w:val="16"/>
              </w:rPr>
            </w:pPr>
          </w:p>
        </w:tc>
        <w:tc>
          <w:tcPr>
            <w:tcW w:w="1260" w:type="dxa"/>
            <w:shd w:val="clear" w:color="auto" w:fill="FFFFFF"/>
            <w:vAlign w:val="center"/>
          </w:tcPr>
          <w:p w:rsidR="006E5FE0" w:rsidRDefault="006E5FE0" w:rsidP="000637E9">
            <w:pPr>
              <w:pStyle w:val="NoSpacing"/>
              <w:rPr>
                <w:rStyle w:val="Emphasis"/>
                <w:sz w:val="16"/>
                <w:szCs w:val="16"/>
              </w:rPr>
            </w:pPr>
          </w:p>
        </w:tc>
        <w:tc>
          <w:tcPr>
            <w:tcW w:w="1440" w:type="dxa"/>
            <w:shd w:val="clear" w:color="auto" w:fill="FFFFFF"/>
          </w:tcPr>
          <w:p w:rsidR="006E5FE0" w:rsidRDefault="006E5FE0" w:rsidP="00921C09">
            <w:pPr>
              <w:pStyle w:val="NoSpacing"/>
              <w:rPr>
                <w:rStyle w:val="Emphasis"/>
                <w:sz w:val="16"/>
                <w:szCs w:val="16"/>
              </w:rPr>
            </w:pPr>
          </w:p>
        </w:tc>
        <w:tc>
          <w:tcPr>
            <w:tcW w:w="1350" w:type="dxa"/>
            <w:shd w:val="clear" w:color="auto" w:fill="FFFFFF"/>
          </w:tcPr>
          <w:p w:rsidR="006E5FE0" w:rsidRPr="00CA52E3" w:rsidRDefault="006E5FE0" w:rsidP="00921C09">
            <w:pPr>
              <w:pStyle w:val="NoSpacing"/>
              <w:rPr>
                <w:rStyle w:val="Emphasis"/>
                <w:sz w:val="16"/>
                <w:szCs w:val="16"/>
              </w:rPr>
            </w:pPr>
          </w:p>
        </w:tc>
        <w:tc>
          <w:tcPr>
            <w:tcW w:w="4255" w:type="dxa"/>
            <w:shd w:val="clear" w:color="auto" w:fill="FFFFFF"/>
          </w:tcPr>
          <w:p w:rsidR="006E5FE0" w:rsidRDefault="006E5FE0" w:rsidP="001E46A0">
            <w:pPr>
              <w:pStyle w:val="NoSpacing"/>
              <w:rPr>
                <w:rStyle w:val="Emphasis"/>
                <w:sz w:val="16"/>
                <w:szCs w:val="16"/>
              </w:rPr>
            </w:pPr>
          </w:p>
        </w:tc>
      </w:tr>
      <w:tr w:rsidR="006E5FE0" w:rsidRPr="00572155" w:rsidTr="009B608B">
        <w:tc>
          <w:tcPr>
            <w:tcW w:w="1170" w:type="dxa"/>
            <w:shd w:val="clear" w:color="auto" w:fill="FFFFFF"/>
            <w:vAlign w:val="center"/>
          </w:tcPr>
          <w:p w:rsidR="006E5FE0" w:rsidRPr="00CA52E3" w:rsidRDefault="006E5FE0" w:rsidP="00921C09">
            <w:pPr>
              <w:pStyle w:val="NoSpacing"/>
              <w:rPr>
                <w:sz w:val="16"/>
                <w:szCs w:val="16"/>
              </w:rPr>
            </w:pPr>
          </w:p>
        </w:tc>
        <w:tc>
          <w:tcPr>
            <w:tcW w:w="1260" w:type="dxa"/>
            <w:shd w:val="clear" w:color="auto" w:fill="FFFFFF"/>
            <w:vAlign w:val="center"/>
          </w:tcPr>
          <w:p w:rsidR="006E5FE0" w:rsidRPr="00CA52E3" w:rsidRDefault="006E5FE0" w:rsidP="000637E9">
            <w:pPr>
              <w:pStyle w:val="NoSpacing"/>
              <w:rPr>
                <w:rStyle w:val="Emphasis"/>
                <w:sz w:val="16"/>
                <w:szCs w:val="16"/>
              </w:rPr>
            </w:pPr>
          </w:p>
        </w:tc>
        <w:tc>
          <w:tcPr>
            <w:tcW w:w="1440" w:type="dxa"/>
            <w:shd w:val="clear" w:color="auto" w:fill="FFFFFF"/>
          </w:tcPr>
          <w:p w:rsidR="006E5FE0" w:rsidRPr="00CA52E3" w:rsidRDefault="006E5FE0" w:rsidP="00921C09">
            <w:pPr>
              <w:pStyle w:val="NoSpacing"/>
              <w:rPr>
                <w:rStyle w:val="Emphasis"/>
                <w:sz w:val="16"/>
                <w:szCs w:val="16"/>
              </w:rPr>
            </w:pPr>
          </w:p>
        </w:tc>
        <w:tc>
          <w:tcPr>
            <w:tcW w:w="1350" w:type="dxa"/>
            <w:shd w:val="clear" w:color="auto" w:fill="FFFFFF"/>
          </w:tcPr>
          <w:p w:rsidR="006E5FE0" w:rsidRPr="00CA52E3" w:rsidRDefault="006E5FE0" w:rsidP="00921C09">
            <w:pPr>
              <w:pStyle w:val="NoSpacing"/>
              <w:rPr>
                <w:rStyle w:val="Emphasis"/>
                <w:sz w:val="16"/>
                <w:szCs w:val="16"/>
              </w:rPr>
            </w:pPr>
          </w:p>
        </w:tc>
        <w:tc>
          <w:tcPr>
            <w:tcW w:w="4255" w:type="dxa"/>
            <w:shd w:val="clear" w:color="auto" w:fill="FFFFFF"/>
          </w:tcPr>
          <w:p w:rsidR="006E5FE0" w:rsidRPr="00CA52E3" w:rsidRDefault="006E5FE0" w:rsidP="001E46A0">
            <w:pPr>
              <w:pStyle w:val="NoSpacing"/>
              <w:rPr>
                <w:rStyle w:val="Emphasis"/>
                <w:sz w:val="16"/>
                <w:szCs w:val="16"/>
              </w:rPr>
            </w:pPr>
          </w:p>
        </w:tc>
      </w:tr>
    </w:tbl>
    <w:p w:rsidR="006952E8" w:rsidRPr="00572155" w:rsidRDefault="006952E8" w:rsidP="00834239">
      <w:pPr>
        <w:rPr>
          <w:b/>
          <w:sz w:val="36"/>
        </w:rPr>
      </w:pPr>
    </w:p>
    <w:p w:rsidR="006952E8" w:rsidRPr="0098306D" w:rsidRDefault="006952E8" w:rsidP="003C1CC9">
      <w:pPr>
        <w:spacing w:after="0"/>
        <w:rPr>
          <w:rFonts w:ascii="Calibri" w:hAnsi="Calibri" w:cs="Calibri"/>
          <w:b/>
          <w:sz w:val="36"/>
        </w:rPr>
      </w:pPr>
      <w:r w:rsidRPr="00572155">
        <w:rPr>
          <w:b/>
          <w:sz w:val="36"/>
        </w:rPr>
        <w:br w:type="page"/>
      </w:r>
      <w:r w:rsidR="006B0386" w:rsidRPr="0098306D">
        <w:rPr>
          <w:rFonts w:ascii="Calibri" w:hAnsi="Calibri" w:cs="Calibri"/>
          <w:b/>
          <w:sz w:val="36"/>
        </w:rPr>
        <w:lastRenderedPageBreak/>
        <w:t>Table of Contents</w:t>
      </w:r>
    </w:p>
    <w:p w:rsidR="00CA7F60" w:rsidRDefault="006952E8">
      <w:pPr>
        <w:pStyle w:val="TOC1"/>
        <w:rPr>
          <w:rFonts w:asciiTheme="minorHAnsi" w:eastAsiaTheme="minorEastAsia" w:hAnsiTheme="minorHAnsi" w:cstheme="minorBidi"/>
          <w:b w:val="0"/>
          <w:sz w:val="22"/>
          <w:lang w:eastAsia="en-US"/>
        </w:rPr>
      </w:pPr>
      <w:r w:rsidRPr="0098306D">
        <w:rPr>
          <w:rFonts w:ascii="Calibri" w:hAnsi="Calibri" w:cs="Calibri"/>
          <w:bCs/>
          <w:color w:val="D99594"/>
          <w:lang w:val="fr-FR"/>
        </w:rPr>
        <w:fldChar w:fldCharType="begin"/>
      </w:r>
      <w:r w:rsidRPr="0098306D">
        <w:rPr>
          <w:rFonts w:ascii="Calibri" w:hAnsi="Calibri" w:cs="Calibri"/>
          <w:bCs/>
          <w:color w:val="D99594"/>
          <w:lang w:val="fr-FR"/>
        </w:rPr>
        <w:instrText xml:space="preserve"> TOC \o "1-2" \h \z \u </w:instrText>
      </w:r>
      <w:r w:rsidRPr="0098306D">
        <w:rPr>
          <w:rFonts w:ascii="Calibri" w:hAnsi="Calibri" w:cs="Calibri"/>
          <w:bCs/>
          <w:color w:val="D99594"/>
          <w:lang w:val="fr-FR"/>
        </w:rPr>
        <w:fldChar w:fldCharType="separate"/>
      </w:r>
      <w:hyperlink w:anchor="_Toc443673215" w:history="1">
        <w:r w:rsidR="00CA7F60" w:rsidRPr="00EF0702">
          <w:rPr>
            <w:rStyle w:val="Hyperlink"/>
            <w:rFonts w:ascii="Calibri" w:hAnsi="Calibri"/>
          </w:rPr>
          <w:t>1</w:t>
        </w:r>
        <w:r w:rsidR="00CA7F60">
          <w:rPr>
            <w:rFonts w:asciiTheme="minorHAnsi" w:eastAsiaTheme="minorEastAsia" w:hAnsiTheme="minorHAnsi" w:cstheme="minorBidi"/>
            <w:b w:val="0"/>
            <w:sz w:val="22"/>
            <w:lang w:eastAsia="en-US"/>
          </w:rPr>
          <w:tab/>
        </w:r>
        <w:r w:rsidR="00CA7F60" w:rsidRPr="00EF0702">
          <w:rPr>
            <w:rStyle w:val="Hyperlink"/>
            <w:rFonts w:ascii="Calibri" w:hAnsi="Calibri" w:cs="Calibri"/>
          </w:rPr>
          <w:t>PURPOSE OF THIS DOCUMENT</w:t>
        </w:r>
        <w:r w:rsidR="00CA7F60">
          <w:rPr>
            <w:webHidden/>
          </w:rPr>
          <w:tab/>
        </w:r>
        <w:r w:rsidR="00CA7F60">
          <w:rPr>
            <w:webHidden/>
          </w:rPr>
          <w:fldChar w:fldCharType="begin"/>
        </w:r>
        <w:r w:rsidR="00CA7F60">
          <w:rPr>
            <w:webHidden/>
          </w:rPr>
          <w:instrText xml:space="preserve"> PAGEREF _Toc443673215 \h </w:instrText>
        </w:r>
        <w:r w:rsidR="00CA7F60">
          <w:rPr>
            <w:webHidden/>
          </w:rPr>
        </w:r>
        <w:r w:rsidR="00CA7F60">
          <w:rPr>
            <w:webHidden/>
          </w:rPr>
          <w:fldChar w:fldCharType="separate"/>
        </w:r>
        <w:r w:rsidR="00CA7F60">
          <w:rPr>
            <w:webHidden/>
          </w:rPr>
          <w:t>4</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16" w:history="1">
        <w:r w:rsidR="00CA7F60" w:rsidRPr="00EF0702">
          <w:rPr>
            <w:rStyle w:val="Hyperlink"/>
            <w:rFonts w:ascii="Calibri" w:hAnsi="Calibri"/>
          </w:rPr>
          <w:t>1.1</w:t>
        </w:r>
        <w:r w:rsidR="00CA7F60">
          <w:rPr>
            <w:rFonts w:asciiTheme="minorHAnsi" w:eastAsiaTheme="minorEastAsia" w:hAnsiTheme="minorHAnsi" w:cstheme="minorBidi"/>
            <w:sz w:val="22"/>
            <w:szCs w:val="22"/>
            <w:lang w:eastAsia="en-US"/>
          </w:rPr>
          <w:tab/>
        </w:r>
        <w:r w:rsidR="00CA7F60" w:rsidRPr="00EF0702">
          <w:rPr>
            <w:rStyle w:val="Hyperlink"/>
            <w:rFonts w:ascii="Calibri" w:hAnsi="Calibri" w:cs="Calibri"/>
          </w:rPr>
          <w:t>Enterprise Imaging CSP (Workflow) Overview</w:t>
        </w:r>
        <w:r w:rsidR="00CA7F60">
          <w:rPr>
            <w:webHidden/>
          </w:rPr>
          <w:tab/>
        </w:r>
        <w:r w:rsidR="00CA7F60">
          <w:rPr>
            <w:webHidden/>
          </w:rPr>
          <w:fldChar w:fldCharType="begin"/>
        </w:r>
        <w:r w:rsidR="00CA7F60">
          <w:rPr>
            <w:webHidden/>
          </w:rPr>
          <w:instrText xml:space="preserve"> PAGEREF _Toc443673216 \h </w:instrText>
        </w:r>
        <w:r w:rsidR="00CA7F60">
          <w:rPr>
            <w:webHidden/>
          </w:rPr>
        </w:r>
        <w:r w:rsidR="00CA7F60">
          <w:rPr>
            <w:webHidden/>
          </w:rPr>
          <w:fldChar w:fldCharType="separate"/>
        </w:r>
        <w:r w:rsidR="00CA7F60">
          <w:rPr>
            <w:webHidden/>
          </w:rPr>
          <w:t>4</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17" w:history="1">
        <w:r w:rsidR="00CA7F60" w:rsidRPr="00EF0702">
          <w:rPr>
            <w:rStyle w:val="Hyperlink"/>
            <w:rFonts w:ascii="Calibri" w:hAnsi="Calibri"/>
          </w:rPr>
          <w:t>1.2</w:t>
        </w:r>
        <w:r w:rsidR="00CA7F60">
          <w:rPr>
            <w:rFonts w:asciiTheme="minorHAnsi" w:eastAsiaTheme="minorEastAsia" w:hAnsiTheme="minorHAnsi" w:cstheme="minorBidi"/>
            <w:sz w:val="22"/>
            <w:szCs w:val="22"/>
            <w:lang w:eastAsia="en-US"/>
          </w:rPr>
          <w:tab/>
        </w:r>
        <w:r w:rsidR="00CA7F60" w:rsidRPr="00EF0702">
          <w:rPr>
            <w:rStyle w:val="Hyperlink"/>
            <w:rFonts w:ascii="Calibri" w:hAnsi="Calibri" w:cs="Calibri"/>
          </w:rPr>
          <w:t>Enterprise Imaging CWP (XERO) Overview</w:t>
        </w:r>
        <w:r w:rsidR="00CA7F60">
          <w:rPr>
            <w:webHidden/>
          </w:rPr>
          <w:tab/>
        </w:r>
        <w:r w:rsidR="00CA7F60">
          <w:rPr>
            <w:webHidden/>
          </w:rPr>
          <w:fldChar w:fldCharType="begin"/>
        </w:r>
        <w:r w:rsidR="00CA7F60">
          <w:rPr>
            <w:webHidden/>
          </w:rPr>
          <w:instrText xml:space="preserve"> PAGEREF _Toc443673217 \h </w:instrText>
        </w:r>
        <w:r w:rsidR="00CA7F60">
          <w:rPr>
            <w:webHidden/>
          </w:rPr>
        </w:r>
        <w:r w:rsidR="00CA7F60">
          <w:rPr>
            <w:webHidden/>
          </w:rPr>
          <w:fldChar w:fldCharType="separate"/>
        </w:r>
        <w:r w:rsidR="00CA7F60">
          <w:rPr>
            <w:webHidden/>
          </w:rPr>
          <w:t>5</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18" w:history="1">
        <w:r w:rsidR="00CA7F60" w:rsidRPr="00EF0702">
          <w:rPr>
            <w:rStyle w:val="Hyperlink"/>
            <w:rFonts w:ascii="Calibri" w:hAnsi="Calibri"/>
          </w:rPr>
          <w:t>1.3</w:t>
        </w:r>
        <w:r w:rsidR="00CA7F60">
          <w:rPr>
            <w:rFonts w:asciiTheme="minorHAnsi" w:eastAsiaTheme="minorEastAsia" w:hAnsiTheme="minorHAnsi" w:cstheme="minorBidi"/>
            <w:sz w:val="22"/>
            <w:szCs w:val="22"/>
            <w:lang w:eastAsia="en-US"/>
          </w:rPr>
          <w:tab/>
        </w:r>
        <w:r w:rsidR="00CA7F60" w:rsidRPr="00EF0702">
          <w:rPr>
            <w:rStyle w:val="Hyperlink"/>
            <w:rFonts w:ascii="Calibri" w:hAnsi="Calibri" w:cs="Calibri"/>
          </w:rPr>
          <w:t>Enterprise Imaging Connect Overview</w:t>
        </w:r>
        <w:r w:rsidR="00CA7F60">
          <w:rPr>
            <w:webHidden/>
          </w:rPr>
          <w:tab/>
        </w:r>
        <w:r w:rsidR="00CA7F60">
          <w:rPr>
            <w:webHidden/>
          </w:rPr>
          <w:fldChar w:fldCharType="begin"/>
        </w:r>
        <w:r w:rsidR="00CA7F60">
          <w:rPr>
            <w:webHidden/>
          </w:rPr>
          <w:instrText xml:space="preserve"> PAGEREF _Toc443673218 \h </w:instrText>
        </w:r>
        <w:r w:rsidR="00CA7F60">
          <w:rPr>
            <w:webHidden/>
          </w:rPr>
        </w:r>
        <w:r w:rsidR="00CA7F60">
          <w:rPr>
            <w:webHidden/>
          </w:rPr>
          <w:fldChar w:fldCharType="separate"/>
        </w:r>
        <w:r w:rsidR="00CA7F60">
          <w:rPr>
            <w:webHidden/>
          </w:rPr>
          <w:t>5</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19" w:history="1">
        <w:r w:rsidR="00CA7F60" w:rsidRPr="00EF0702">
          <w:rPr>
            <w:rStyle w:val="Hyperlink"/>
            <w:rFonts w:ascii="Calibri" w:hAnsi="Calibri"/>
          </w:rPr>
          <w:t>1.4</w:t>
        </w:r>
        <w:r w:rsidR="00CA7F60">
          <w:rPr>
            <w:rFonts w:asciiTheme="minorHAnsi" w:eastAsiaTheme="minorEastAsia" w:hAnsiTheme="minorHAnsi" w:cstheme="minorBidi"/>
            <w:sz w:val="22"/>
            <w:szCs w:val="22"/>
            <w:lang w:eastAsia="en-US"/>
          </w:rPr>
          <w:tab/>
        </w:r>
        <w:r w:rsidR="00CA7F60" w:rsidRPr="00EF0702">
          <w:rPr>
            <w:rStyle w:val="Hyperlink"/>
            <w:rFonts w:ascii="Calibri" w:hAnsi="Calibri" w:cs="Calibri"/>
          </w:rPr>
          <w:t>Enterprise Imaging Exchange Overview</w:t>
        </w:r>
        <w:r w:rsidR="00CA7F60">
          <w:rPr>
            <w:webHidden/>
          </w:rPr>
          <w:tab/>
        </w:r>
        <w:r w:rsidR="00CA7F60">
          <w:rPr>
            <w:webHidden/>
          </w:rPr>
          <w:fldChar w:fldCharType="begin"/>
        </w:r>
        <w:r w:rsidR="00CA7F60">
          <w:rPr>
            <w:webHidden/>
          </w:rPr>
          <w:instrText xml:space="preserve"> PAGEREF _Toc443673219 \h </w:instrText>
        </w:r>
        <w:r w:rsidR="00CA7F60">
          <w:rPr>
            <w:webHidden/>
          </w:rPr>
        </w:r>
        <w:r w:rsidR="00CA7F60">
          <w:rPr>
            <w:webHidden/>
          </w:rPr>
          <w:fldChar w:fldCharType="separate"/>
        </w:r>
        <w:r w:rsidR="00CA7F60">
          <w:rPr>
            <w:webHidden/>
          </w:rPr>
          <w:t>5</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20" w:history="1">
        <w:r w:rsidR="00CA7F60" w:rsidRPr="00EF0702">
          <w:rPr>
            <w:rStyle w:val="Hyperlink"/>
            <w:rFonts w:ascii="Calibri" w:hAnsi="Calibri"/>
          </w:rPr>
          <w:t>1.5</w:t>
        </w:r>
        <w:r w:rsidR="00CA7F60">
          <w:rPr>
            <w:rFonts w:asciiTheme="minorHAnsi" w:eastAsiaTheme="minorEastAsia" w:hAnsiTheme="minorHAnsi" w:cstheme="minorBidi"/>
            <w:sz w:val="22"/>
            <w:szCs w:val="22"/>
            <w:lang w:eastAsia="en-US"/>
          </w:rPr>
          <w:tab/>
        </w:r>
        <w:r w:rsidR="00CA7F60" w:rsidRPr="00EF0702">
          <w:rPr>
            <w:rStyle w:val="Hyperlink"/>
            <w:rFonts w:ascii="Calibri" w:hAnsi="Calibri" w:cs="Calibri"/>
          </w:rPr>
          <w:t>Enterprise Imaging Business Intelligence</w:t>
        </w:r>
        <w:r w:rsidR="00CA7F60">
          <w:rPr>
            <w:webHidden/>
          </w:rPr>
          <w:tab/>
        </w:r>
        <w:r w:rsidR="00CA7F60">
          <w:rPr>
            <w:webHidden/>
          </w:rPr>
          <w:fldChar w:fldCharType="begin"/>
        </w:r>
        <w:r w:rsidR="00CA7F60">
          <w:rPr>
            <w:webHidden/>
          </w:rPr>
          <w:instrText xml:space="preserve"> PAGEREF _Toc443673220 \h </w:instrText>
        </w:r>
        <w:r w:rsidR="00CA7F60">
          <w:rPr>
            <w:webHidden/>
          </w:rPr>
        </w:r>
        <w:r w:rsidR="00CA7F60">
          <w:rPr>
            <w:webHidden/>
          </w:rPr>
          <w:fldChar w:fldCharType="separate"/>
        </w:r>
        <w:r w:rsidR="00CA7F60">
          <w:rPr>
            <w:webHidden/>
          </w:rPr>
          <w:t>5</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21" w:history="1">
        <w:r w:rsidR="00CA7F60" w:rsidRPr="00EF0702">
          <w:rPr>
            <w:rStyle w:val="Hyperlink"/>
            <w:rFonts w:ascii="Calibri" w:hAnsi="Calibri"/>
          </w:rPr>
          <w:t>1.6</w:t>
        </w:r>
        <w:r w:rsidR="00CA7F60">
          <w:rPr>
            <w:rFonts w:asciiTheme="minorHAnsi" w:eastAsiaTheme="minorEastAsia" w:hAnsiTheme="minorHAnsi" w:cstheme="minorBidi"/>
            <w:sz w:val="22"/>
            <w:szCs w:val="22"/>
            <w:lang w:eastAsia="en-US"/>
          </w:rPr>
          <w:tab/>
        </w:r>
        <w:r w:rsidR="00CA7F60" w:rsidRPr="00EF0702">
          <w:rPr>
            <w:rStyle w:val="Hyperlink"/>
            <w:rFonts w:ascii="Calibri" w:hAnsi="Calibri" w:cs="Calibri"/>
          </w:rPr>
          <w:t>Enterprise Imaging Master Patient Index</w:t>
        </w:r>
        <w:r w:rsidR="00CA7F60">
          <w:rPr>
            <w:webHidden/>
          </w:rPr>
          <w:tab/>
        </w:r>
        <w:r w:rsidR="00CA7F60">
          <w:rPr>
            <w:webHidden/>
          </w:rPr>
          <w:fldChar w:fldCharType="begin"/>
        </w:r>
        <w:r w:rsidR="00CA7F60">
          <w:rPr>
            <w:webHidden/>
          </w:rPr>
          <w:instrText xml:space="preserve"> PAGEREF _Toc443673221 \h </w:instrText>
        </w:r>
        <w:r w:rsidR="00CA7F60">
          <w:rPr>
            <w:webHidden/>
          </w:rPr>
        </w:r>
        <w:r w:rsidR="00CA7F60">
          <w:rPr>
            <w:webHidden/>
          </w:rPr>
          <w:fldChar w:fldCharType="separate"/>
        </w:r>
        <w:r w:rsidR="00CA7F60">
          <w:rPr>
            <w:webHidden/>
          </w:rPr>
          <w:t>6</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22" w:history="1">
        <w:r w:rsidR="00CA7F60" w:rsidRPr="00EF0702">
          <w:rPr>
            <w:rStyle w:val="Hyperlink"/>
            <w:rFonts w:ascii="Calibri" w:hAnsi="Calibri"/>
          </w:rPr>
          <w:t>1.7</w:t>
        </w:r>
        <w:r w:rsidR="00CA7F60">
          <w:rPr>
            <w:rFonts w:asciiTheme="minorHAnsi" w:eastAsiaTheme="minorEastAsia" w:hAnsiTheme="minorHAnsi" w:cstheme="minorBidi"/>
            <w:sz w:val="22"/>
            <w:szCs w:val="22"/>
            <w:lang w:eastAsia="en-US"/>
          </w:rPr>
          <w:tab/>
        </w:r>
        <w:r w:rsidR="00CA7F60" w:rsidRPr="00EF0702">
          <w:rPr>
            <w:rStyle w:val="Hyperlink"/>
            <w:rFonts w:ascii="Calibri" w:hAnsi="Calibri" w:cs="Calibri"/>
          </w:rPr>
          <w:t>Enterprise Imaging Teaching Files</w:t>
        </w:r>
        <w:r w:rsidR="00CA7F60">
          <w:rPr>
            <w:webHidden/>
          </w:rPr>
          <w:tab/>
        </w:r>
        <w:r w:rsidR="00CA7F60">
          <w:rPr>
            <w:webHidden/>
          </w:rPr>
          <w:fldChar w:fldCharType="begin"/>
        </w:r>
        <w:r w:rsidR="00CA7F60">
          <w:rPr>
            <w:webHidden/>
          </w:rPr>
          <w:instrText xml:space="preserve"> PAGEREF _Toc443673222 \h </w:instrText>
        </w:r>
        <w:r w:rsidR="00CA7F60">
          <w:rPr>
            <w:webHidden/>
          </w:rPr>
        </w:r>
        <w:r w:rsidR="00CA7F60">
          <w:rPr>
            <w:webHidden/>
          </w:rPr>
          <w:fldChar w:fldCharType="separate"/>
        </w:r>
        <w:r w:rsidR="00CA7F60">
          <w:rPr>
            <w:webHidden/>
          </w:rPr>
          <w:t>6</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23" w:history="1">
        <w:r w:rsidR="00CA7F60" w:rsidRPr="00EF0702">
          <w:rPr>
            <w:rStyle w:val="Hyperlink"/>
            <w:rFonts w:ascii="Calibri" w:hAnsi="Calibri"/>
          </w:rPr>
          <w:t>1.8</w:t>
        </w:r>
        <w:r w:rsidR="00CA7F60">
          <w:rPr>
            <w:rFonts w:asciiTheme="minorHAnsi" w:eastAsiaTheme="minorEastAsia" w:hAnsiTheme="minorHAnsi" w:cstheme="minorBidi"/>
            <w:sz w:val="22"/>
            <w:szCs w:val="22"/>
            <w:lang w:eastAsia="en-US"/>
          </w:rPr>
          <w:tab/>
        </w:r>
        <w:r w:rsidR="00CA7F60" w:rsidRPr="00EF0702">
          <w:rPr>
            <w:rStyle w:val="Hyperlink"/>
            <w:rFonts w:ascii="Calibri" w:hAnsi="Calibri" w:cs="Calibri"/>
          </w:rPr>
          <w:t>GRIP Monitoring Overview</w:t>
        </w:r>
        <w:r w:rsidR="00CA7F60">
          <w:rPr>
            <w:webHidden/>
          </w:rPr>
          <w:tab/>
        </w:r>
        <w:r w:rsidR="00CA7F60">
          <w:rPr>
            <w:webHidden/>
          </w:rPr>
          <w:fldChar w:fldCharType="begin"/>
        </w:r>
        <w:r w:rsidR="00CA7F60">
          <w:rPr>
            <w:webHidden/>
          </w:rPr>
          <w:instrText xml:space="preserve"> PAGEREF _Toc443673223 \h </w:instrText>
        </w:r>
        <w:r w:rsidR="00CA7F60">
          <w:rPr>
            <w:webHidden/>
          </w:rPr>
        </w:r>
        <w:r w:rsidR="00CA7F60">
          <w:rPr>
            <w:webHidden/>
          </w:rPr>
          <w:fldChar w:fldCharType="separate"/>
        </w:r>
        <w:r w:rsidR="00CA7F60">
          <w:rPr>
            <w:webHidden/>
          </w:rPr>
          <w:t>7</w:t>
        </w:r>
        <w:r w:rsidR="00CA7F60">
          <w:rPr>
            <w:webHidden/>
          </w:rPr>
          <w:fldChar w:fldCharType="end"/>
        </w:r>
      </w:hyperlink>
    </w:p>
    <w:p w:rsidR="00CA7F60" w:rsidRDefault="00E954CA">
      <w:pPr>
        <w:pStyle w:val="TOC1"/>
        <w:rPr>
          <w:rFonts w:asciiTheme="minorHAnsi" w:eastAsiaTheme="minorEastAsia" w:hAnsiTheme="minorHAnsi" w:cstheme="minorBidi"/>
          <w:b w:val="0"/>
          <w:sz w:val="22"/>
          <w:lang w:eastAsia="en-US"/>
        </w:rPr>
      </w:pPr>
      <w:hyperlink w:anchor="_Toc443673224" w:history="1">
        <w:r w:rsidR="00CA7F60" w:rsidRPr="00EF0702">
          <w:rPr>
            <w:rStyle w:val="Hyperlink"/>
          </w:rPr>
          <w:t>2</w:t>
        </w:r>
        <w:r w:rsidR="00CA7F60">
          <w:rPr>
            <w:rFonts w:asciiTheme="minorHAnsi" w:eastAsiaTheme="minorEastAsia" w:hAnsiTheme="minorHAnsi" w:cstheme="minorBidi"/>
            <w:b w:val="0"/>
            <w:sz w:val="22"/>
            <w:lang w:eastAsia="en-US"/>
          </w:rPr>
          <w:tab/>
        </w:r>
        <w:r w:rsidR="00CA7F60" w:rsidRPr="00EF0702">
          <w:rPr>
            <w:rStyle w:val="Hyperlink"/>
          </w:rPr>
          <w:t>Solution Deployment</w:t>
        </w:r>
        <w:r w:rsidR="00CA7F60">
          <w:rPr>
            <w:webHidden/>
          </w:rPr>
          <w:tab/>
        </w:r>
        <w:r w:rsidR="00CA7F60">
          <w:rPr>
            <w:webHidden/>
          </w:rPr>
          <w:fldChar w:fldCharType="begin"/>
        </w:r>
        <w:r w:rsidR="00CA7F60">
          <w:rPr>
            <w:webHidden/>
          </w:rPr>
          <w:instrText xml:space="preserve"> PAGEREF _Toc443673224 \h </w:instrText>
        </w:r>
        <w:r w:rsidR="00CA7F60">
          <w:rPr>
            <w:webHidden/>
          </w:rPr>
        </w:r>
        <w:r w:rsidR="00CA7F60">
          <w:rPr>
            <w:webHidden/>
          </w:rPr>
          <w:fldChar w:fldCharType="separate"/>
        </w:r>
        <w:r w:rsidR="00CA7F60">
          <w:rPr>
            <w:webHidden/>
          </w:rPr>
          <w:t>8</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25" w:history="1">
        <w:r w:rsidR="00CA7F60" w:rsidRPr="00EF0702">
          <w:rPr>
            <w:rStyle w:val="Hyperlink"/>
            <w:rFonts w:ascii="Calibri" w:hAnsi="Calibri" w:cs="Calibri"/>
          </w:rPr>
          <w:t>Enterprise Imaging Core Deployment</w:t>
        </w:r>
        <w:r w:rsidR="00CA7F60">
          <w:rPr>
            <w:webHidden/>
          </w:rPr>
          <w:tab/>
        </w:r>
        <w:r w:rsidR="00CA7F60">
          <w:rPr>
            <w:webHidden/>
          </w:rPr>
          <w:fldChar w:fldCharType="begin"/>
        </w:r>
        <w:r w:rsidR="00CA7F60">
          <w:rPr>
            <w:webHidden/>
          </w:rPr>
          <w:instrText xml:space="preserve"> PAGEREF _Toc443673225 \h </w:instrText>
        </w:r>
        <w:r w:rsidR="00CA7F60">
          <w:rPr>
            <w:webHidden/>
          </w:rPr>
        </w:r>
        <w:r w:rsidR="00CA7F60">
          <w:rPr>
            <w:webHidden/>
          </w:rPr>
          <w:fldChar w:fldCharType="separate"/>
        </w:r>
        <w:r w:rsidR="00CA7F60">
          <w:rPr>
            <w:webHidden/>
          </w:rPr>
          <w:t>8</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26" w:history="1">
        <w:r w:rsidR="00CA7F60" w:rsidRPr="00EF0702">
          <w:rPr>
            <w:rStyle w:val="Hyperlink"/>
            <w:rFonts w:ascii="Calibri" w:hAnsi="Calibri" w:cs="Calibri"/>
          </w:rPr>
          <w:t>Consumer Portal</w:t>
        </w:r>
        <w:r w:rsidR="00CA7F60">
          <w:rPr>
            <w:webHidden/>
          </w:rPr>
          <w:tab/>
        </w:r>
        <w:r w:rsidR="00CA7F60">
          <w:rPr>
            <w:webHidden/>
          </w:rPr>
          <w:fldChar w:fldCharType="begin"/>
        </w:r>
        <w:r w:rsidR="00CA7F60">
          <w:rPr>
            <w:webHidden/>
          </w:rPr>
          <w:instrText xml:space="preserve"> PAGEREF _Toc443673226 \h </w:instrText>
        </w:r>
        <w:r w:rsidR="00CA7F60">
          <w:rPr>
            <w:webHidden/>
          </w:rPr>
        </w:r>
        <w:r w:rsidR="00CA7F60">
          <w:rPr>
            <w:webHidden/>
          </w:rPr>
          <w:fldChar w:fldCharType="separate"/>
        </w:r>
        <w:r w:rsidR="00CA7F60">
          <w:rPr>
            <w:webHidden/>
          </w:rPr>
          <w:t>9</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27" w:history="1">
        <w:r w:rsidR="00CA7F60" w:rsidRPr="00EF0702">
          <w:rPr>
            <w:rStyle w:val="Hyperlink"/>
            <w:rFonts w:ascii="Calibri" w:hAnsi="Calibri" w:cs="Calibri"/>
          </w:rPr>
          <w:t>Reporting</w:t>
        </w:r>
        <w:r w:rsidR="00CA7F60">
          <w:rPr>
            <w:rStyle w:val="Hyperlink"/>
            <w:rFonts w:ascii="Calibri" w:hAnsi="Calibri" w:cs="Calibri"/>
          </w:rPr>
          <w:tab/>
        </w:r>
        <w:r w:rsidR="00CA7F60">
          <w:rPr>
            <w:rStyle w:val="Hyperlink"/>
            <w:rFonts w:ascii="Calibri" w:hAnsi="Calibri" w:cs="Calibri"/>
          </w:rPr>
          <w:tab/>
        </w:r>
        <w:r w:rsidR="00CA7F60">
          <w:rPr>
            <w:webHidden/>
          </w:rPr>
          <w:fldChar w:fldCharType="begin"/>
        </w:r>
        <w:r w:rsidR="00CA7F60">
          <w:rPr>
            <w:webHidden/>
          </w:rPr>
          <w:instrText xml:space="preserve"> PAGEREF _Toc443673227 \h </w:instrText>
        </w:r>
        <w:r w:rsidR="00CA7F60">
          <w:rPr>
            <w:webHidden/>
          </w:rPr>
        </w:r>
        <w:r w:rsidR="00CA7F60">
          <w:rPr>
            <w:webHidden/>
          </w:rPr>
          <w:fldChar w:fldCharType="separate"/>
        </w:r>
        <w:r w:rsidR="00CA7F60">
          <w:rPr>
            <w:webHidden/>
          </w:rPr>
          <w:t>9</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28" w:history="1">
        <w:r w:rsidR="00CA7F60" w:rsidRPr="00EF0702">
          <w:rPr>
            <w:rStyle w:val="Hyperlink"/>
            <w:rFonts w:ascii="Calibri" w:hAnsi="Calibri" w:cs="Calibri"/>
          </w:rPr>
          <w:t>Desktop Integration – Primordial</w:t>
        </w:r>
        <w:r w:rsidR="00CA7F60">
          <w:rPr>
            <w:webHidden/>
          </w:rPr>
          <w:tab/>
        </w:r>
        <w:r w:rsidR="00CA7F60">
          <w:rPr>
            <w:webHidden/>
          </w:rPr>
          <w:fldChar w:fldCharType="begin"/>
        </w:r>
        <w:r w:rsidR="00CA7F60">
          <w:rPr>
            <w:webHidden/>
          </w:rPr>
          <w:instrText xml:space="preserve"> PAGEREF _Toc443673228 \h </w:instrText>
        </w:r>
        <w:r w:rsidR="00CA7F60">
          <w:rPr>
            <w:webHidden/>
          </w:rPr>
        </w:r>
        <w:r w:rsidR="00CA7F60">
          <w:rPr>
            <w:webHidden/>
          </w:rPr>
          <w:fldChar w:fldCharType="separate"/>
        </w:r>
        <w:r w:rsidR="00CA7F60">
          <w:rPr>
            <w:webHidden/>
          </w:rPr>
          <w:t>9</w:t>
        </w:r>
        <w:r w:rsidR="00CA7F60">
          <w:rPr>
            <w:webHidden/>
          </w:rPr>
          <w:fldChar w:fldCharType="end"/>
        </w:r>
      </w:hyperlink>
    </w:p>
    <w:p w:rsidR="00CA7F60" w:rsidRDefault="00E954CA">
      <w:pPr>
        <w:pStyle w:val="TOC1"/>
        <w:rPr>
          <w:rFonts w:asciiTheme="minorHAnsi" w:eastAsiaTheme="minorEastAsia" w:hAnsiTheme="minorHAnsi" w:cstheme="minorBidi"/>
          <w:b w:val="0"/>
          <w:sz w:val="22"/>
          <w:lang w:eastAsia="en-US"/>
        </w:rPr>
      </w:pPr>
      <w:hyperlink w:anchor="_Toc443673229" w:history="1">
        <w:r w:rsidR="00CA7F60" w:rsidRPr="00EF0702">
          <w:rPr>
            <w:rStyle w:val="Hyperlink"/>
            <w:rFonts w:ascii="Calibri" w:hAnsi="Calibri"/>
          </w:rPr>
          <w:t>3</w:t>
        </w:r>
        <w:r w:rsidR="00CA7F60">
          <w:rPr>
            <w:rFonts w:asciiTheme="minorHAnsi" w:eastAsiaTheme="minorEastAsia" w:hAnsiTheme="minorHAnsi" w:cstheme="minorBidi"/>
            <w:b w:val="0"/>
            <w:sz w:val="22"/>
            <w:lang w:eastAsia="en-US"/>
          </w:rPr>
          <w:tab/>
        </w:r>
        <w:r w:rsidR="00CA7F60" w:rsidRPr="00EF0702">
          <w:rPr>
            <w:rStyle w:val="Hyperlink"/>
            <w:rFonts w:ascii="Calibri" w:hAnsi="Calibri" w:cs="Calibri"/>
          </w:rPr>
          <w:t>PROJECT ENVIRONMENT</w:t>
        </w:r>
        <w:r w:rsidR="00CA7F60">
          <w:rPr>
            <w:webHidden/>
          </w:rPr>
          <w:tab/>
        </w:r>
        <w:r w:rsidR="00CA7F60">
          <w:rPr>
            <w:webHidden/>
          </w:rPr>
          <w:fldChar w:fldCharType="begin"/>
        </w:r>
        <w:r w:rsidR="00CA7F60">
          <w:rPr>
            <w:webHidden/>
          </w:rPr>
          <w:instrText xml:space="preserve"> PAGEREF _Toc443673229 \h </w:instrText>
        </w:r>
        <w:r w:rsidR="00CA7F60">
          <w:rPr>
            <w:webHidden/>
          </w:rPr>
        </w:r>
        <w:r w:rsidR="00CA7F60">
          <w:rPr>
            <w:webHidden/>
          </w:rPr>
          <w:fldChar w:fldCharType="separate"/>
        </w:r>
        <w:r w:rsidR="00CA7F60">
          <w:rPr>
            <w:webHidden/>
          </w:rPr>
          <w:t>9</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30" w:history="1">
        <w:r w:rsidR="00CA7F60" w:rsidRPr="00EF0702">
          <w:rPr>
            <w:rStyle w:val="Hyperlink"/>
            <w:rFonts w:ascii="Calibri" w:hAnsi="Calibri"/>
          </w:rPr>
          <w:t>3.1</w:t>
        </w:r>
        <w:r w:rsidR="00CA7F60">
          <w:rPr>
            <w:rFonts w:asciiTheme="minorHAnsi" w:eastAsiaTheme="minorEastAsia" w:hAnsiTheme="minorHAnsi" w:cstheme="minorBidi"/>
            <w:sz w:val="22"/>
            <w:szCs w:val="22"/>
            <w:lang w:eastAsia="en-US"/>
          </w:rPr>
          <w:tab/>
        </w:r>
        <w:r w:rsidR="00CA7F60" w:rsidRPr="00EF0702">
          <w:rPr>
            <w:rStyle w:val="Hyperlink"/>
            <w:rFonts w:ascii="Calibri" w:hAnsi="Calibri" w:cs="Calibri"/>
          </w:rPr>
          <w:t>Agfa Product Functionality</w:t>
        </w:r>
        <w:r w:rsidR="00CA7F60">
          <w:rPr>
            <w:webHidden/>
          </w:rPr>
          <w:tab/>
        </w:r>
        <w:r w:rsidR="00CA7F60">
          <w:rPr>
            <w:webHidden/>
          </w:rPr>
          <w:fldChar w:fldCharType="begin"/>
        </w:r>
        <w:r w:rsidR="00CA7F60">
          <w:rPr>
            <w:webHidden/>
          </w:rPr>
          <w:instrText xml:space="preserve"> PAGEREF _Toc443673230 \h </w:instrText>
        </w:r>
        <w:r w:rsidR="00CA7F60">
          <w:rPr>
            <w:webHidden/>
          </w:rPr>
        </w:r>
        <w:r w:rsidR="00CA7F60">
          <w:rPr>
            <w:webHidden/>
          </w:rPr>
          <w:fldChar w:fldCharType="separate"/>
        </w:r>
        <w:r w:rsidR="00CA7F60">
          <w:rPr>
            <w:webHidden/>
          </w:rPr>
          <w:t>9</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31" w:history="1">
        <w:r w:rsidR="00CA7F60" w:rsidRPr="00EF0702">
          <w:rPr>
            <w:rStyle w:val="Hyperlink"/>
            <w:rFonts w:ascii="Calibri" w:hAnsi="Calibri"/>
          </w:rPr>
          <w:t>3.2</w:t>
        </w:r>
        <w:r w:rsidR="00CA7F60">
          <w:rPr>
            <w:rFonts w:asciiTheme="minorHAnsi" w:eastAsiaTheme="minorEastAsia" w:hAnsiTheme="minorHAnsi" w:cstheme="minorBidi"/>
            <w:sz w:val="22"/>
            <w:szCs w:val="22"/>
            <w:lang w:eastAsia="en-US"/>
          </w:rPr>
          <w:tab/>
        </w:r>
        <w:r w:rsidR="00CA7F60" w:rsidRPr="00EF0702">
          <w:rPr>
            <w:rStyle w:val="Hyperlink"/>
            <w:rFonts w:ascii="Calibri" w:hAnsi="Calibri" w:cs="Calibri"/>
          </w:rPr>
          <w:t>General Environment</w:t>
        </w:r>
        <w:r w:rsidR="00CA7F60">
          <w:rPr>
            <w:webHidden/>
          </w:rPr>
          <w:tab/>
        </w:r>
        <w:r w:rsidR="00CA7F60">
          <w:rPr>
            <w:webHidden/>
          </w:rPr>
          <w:fldChar w:fldCharType="begin"/>
        </w:r>
        <w:r w:rsidR="00CA7F60">
          <w:rPr>
            <w:webHidden/>
          </w:rPr>
          <w:instrText xml:space="preserve"> PAGEREF _Toc443673231 \h </w:instrText>
        </w:r>
        <w:r w:rsidR="00CA7F60">
          <w:rPr>
            <w:webHidden/>
          </w:rPr>
        </w:r>
        <w:r w:rsidR="00CA7F60">
          <w:rPr>
            <w:webHidden/>
          </w:rPr>
          <w:fldChar w:fldCharType="separate"/>
        </w:r>
        <w:r w:rsidR="00CA7F60">
          <w:rPr>
            <w:webHidden/>
          </w:rPr>
          <w:t>9</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32" w:history="1">
        <w:r w:rsidR="00CA7F60" w:rsidRPr="00EF0702">
          <w:rPr>
            <w:rStyle w:val="Hyperlink"/>
            <w:rFonts w:ascii="Calibri" w:hAnsi="Calibri" w:cs="Calibri"/>
          </w:rPr>
          <w:t>Phase 1 – Project Initiation &amp; Planning</w:t>
        </w:r>
        <w:r w:rsidR="00CA7F60">
          <w:rPr>
            <w:webHidden/>
          </w:rPr>
          <w:tab/>
        </w:r>
        <w:r w:rsidR="00CA7F60">
          <w:rPr>
            <w:webHidden/>
          </w:rPr>
          <w:fldChar w:fldCharType="begin"/>
        </w:r>
        <w:r w:rsidR="00CA7F60">
          <w:rPr>
            <w:webHidden/>
          </w:rPr>
          <w:instrText xml:space="preserve"> PAGEREF _Toc443673232 \h </w:instrText>
        </w:r>
        <w:r w:rsidR="00CA7F60">
          <w:rPr>
            <w:webHidden/>
          </w:rPr>
        </w:r>
        <w:r w:rsidR="00CA7F60">
          <w:rPr>
            <w:webHidden/>
          </w:rPr>
          <w:fldChar w:fldCharType="separate"/>
        </w:r>
        <w:r w:rsidR="00CA7F60">
          <w:rPr>
            <w:webHidden/>
          </w:rPr>
          <w:t>13</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33" w:history="1">
        <w:r w:rsidR="00CA7F60" w:rsidRPr="00EF0702">
          <w:rPr>
            <w:rStyle w:val="Hyperlink"/>
            <w:rFonts w:ascii="Calibri" w:hAnsi="Calibri" w:cs="Calibri"/>
          </w:rPr>
          <w:t>Phase 2 – Review and Analysis</w:t>
        </w:r>
        <w:r w:rsidR="00CA7F60">
          <w:rPr>
            <w:webHidden/>
          </w:rPr>
          <w:tab/>
        </w:r>
        <w:r w:rsidR="00CA7F60">
          <w:rPr>
            <w:webHidden/>
          </w:rPr>
          <w:fldChar w:fldCharType="begin"/>
        </w:r>
        <w:r w:rsidR="00CA7F60">
          <w:rPr>
            <w:webHidden/>
          </w:rPr>
          <w:instrText xml:space="preserve"> PAGEREF _Toc443673233 \h </w:instrText>
        </w:r>
        <w:r w:rsidR="00CA7F60">
          <w:rPr>
            <w:webHidden/>
          </w:rPr>
        </w:r>
        <w:r w:rsidR="00CA7F60">
          <w:rPr>
            <w:webHidden/>
          </w:rPr>
          <w:fldChar w:fldCharType="separate"/>
        </w:r>
        <w:r w:rsidR="00CA7F60">
          <w:rPr>
            <w:webHidden/>
          </w:rPr>
          <w:t>13</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34" w:history="1">
        <w:r w:rsidR="00CA7F60" w:rsidRPr="00EF0702">
          <w:rPr>
            <w:rStyle w:val="Hyperlink"/>
            <w:rFonts w:ascii="Calibri" w:hAnsi="Calibri" w:cs="Calibri"/>
          </w:rPr>
          <w:t>Phase 3 – Enterprise Imaging Build – Test Environment</w:t>
        </w:r>
        <w:r w:rsidR="00CA7F60">
          <w:rPr>
            <w:webHidden/>
          </w:rPr>
          <w:tab/>
        </w:r>
        <w:r w:rsidR="00CA7F60">
          <w:rPr>
            <w:webHidden/>
          </w:rPr>
          <w:fldChar w:fldCharType="begin"/>
        </w:r>
        <w:r w:rsidR="00CA7F60">
          <w:rPr>
            <w:webHidden/>
          </w:rPr>
          <w:instrText xml:space="preserve"> PAGEREF _Toc443673234 \h </w:instrText>
        </w:r>
        <w:r w:rsidR="00CA7F60">
          <w:rPr>
            <w:webHidden/>
          </w:rPr>
        </w:r>
        <w:r w:rsidR="00CA7F60">
          <w:rPr>
            <w:webHidden/>
          </w:rPr>
          <w:fldChar w:fldCharType="separate"/>
        </w:r>
        <w:r w:rsidR="00CA7F60">
          <w:rPr>
            <w:webHidden/>
          </w:rPr>
          <w:t>14</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35" w:history="1">
        <w:r w:rsidR="00CA7F60" w:rsidRPr="00EF0702">
          <w:rPr>
            <w:rStyle w:val="Hyperlink"/>
            <w:rFonts w:ascii="Calibri" w:hAnsi="Calibri" w:cs="Calibri"/>
          </w:rPr>
          <w:t>Phase 4 – Enterprise Imaging Integration – Test Environment</w:t>
        </w:r>
        <w:r w:rsidR="00CA7F60">
          <w:rPr>
            <w:webHidden/>
          </w:rPr>
          <w:tab/>
        </w:r>
        <w:r w:rsidR="00CA7F60">
          <w:rPr>
            <w:webHidden/>
          </w:rPr>
          <w:fldChar w:fldCharType="begin"/>
        </w:r>
        <w:r w:rsidR="00CA7F60">
          <w:rPr>
            <w:webHidden/>
          </w:rPr>
          <w:instrText xml:space="preserve"> PAGEREF _Toc443673235 \h </w:instrText>
        </w:r>
        <w:r w:rsidR="00CA7F60">
          <w:rPr>
            <w:webHidden/>
          </w:rPr>
        </w:r>
        <w:r w:rsidR="00CA7F60">
          <w:rPr>
            <w:webHidden/>
          </w:rPr>
          <w:fldChar w:fldCharType="separate"/>
        </w:r>
        <w:r w:rsidR="00CA7F60">
          <w:rPr>
            <w:webHidden/>
          </w:rPr>
          <w:t>14</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36" w:history="1">
        <w:r w:rsidR="00CA7F60" w:rsidRPr="00EF0702">
          <w:rPr>
            <w:rStyle w:val="Hyperlink"/>
            <w:rFonts w:ascii="Calibri" w:hAnsi="Calibri" w:cs="Calibri"/>
          </w:rPr>
          <w:t>Phase 5 – Enterprise Imaging Build – Live Environment</w:t>
        </w:r>
        <w:r w:rsidR="00CA7F60">
          <w:rPr>
            <w:webHidden/>
          </w:rPr>
          <w:tab/>
        </w:r>
        <w:r w:rsidR="00CA7F60">
          <w:rPr>
            <w:webHidden/>
          </w:rPr>
          <w:fldChar w:fldCharType="begin"/>
        </w:r>
        <w:r w:rsidR="00CA7F60">
          <w:rPr>
            <w:webHidden/>
          </w:rPr>
          <w:instrText xml:space="preserve"> PAGEREF _Toc443673236 \h </w:instrText>
        </w:r>
        <w:r w:rsidR="00CA7F60">
          <w:rPr>
            <w:webHidden/>
          </w:rPr>
        </w:r>
        <w:r w:rsidR="00CA7F60">
          <w:rPr>
            <w:webHidden/>
          </w:rPr>
          <w:fldChar w:fldCharType="separate"/>
        </w:r>
        <w:r w:rsidR="00CA7F60">
          <w:rPr>
            <w:webHidden/>
          </w:rPr>
          <w:t>15</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37" w:history="1">
        <w:r w:rsidR="00CA7F60" w:rsidRPr="00EF0702">
          <w:rPr>
            <w:rStyle w:val="Hyperlink"/>
            <w:rFonts w:ascii="Calibri" w:hAnsi="Calibri" w:cs="Calibri"/>
          </w:rPr>
          <w:t>Phase 6 – Enterprise Imaging Integration – Live Environment</w:t>
        </w:r>
        <w:r w:rsidR="00CA7F60">
          <w:rPr>
            <w:webHidden/>
          </w:rPr>
          <w:tab/>
        </w:r>
        <w:r w:rsidR="00CA7F60">
          <w:rPr>
            <w:webHidden/>
          </w:rPr>
          <w:fldChar w:fldCharType="begin"/>
        </w:r>
        <w:r w:rsidR="00CA7F60">
          <w:rPr>
            <w:webHidden/>
          </w:rPr>
          <w:instrText xml:space="preserve"> PAGEREF _Toc443673237 \h </w:instrText>
        </w:r>
        <w:r w:rsidR="00CA7F60">
          <w:rPr>
            <w:webHidden/>
          </w:rPr>
        </w:r>
        <w:r w:rsidR="00CA7F60">
          <w:rPr>
            <w:webHidden/>
          </w:rPr>
          <w:fldChar w:fldCharType="separate"/>
        </w:r>
        <w:r w:rsidR="00CA7F60">
          <w:rPr>
            <w:webHidden/>
          </w:rPr>
          <w:t>15</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38" w:history="1">
        <w:r w:rsidR="00CA7F60" w:rsidRPr="00EF0702">
          <w:rPr>
            <w:rStyle w:val="Hyperlink"/>
            <w:rFonts w:ascii="Calibri" w:hAnsi="Calibri" w:cs="Calibri"/>
          </w:rPr>
          <w:t>Phase 7 – Go Live</w:t>
        </w:r>
        <w:r w:rsidR="00CA7F60">
          <w:rPr>
            <w:webHidden/>
          </w:rPr>
          <w:tab/>
        </w:r>
        <w:r w:rsidR="00CA7F60">
          <w:rPr>
            <w:webHidden/>
          </w:rPr>
          <w:fldChar w:fldCharType="begin"/>
        </w:r>
        <w:r w:rsidR="00CA7F60">
          <w:rPr>
            <w:webHidden/>
          </w:rPr>
          <w:instrText xml:space="preserve"> PAGEREF _Toc443673238 \h </w:instrText>
        </w:r>
        <w:r w:rsidR="00CA7F60">
          <w:rPr>
            <w:webHidden/>
          </w:rPr>
        </w:r>
        <w:r w:rsidR="00CA7F60">
          <w:rPr>
            <w:webHidden/>
          </w:rPr>
          <w:fldChar w:fldCharType="separate"/>
        </w:r>
        <w:r w:rsidR="00CA7F60">
          <w:rPr>
            <w:webHidden/>
          </w:rPr>
          <w:t>16</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39" w:history="1">
        <w:r w:rsidR="00CA7F60" w:rsidRPr="00EF0702">
          <w:rPr>
            <w:rStyle w:val="Hyperlink"/>
            <w:rFonts w:ascii="Calibri" w:hAnsi="Calibri" w:cs="Calibri"/>
          </w:rPr>
          <w:t>Phase 8 –Transition to Support / Project Wrap-up</w:t>
        </w:r>
        <w:r w:rsidR="00CA7F60">
          <w:rPr>
            <w:webHidden/>
          </w:rPr>
          <w:tab/>
        </w:r>
        <w:r w:rsidR="00CA7F60">
          <w:rPr>
            <w:webHidden/>
          </w:rPr>
          <w:fldChar w:fldCharType="begin"/>
        </w:r>
        <w:r w:rsidR="00CA7F60">
          <w:rPr>
            <w:webHidden/>
          </w:rPr>
          <w:instrText xml:space="preserve"> PAGEREF _Toc443673239 \h </w:instrText>
        </w:r>
        <w:r w:rsidR="00CA7F60">
          <w:rPr>
            <w:webHidden/>
          </w:rPr>
        </w:r>
        <w:r w:rsidR="00CA7F60">
          <w:rPr>
            <w:webHidden/>
          </w:rPr>
          <w:fldChar w:fldCharType="separate"/>
        </w:r>
        <w:r w:rsidR="00CA7F60">
          <w:rPr>
            <w:webHidden/>
          </w:rPr>
          <w:t>16</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40" w:history="1">
        <w:r w:rsidR="00CA7F60" w:rsidRPr="00EF0702">
          <w:rPr>
            <w:rStyle w:val="Hyperlink"/>
            <w:rFonts w:ascii="Calibri" w:hAnsi="Calibri"/>
          </w:rPr>
          <w:t>3.3</w:t>
        </w:r>
        <w:r w:rsidR="00CA7F60">
          <w:rPr>
            <w:rFonts w:asciiTheme="minorHAnsi" w:eastAsiaTheme="minorEastAsia" w:hAnsiTheme="minorHAnsi" w:cstheme="minorBidi"/>
            <w:sz w:val="22"/>
            <w:szCs w:val="22"/>
            <w:lang w:eastAsia="en-US"/>
          </w:rPr>
          <w:tab/>
        </w:r>
        <w:r w:rsidR="00CA7F60" w:rsidRPr="00EF0702">
          <w:rPr>
            <w:rStyle w:val="Hyperlink"/>
            <w:rFonts w:ascii="Calibri" w:hAnsi="Calibri" w:cs="Calibri"/>
          </w:rPr>
          <w:t>Enterprise Imaging Services</w:t>
        </w:r>
        <w:r w:rsidR="00CA7F60">
          <w:rPr>
            <w:webHidden/>
          </w:rPr>
          <w:tab/>
        </w:r>
        <w:r w:rsidR="00CA7F60">
          <w:rPr>
            <w:webHidden/>
          </w:rPr>
          <w:fldChar w:fldCharType="begin"/>
        </w:r>
        <w:r w:rsidR="00CA7F60">
          <w:rPr>
            <w:webHidden/>
          </w:rPr>
          <w:instrText xml:space="preserve"> PAGEREF _Toc443673240 \h </w:instrText>
        </w:r>
        <w:r w:rsidR="00CA7F60">
          <w:rPr>
            <w:webHidden/>
          </w:rPr>
        </w:r>
        <w:r w:rsidR="00CA7F60">
          <w:rPr>
            <w:webHidden/>
          </w:rPr>
          <w:fldChar w:fldCharType="separate"/>
        </w:r>
        <w:r w:rsidR="00CA7F60">
          <w:rPr>
            <w:webHidden/>
          </w:rPr>
          <w:t>16</w:t>
        </w:r>
        <w:r w:rsidR="00CA7F60">
          <w:rPr>
            <w:webHidden/>
          </w:rPr>
          <w:fldChar w:fldCharType="end"/>
        </w:r>
      </w:hyperlink>
    </w:p>
    <w:p w:rsidR="00CA7F60" w:rsidRDefault="00E954CA">
      <w:pPr>
        <w:pStyle w:val="TOC1"/>
        <w:rPr>
          <w:rFonts w:asciiTheme="minorHAnsi" w:eastAsiaTheme="minorEastAsia" w:hAnsiTheme="minorHAnsi" w:cstheme="minorBidi"/>
          <w:b w:val="0"/>
          <w:sz w:val="22"/>
          <w:lang w:eastAsia="en-US"/>
        </w:rPr>
      </w:pPr>
      <w:hyperlink w:anchor="_Toc443673241" w:history="1">
        <w:r w:rsidR="00CA7F60" w:rsidRPr="00EF0702">
          <w:rPr>
            <w:rStyle w:val="Hyperlink"/>
            <w:rFonts w:ascii="Calibri" w:hAnsi="Calibri" w:cs="Calibri"/>
          </w:rPr>
          <w:t>4</w:t>
        </w:r>
        <w:r w:rsidR="00CA7F60">
          <w:rPr>
            <w:rFonts w:asciiTheme="minorHAnsi" w:eastAsiaTheme="minorEastAsia" w:hAnsiTheme="minorHAnsi" w:cstheme="minorBidi"/>
            <w:b w:val="0"/>
            <w:sz w:val="22"/>
            <w:lang w:eastAsia="en-US"/>
          </w:rPr>
          <w:tab/>
        </w:r>
        <w:r w:rsidR="00CA7F60" w:rsidRPr="00EF0702">
          <w:rPr>
            <w:rStyle w:val="Hyperlink"/>
            <w:rFonts w:ascii="Calibri" w:hAnsi="Calibri" w:cs="Calibri"/>
          </w:rPr>
          <w:t>PROJECT DELIVERABLES</w:t>
        </w:r>
        <w:r w:rsidR="00CA7F60">
          <w:rPr>
            <w:webHidden/>
          </w:rPr>
          <w:tab/>
        </w:r>
        <w:r w:rsidR="00CA7F60">
          <w:rPr>
            <w:webHidden/>
          </w:rPr>
          <w:fldChar w:fldCharType="begin"/>
        </w:r>
        <w:r w:rsidR="00CA7F60">
          <w:rPr>
            <w:webHidden/>
          </w:rPr>
          <w:instrText xml:space="preserve"> PAGEREF _Toc443673241 \h </w:instrText>
        </w:r>
        <w:r w:rsidR="00CA7F60">
          <w:rPr>
            <w:webHidden/>
          </w:rPr>
        </w:r>
        <w:r w:rsidR="00CA7F60">
          <w:rPr>
            <w:webHidden/>
          </w:rPr>
          <w:fldChar w:fldCharType="separate"/>
        </w:r>
        <w:r w:rsidR="00CA7F60">
          <w:rPr>
            <w:webHidden/>
          </w:rPr>
          <w:t>22</w:t>
        </w:r>
        <w:r w:rsidR="00CA7F60">
          <w:rPr>
            <w:webHidden/>
          </w:rPr>
          <w:fldChar w:fldCharType="end"/>
        </w:r>
      </w:hyperlink>
    </w:p>
    <w:p w:rsidR="00CA7F60" w:rsidRPr="00CA7F60" w:rsidRDefault="00E954CA" w:rsidP="00CA7F60">
      <w:pPr>
        <w:pStyle w:val="TOC1"/>
        <w:rPr>
          <w:rFonts w:asciiTheme="minorHAnsi" w:eastAsiaTheme="minorEastAsia" w:hAnsiTheme="minorHAnsi" w:cstheme="minorBidi"/>
          <w:b w:val="0"/>
          <w:sz w:val="22"/>
          <w:lang w:eastAsia="en-US"/>
        </w:rPr>
      </w:pPr>
      <w:hyperlink w:anchor="_Toc443673242" w:history="1">
        <w:r w:rsidR="00CA7F60" w:rsidRPr="00EF0702">
          <w:rPr>
            <w:rStyle w:val="Hyperlink"/>
            <w:rFonts w:ascii="Calibri" w:hAnsi="Calibri"/>
          </w:rPr>
          <w:t>5</w:t>
        </w:r>
        <w:r w:rsidR="00CA7F60">
          <w:rPr>
            <w:rFonts w:asciiTheme="minorHAnsi" w:eastAsiaTheme="minorEastAsia" w:hAnsiTheme="minorHAnsi" w:cstheme="minorBidi"/>
            <w:b w:val="0"/>
            <w:sz w:val="22"/>
            <w:lang w:eastAsia="en-US"/>
          </w:rPr>
          <w:tab/>
        </w:r>
        <w:r w:rsidR="00CA7F60" w:rsidRPr="00EF0702">
          <w:rPr>
            <w:rStyle w:val="Hyperlink"/>
            <w:rFonts w:ascii="Calibri" w:hAnsi="Calibri" w:cs="Calibri"/>
          </w:rPr>
          <w:t>Core Installation Service Description</w:t>
        </w:r>
        <w:r w:rsidR="00CA7F60">
          <w:rPr>
            <w:webHidden/>
          </w:rPr>
          <w:tab/>
        </w:r>
        <w:r w:rsidR="00CA7F60">
          <w:rPr>
            <w:webHidden/>
          </w:rPr>
          <w:fldChar w:fldCharType="begin"/>
        </w:r>
        <w:r w:rsidR="00CA7F60">
          <w:rPr>
            <w:webHidden/>
          </w:rPr>
          <w:instrText xml:space="preserve"> PAGEREF _Toc443673242 \h </w:instrText>
        </w:r>
        <w:r w:rsidR="00CA7F60">
          <w:rPr>
            <w:webHidden/>
          </w:rPr>
        </w:r>
        <w:r w:rsidR="00CA7F60">
          <w:rPr>
            <w:webHidden/>
          </w:rPr>
          <w:fldChar w:fldCharType="separate"/>
        </w:r>
        <w:r w:rsidR="00CA7F60">
          <w:rPr>
            <w:webHidden/>
          </w:rPr>
          <w:t>22</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46" w:history="1">
        <w:r w:rsidR="00CA7F60" w:rsidRPr="00EF0702">
          <w:rPr>
            <w:rStyle w:val="Hyperlink"/>
            <w:rFonts w:ascii="Calibri" w:hAnsi="Calibri"/>
          </w:rPr>
          <w:t>5.1</w:t>
        </w:r>
        <w:r w:rsidR="00CA7F60">
          <w:rPr>
            <w:rFonts w:asciiTheme="minorHAnsi" w:eastAsiaTheme="minorEastAsia" w:hAnsiTheme="minorHAnsi" w:cstheme="minorBidi"/>
            <w:sz w:val="22"/>
            <w:szCs w:val="22"/>
            <w:lang w:eastAsia="en-US"/>
          </w:rPr>
          <w:tab/>
        </w:r>
        <w:r w:rsidR="00CA7F60" w:rsidRPr="00EF0702">
          <w:rPr>
            <w:rStyle w:val="Hyperlink"/>
            <w:rFonts w:ascii="Calibri" w:hAnsi="Calibri" w:cs="Calibri"/>
          </w:rPr>
          <w:t>Enterprise Imaging Business Analysis</w:t>
        </w:r>
        <w:r w:rsidR="00CA7F60">
          <w:rPr>
            <w:webHidden/>
          </w:rPr>
          <w:tab/>
        </w:r>
        <w:r w:rsidR="00CA7F60">
          <w:rPr>
            <w:webHidden/>
          </w:rPr>
          <w:fldChar w:fldCharType="begin"/>
        </w:r>
        <w:r w:rsidR="00CA7F60">
          <w:rPr>
            <w:webHidden/>
          </w:rPr>
          <w:instrText xml:space="preserve"> PAGEREF _Toc443673246 \h </w:instrText>
        </w:r>
        <w:r w:rsidR="00CA7F60">
          <w:rPr>
            <w:webHidden/>
          </w:rPr>
        </w:r>
        <w:r w:rsidR="00CA7F60">
          <w:rPr>
            <w:webHidden/>
          </w:rPr>
          <w:fldChar w:fldCharType="separate"/>
        </w:r>
        <w:r w:rsidR="00CA7F60">
          <w:rPr>
            <w:webHidden/>
          </w:rPr>
          <w:t>22</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47" w:history="1">
        <w:r w:rsidR="00CA7F60" w:rsidRPr="00EF0702">
          <w:rPr>
            <w:rStyle w:val="Hyperlink"/>
            <w:rFonts w:ascii="Calibri" w:hAnsi="Calibri"/>
          </w:rPr>
          <w:t>5.2</w:t>
        </w:r>
        <w:r w:rsidR="00CA7F60">
          <w:rPr>
            <w:rFonts w:asciiTheme="minorHAnsi" w:eastAsiaTheme="minorEastAsia" w:hAnsiTheme="minorHAnsi" w:cstheme="minorBidi"/>
            <w:sz w:val="22"/>
            <w:szCs w:val="22"/>
            <w:lang w:eastAsia="en-US"/>
          </w:rPr>
          <w:tab/>
        </w:r>
        <w:r w:rsidR="00CA7F60" w:rsidRPr="00EF0702">
          <w:rPr>
            <w:rStyle w:val="Hyperlink"/>
            <w:rFonts w:ascii="Calibri" w:hAnsi="Calibri" w:cs="Calibri"/>
          </w:rPr>
          <w:t>Enterprise Imaging Core OVA Deployment (TEST)</w:t>
        </w:r>
        <w:r w:rsidR="00CA7F60">
          <w:rPr>
            <w:webHidden/>
          </w:rPr>
          <w:tab/>
        </w:r>
        <w:r w:rsidR="00CA7F60">
          <w:rPr>
            <w:webHidden/>
          </w:rPr>
          <w:fldChar w:fldCharType="begin"/>
        </w:r>
        <w:r w:rsidR="00CA7F60">
          <w:rPr>
            <w:webHidden/>
          </w:rPr>
          <w:instrText xml:space="preserve"> PAGEREF _Toc443673247 \h </w:instrText>
        </w:r>
        <w:r w:rsidR="00CA7F60">
          <w:rPr>
            <w:webHidden/>
          </w:rPr>
        </w:r>
        <w:r w:rsidR="00CA7F60">
          <w:rPr>
            <w:webHidden/>
          </w:rPr>
          <w:fldChar w:fldCharType="separate"/>
        </w:r>
        <w:r w:rsidR="00CA7F60">
          <w:rPr>
            <w:webHidden/>
          </w:rPr>
          <w:t>22</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48" w:history="1">
        <w:r w:rsidR="00CA7F60" w:rsidRPr="00EF0702">
          <w:rPr>
            <w:rStyle w:val="Hyperlink"/>
            <w:rFonts w:ascii="Calibri" w:hAnsi="Calibri"/>
          </w:rPr>
          <w:t>5.3</w:t>
        </w:r>
        <w:r w:rsidR="00CA7F60">
          <w:rPr>
            <w:rFonts w:asciiTheme="minorHAnsi" w:eastAsiaTheme="minorEastAsia" w:hAnsiTheme="minorHAnsi" w:cstheme="minorBidi"/>
            <w:sz w:val="22"/>
            <w:szCs w:val="22"/>
            <w:lang w:eastAsia="en-US"/>
          </w:rPr>
          <w:tab/>
        </w:r>
        <w:r w:rsidR="00CA7F60" w:rsidRPr="00EF0702">
          <w:rPr>
            <w:rStyle w:val="Hyperlink"/>
            <w:rFonts w:ascii="Calibri" w:hAnsi="Calibri" w:cs="Calibri"/>
          </w:rPr>
          <w:t>Enterprise Imaging Component Software (TEST)</w:t>
        </w:r>
        <w:r w:rsidR="00CA7F60">
          <w:rPr>
            <w:webHidden/>
          </w:rPr>
          <w:tab/>
        </w:r>
        <w:r w:rsidR="00CA7F60">
          <w:rPr>
            <w:webHidden/>
          </w:rPr>
          <w:fldChar w:fldCharType="begin"/>
        </w:r>
        <w:r w:rsidR="00CA7F60">
          <w:rPr>
            <w:webHidden/>
          </w:rPr>
          <w:instrText xml:space="preserve"> PAGEREF _Toc443673248 \h </w:instrText>
        </w:r>
        <w:r w:rsidR="00CA7F60">
          <w:rPr>
            <w:webHidden/>
          </w:rPr>
        </w:r>
        <w:r w:rsidR="00CA7F60">
          <w:rPr>
            <w:webHidden/>
          </w:rPr>
          <w:fldChar w:fldCharType="separate"/>
        </w:r>
        <w:r w:rsidR="00CA7F60">
          <w:rPr>
            <w:webHidden/>
          </w:rPr>
          <w:t>23</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49" w:history="1">
        <w:r w:rsidR="00CA7F60" w:rsidRPr="00EF0702">
          <w:rPr>
            <w:rStyle w:val="Hyperlink"/>
            <w:rFonts w:ascii="Calibri" w:hAnsi="Calibri"/>
          </w:rPr>
          <w:t>5.4</w:t>
        </w:r>
        <w:r w:rsidR="00CA7F60">
          <w:rPr>
            <w:rFonts w:asciiTheme="minorHAnsi" w:eastAsiaTheme="minorEastAsia" w:hAnsiTheme="minorHAnsi" w:cstheme="minorBidi"/>
            <w:sz w:val="22"/>
            <w:szCs w:val="22"/>
            <w:lang w:eastAsia="en-US"/>
          </w:rPr>
          <w:tab/>
        </w:r>
        <w:r w:rsidR="00CA7F60" w:rsidRPr="00EF0702">
          <w:rPr>
            <w:rStyle w:val="Hyperlink"/>
            <w:rFonts w:ascii="Calibri" w:hAnsi="Calibri" w:cs="Calibri"/>
          </w:rPr>
          <w:t>Enterprise Imaging OVA Deployment (PROD)</w:t>
        </w:r>
        <w:r w:rsidR="00CA7F60">
          <w:rPr>
            <w:webHidden/>
          </w:rPr>
          <w:tab/>
        </w:r>
        <w:r w:rsidR="00CA7F60">
          <w:rPr>
            <w:webHidden/>
          </w:rPr>
          <w:fldChar w:fldCharType="begin"/>
        </w:r>
        <w:r w:rsidR="00CA7F60">
          <w:rPr>
            <w:webHidden/>
          </w:rPr>
          <w:instrText xml:space="preserve"> PAGEREF _Toc443673249 \h </w:instrText>
        </w:r>
        <w:r w:rsidR="00CA7F60">
          <w:rPr>
            <w:webHidden/>
          </w:rPr>
        </w:r>
        <w:r w:rsidR="00CA7F60">
          <w:rPr>
            <w:webHidden/>
          </w:rPr>
          <w:fldChar w:fldCharType="separate"/>
        </w:r>
        <w:r w:rsidR="00CA7F60">
          <w:rPr>
            <w:webHidden/>
          </w:rPr>
          <w:t>23</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50" w:history="1">
        <w:r w:rsidR="00CA7F60" w:rsidRPr="00EF0702">
          <w:rPr>
            <w:rStyle w:val="Hyperlink"/>
            <w:rFonts w:ascii="Calibri" w:hAnsi="Calibri"/>
          </w:rPr>
          <w:t>5.5</w:t>
        </w:r>
        <w:r w:rsidR="00CA7F60">
          <w:rPr>
            <w:rFonts w:asciiTheme="minorHAnsi" w:eastAsiaTheme="minorEastAsia" w:hAnsiTheme="minorHAnsi" w:cstheme="minorBidi"/>
            <w:sz w:val="22"/>
            <w:szCs w:val="22"/>
            <w:lang w:eastAsia="en-US"/>
          </w:rPr>
          <w:tab/>
        </w:r>
        <w:r w:rsidR="00CA7F60" w:rsidRPr="00EF0702">
          <w:rPr>
            <w:rStyle w:val="Hyperlink"/>
            <w:rFonts w:ascii="Calibri" w:hAnsi="Calibri" w:cs="Calibri"/>
          </w:rPr>
          <w:t>Enterprise Imaging Component Software (PROD)</w:t>
        </w:r>
        <w:r w:rsidR="00CA7F60">
          <w:rPr>
            <w:webHidden/>
          </w:rPr>
          <w:tab/>
        </w:r>
        <w:r w:rsidR="00CA7F60">
          <w:rPr>
            <w:webHidden/>
          </w:rPr>
          <w:fldChar w:fldCharType="begin"/>
        </w:r>
        <w:r w:rsidR="00CA7F60">
          <w:rPr>
            <w:webHidden/>
          </w:rPr>
          <w:instrText xml:space="preserve"> PAGEREF _Toc443673250 \h </w:instrText>
        </w:r>
        <w:r w:rsidR="00CA7F60">
          <w:rPr>
            <w:webHidden/>
          </w:rPr>
        </w:r>
        <w:r w:rsidR="00CA7F60">
          <w:rPr>
            <w:webHidden/>
          </w:rPr>
          <w:fldChar w:fldCharType="separate"/>
        </w:r>
        <w:r w:rsidR="00CA7F60">
          <w:rPr>
            <w:webHidden/>
          </w:rPr>
          <w:t>23</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51" w:history="1">
        <w:r w:rsidR="00CA7F60" w:rsidRPr="00EF0702">
          <w:rPr>
            <w:rStyle w:val="Hyperlink"/>
            <w:rFonts w:ascii="Calibri" w:hAnsi="Calibri"/>
          </w:rPr>
          <w:t>5.6</w:t>
        </w:r>
        <w:r w:rsidR="00CA7F60">
          <w:rPr>
            <w:rFonts w:asciiTheme="minorHAnsi" w:eastAsiaTheme="minorEastAsia" w:hAnsiTheme="minorHAnsi" w:cstheme="minorBidi"/>
            <w:sz w:val="22"/>
            <w:szCs w:val="22"/>
            <w:lang w:eastAsia="en-US"/>
          </w:rPr>
          <w:tab/>
        </w:r>
        <w:r w:rsidR="00CA7F60" w:rsidRPr="00EF0702">
          <w:rPr>
            <w:rStyle w:val="Hyperlink"/>
            <w:rFonts w:ascii="Calibri" w:hAnsi="Calibri" w:cs="Calibri"/>
          </w:rPr>
          <w:t>Enterprise Imaging Component Installations</w:t>
        </w:r>
        <w:r w:rsidR="00CA7F60">
          <w:rPr>
            <w:webHidden/>
          </w:rPr>
          <w:tab/>
        </w:r>
        <w:r w:rsidR="00CA7F60">
          <w:rPr>
            <w:webHidden/>
          </w:rPr>
          <w:fldChar w:fldCharType="begin"/>
        </w:r>
        <w:r w:rsidR="00CA7F60">
          <w:rPr>
            <w:webHidden/>
          </w:rPr>
          <w:instrText xml:space="preserve"> PAGEREF _Toc443673251 \h </w:instrText>
        </w:r>
        <w:r w:rsidR="00CA7F60">
          <w:rPr>
            <w:webHidden/>
          </w:rPr>
        </w:r>
        <w:r w:rsidR="00CA7F60">
          <w:rPr>
            <w:webHidden/>
          </w:rPr>
          <w:fldChar w:fldCharType="separate"/>
        </w:r>
        <w:r w:rsidR="00CA7F60">
          <w:rPr>
            <w:webHidden/>
          </w:rPr>
          <w:t>23</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52" w:history="1">
        <w:r w:rsidR="00CA7F60" w:rsidRPr="00EF0702">
          <w:rPr>
            <w:rStyle w:val="Hyperlink"/>
            <w:rFonts w:ascii="Calibri" w:hAnsi="Calibri" w:cs="Calibri"/>
          </w:rPr>
          <w:t>System Scaling</w:t>
        </w:r>
        <w:r w:rsidR="00CA7F60">
          <w:rPr>
            <w:webHidden/>
          </w:rPr>
          <w:tab/>
        </w:r>
        <w:r w:rsidR="00CA7F60">
          <w:rPr>
            <w:webHidden/>
          </w:rPr>
          <w:fldChar w:fldCharType="begin"/>
        </w:r>
        <w:r w:rsidR="00CA7F60">
          <w:rPr>
            <w:webHidden/>
          </w:rPr>
          <w:instrText xml:space="preserve"> PAGEREF _Toc443673252 \h </w:instrText>
        </w:r>
        <w:r w:rsidR="00CA7F60">
          <w:rPr>
            <w:webHidden/>
          </w:rPr>
        </w:r>
        <w:r w:rsidR="00CA7F60">
          <w:rPr>
            <w:webHidden/>
          </w:rPr>
          <w:fldChar w:fldCharType="separate"/>
        </w:r>
        <w:r w:rsidR="00CA7F60">
          <w:rPr>
            <w:webHidden/>
          </w:rPr>
          <w:t>26</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53" w:history="1">
        <w:r w:rsidR="00CA7F60" w:rsidRPr="00EF0702">
          <w:rPr>
            <w:rStyle w:val="Hyperlink"/>
            <w:rFonts w:ascii="Calibri" w:hAnsi="Calibri" w:cs="Calibri"/>
          </w:rPr>
          <w:t>System Language</w:t>
        </w:r>
        <w:r w:rsidR="00CA7F60">
          <w:rPr>
            <w:webHidden/>
          </w:rPr>
          <w:tab/>
        </w:r>
        <w:r w:rsidR="00CA7F60">
          <w:rPr>
            <w:webHidden/>
          </w:rPr>
          <w:fldChar w:fldCharType="begin"/>
        </w:r>
        <w:r w:rsidR="00CA7F60">
          <w:rPr>
            <w:webHidden/>
          </w:rPr>
          <w:instrText xml:space="preserve"> PAGEREF _Toc443673253 \h </w:instrText>
        </w:r>
        <w:r w:rsidR="00CA7F60">
          <w:rPr>
            <w:webHidden/>
          </w:rPr>
        </w:r>
        <w:r w:rsidR="00CA7F60">
          <w:rPr>
            <w:webHidden/>
          </w:rPr>
          <w:fldChar w:fldCharType="separate"/>
        </w:r>
        <w:r w:rsidR="00CA7F60">
          <w:rPr>
            <w:webHidden/>
          </w:rPr>
          <w:t>26</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54" w:history="1">
        <w:r w:rsidR="00CA7F60" w:rsidRPr="00EF0702">
          <w:rPr>
            <w:rStyle w:val="Hyperlink"/>
            <w:rFonts w:ascii="Calibri" w:hAnsi="Calibri" w:cs="Calibri"/>
          </w:rPr>
          <w:t>References</w:t>
        </w:r>
        <w:r w:rsidR="00CA7F60">
          <w:rPr>
            <w:webHidden/>
          </w:rPr>
          <w:tab/>
        </w:r>
        <w:r w:rsidR="00CA7F60">
          <w:rPr>
            <w:webHidden/>
          </w:rPr>
          <w:fldChar w:fldCharType="begin"/>
        </w:r>
        <w:r w:rsidR="00CA7F60">
          <w:rPr>
            <w:webHidden/>
          </w:rPr>
          <w:instrText xml:space="preserve"> PAGEREF _Toc443673254 \h </w:instrText>
        </w:r>
        <w:r w:rsidR="00CA7F60">
          <w:rPr>
            <w:webHidden/>
          </w:rPr>
        </w:r>
        <w:r w:rsidR="00CA7F60">
          <w:rPr>
            <w:webHidden/>
          </w:rPr>
          <w:fldChar w:fldCharType="separate"/>
        </w:r>
        <w:r w:rsidR="00CA7F60">
          <w:rPr>
            <w:webHidden/>
          </w:rPr>
          <w:t>27</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55" w:history="1">
        <w:r w:rsidR="00CA7F60" w:rsidRPr="00EF0702">
          <w:rPr>
            <w:rStyle w:val="Hyperlink"/>
            <w:rFonts w:ascii="Calibri" w:hAnsi="Calibri" w:cs="Calibri"/>
          </w:rPr>
          <w:t>Solution Deployment and Data Flow Diagrams</w:t>
        </w:r>
        <w:r w:rsidR="00CA7F60">
          <w:rPr>
            <w:webHidden/>
          </w:rPr>
          <w:tab/>
        </w:r>
        <w:r w:rsidR="00CA7F60">
          <w:rPr>
            <w:webHidden/>
          </w:rPr>
          <w:fldChar w:fldCharType="begin"/>
        </w:r>
        <w:r w:rsidR="00CA7F60">
          <w:rPr>
            <w:webHidden/>
          </w:rPr>
          <w:instrText xml:space="preserve"> PAGEREF _Toc443673255 \h </w:instrText>
        </w:r>
        <w:r w:rsidR="00CA7F60">
          <w:rPr>
            <w:webHidden/>
          </w:rPr>
        </w:r>
        <w:r w:rsidR="00CA7F60">
          <w:rPr>
            <w:webHidden/>
          </w:rPr>
          <w:fldChar w:fldCharType="separate"/>
        </w:r>
        <w:r w:rsidR="00CA7F60">
          <w:rPr>
            <w:webHidden/>
          </w:rPr>
          <w:t>27</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56" w:history="1">
        <w:r w:rsidR="00CA7F60" w:rsidRPr="00EF0702">
          <w:rPr>
            <w:rStyle w:val="Hyperlink"/>
            <w:rFonts w:ascii="Calibri" w:hAnsi="Calibri" w:cs="Calibri"/>
          </w:rPr>
          <w:t>Network Specifications</w:t>
        </w:r>
        <w:r w:rsidR="00CA7F60">
          <w:rPr>
            <w:webHidden/>
          </w:rPr>
          <w:tab/>
        </w:r>
        <w:r w:rsidR="00CA7F60">
          <w:rPr>
            <w:webHidden/>
          </w:rPr>
          <w:fldChar w:fldCharType="begin"/>
        </w:r>
        <w:r w:rsidR="00CA7F60">
          <w:rPr>
            <w:webHidden/>
          </w:rPr>
          <w:instrText xml:space="preserve"> PAGEREF _Toc443673256 \h </w:instrText>
        </w:r>
        <w:r w:rsidR="00CA7F60">
          <w:rPr>
            <w:webHidden/>
          </w:rPr>
        </w:r>
        <w:r w:rsidR="00CA7F60">
          <w:rPr>
            <w:webHidden/>
          </w:rPr>
          <w:fldChar w:fldCharType="separate"/>
        </w:r>
        <w:r w:rsidR="00CA7F60">
          <w:rPr>
            <w:webHidden/>
          </w:rPr>
          <w:t>28</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57" w:history="1">
        <w:r w:rsidR="00CA7F60" w:rsidRPr="00EF0702">
          <w:rPr>
            <w:rStyle w:val="Hyperlink"/>
            <w:rFonts w:ascii="Calibri" w:hAnsi="Calibri" w:cs="Calibri"/>
          </w:rPr>
          <w:t>Licenses and Auxiliary Equipment</w:t>
        </w:r>
        <w:r w:rsidR="00CA7F60">
          <w:rPr>
            <w:webHidden/>
          </w:rPr>
          <w:tab/>
        </w:r>
        <w:r w:rsidR="00CA7F60">
          <w:rPr>
            <w:webHidden/>
          </w:rPr>
          <w:fldChar w:fldCharType="begin"/>
        </w:r>
        <w:r w:rsidR="00CA7F60">
          <w:rPr>
            <w:webHidden/>
          </w:rPr>
          <w:instrText xml:space="preserve"> PAGEREF _Toc443673257 \h </w:instrText>
        </w:r>
        <w:r w:rsidR="00CA7F60">
          <w:rPr>
            <w:webHidden/>
          </w:rPr>
        </w:r>
        <w:r w:rsidR="00CA7F60">
          <w:rPr>
            <w:webHidden/>
          </w:rPr>
          <w:fldChar w:fldCharType="separate"/>
        </w:r>
        <w:r w:rsidR="00CA7F60">
          <w:rPr>
            <w:webHidden/>
          </w:rPr>
          <w:t>29</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58" w:history="1">
        <w:r w:rsidR="00CA7F60" w:rsidRPr="00EF0702">
          <w:rPr>
            <w:rStyle w:val="Hyperlink"/>
            <w:rFonts w:ascii="Calibri" w:hAnsi="Calibri" w:cs="Calibri"/>
          </w:rPr>
          <w:t>Connection to DICOM Modalities</w:t>
        </w:r>
        <w:r w:rsidR="00CA7F60">
          <w:rPr>
            <w:webHidden/>
          </w:rPr>
          <w:tab/>
        </w:r>
        <w:r w:rsidR="00CA7F60">
          <w:rPr>
            <w:webHidden/>
          </w:rPr>
          <w:fldChar w:fldCharType="begin"/>
        </w:r>
        <w:r w:rsidR="00CA7F60">
          <w:rPr>
            <w:webHidden/>
          </w:rPr>
          <w:instrText xml:space="preserve"> PAGEREF _Toc443673258 \h </w:instrText>
        </w:r>
        <w:r w:rsidR="00CA7F60">
          <w:rPr>
            <w:webHidden/>
          </w:rPr>
        </w:r>
        <w:r w:rsidR="00CA7F60">
          <w:rPr>
            <w:webHidden/>
          </w:rPr>
          <w:fldChar w:fldCharType="separate"/>
        </w:r>
        <w:r w:rsidR="00CA7F60">
          <w:rPr>
            <w:webHidden/>
          </w:rPr>
          <w:t>29</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59" w:history="1">
        <w:r w:rsidR="00CA7F60" w:rsidRPr="00EF0702">
          <w:rPr>
            <w:rStyle w:val="Hyperlink"/>
            <w:rFonts w:ascii="Calibri" w:hAnsi="Calibri" w:cs="Calibri"/>
          </w:rPr>
          <w:t>Task-Driven Workflows</w:t>
        </w:r>
        <w:r w:rsidR="00CA7F60">
          <w:rPr>
            <w:webHidden/>
          </w:rPr>
          <w:tab/>
        </w:r>
        <w:r w:rsidR="00CA7F60">
          <w:rPr>
            <w:webHidden/>
          </w:rPr>
          <w:fldChar w:fldCharType="begin"/>
        </w:r>
        <w:r w:rsidR="00CA7F60">
          <w:rPr>
            <w:webHidden/>
          </w:rPr>
          <w:instrText xml:space="preserve"> PAGEREF _Toc443673259 \h </w:instrText>
        </w:r>
        <w:r w:rsidR="00CA7F60">
          <w:rPr>
            <w:webHidden/>
          </w:rPr>
        </w:r>
        <w:r w:rsidR="00CA7F60">
          <w:rPr>
            <w:webHidden/>
          </w:rPr>
          <w:fldChar w:fldCharType="separate"/>
        </w:r>
        <w:r w:rsidR="00CA7F60">
          <w:rPr>
            <w:webHidden/>
          </w:rPr>
          <w:t>30</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60" w:history="1">
        <w:r w:rsidR="00CA7F60" w:rsidRPr="00EF0702">
          <w:rPr>
            <w:rStyle w:val="Hyperlink"/>
            <w:rFonts w:ascii="Calibri" w:hAnsi="Calibri" w:cs="Calibri"/>
          </w:rPr>
          <w:t>Training</w:t>
        </w:r>
        <w:r w:rsidR="00CA7F60">
          <w:rPr>
            <w:webHidden/>
          </w:rPr>
          <w:tab/>
        </w:r>
        <w:r w:rsidR="00CA7F60">
          <w:rPr>
            <w:webHidden/>
          </w:rPr>
          <w:fldChar w:fldCharType="begin"/>
        </w:r>
        <w:r w:rsidR="00CA7F60">
          <w:rPr>
            <w:webHidden/>
          </w:rPr>
          <w:instrText xml:space="preserve"> PAGEREF _Toc443673260 \h </w:instrText>
        </w:r>
        <w:r w:rsidR="00CA7F60">
          <w:rPr>
            <w:webHidden/>
          </w:rPr>
        </w:r>
        <w:r w:rsidR="00CA7F60">
          <w:rPr>
            <w:webHidden/>
          </w:rPr>
          <w:fldChar w:fldCharType="separate"/>
        </w:r>
        <w:r w:rsidR="00CA7F60">
          <w:rPr>
            <w:webHidden/>
          </w:rPr>
          <w:t>30</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61" w:history="1">
        <w:r w:rsidR="00CA7F60" w:rsidRPr="00EF0702">
          <w:rPr>
            <w:rStyle w:val="Hyperlink"/>
            <w:rFonts w:ascii="Calibri" w:hAnsi="Calibri" w:cs="Calibri"/>
          </w:rPr>
          <w:t>Customer Managed Infrastructure Solution</w:t>
        </w:r>
        <w:r w:rsidR="00CA7F60">
          <w:rPr>
            <w:webHidden/>
          </w:rPr>
          <w:tab/>
        </w:r>
        <w:r w:rsidR="00CA7F60">
          <w:rPr>
            <w:webHidden/>
          </w:rPr>
          <w:fldChar w:fldCharType="begin"/>
        </w:r>
        <w:r w:rsidR="00CA7F60">
          <w:rPr>
            <w:webHidden/>
          </w:rPr>
          <w:instrText xml:space="preserve"> PAGEREF _Toc443673261 \h </w:instrText>
        </w:r>
        <w:r w:rsidR="00CA7F60">
          <w:rPr>
            <w:webHidden/>
          </w:rPr>
        </w:r>
        <w:r w:rsidR="00CA7F60">
          <w:rPr>
            <w:webHidden/>
          </w:rPr>
          <w:fldChar w:fldCharType="separate"/>
        </w:r>
        <w:r w:rsidR="00CA7F60">
          <w:rPr>
            <w:webHidden/>
          </w:rPr>
          <w:t>31</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62" w:history="1">
        <w:r w:rsidR="00CA7F60" w:rsidRPr="00EF0702">
          <w:rPr>
            <w:rStyle w:val="Hyperlink"/>
            <w:rFonts w:ascii="Calibri" w:hAnsi="Calibri" w:cs="Calibri"/>
          </w:rPr>
          <w:t>Customer Managed Storage</w:t>
        </w:r>
        <w:r w:rsidR="00CA7F60">
          <w:rPr>
            <w:webHidden/>
          </w:rPr>
          <w:tab/>
        </w:r>
        <w:r w:rsidR="00CA7F60">
          <w:rPr>
            <w:webHidden/>
          </w:rPr>
          <w:fldChar w:fldCharType="begin"/>
        </w:r>
        <w:r w:rsidR="00CA7F60">
          <w:rPr>
            <w:webHidden/>
          </w:rPr>
          <w:instrText xml:space="preserve"> PAGEREF _Toc443673262 \h </w:instrText>
        </w:r>
        <w:r w:rsidR="00CA7F60">
          <w:rPr>
            <w:webHidden/>
          </w:rPr>
        </w:r>
        <w:r w:rsidR="00CA7F60">
          <w:rPr>
            <w:webHidden/>
          </w:rPr>
          <w:fldChar w:fldCharType="separate"/>
        </w:r>
        <w:r w:rsidR="00CA7F60">
          <w:rPr>
            <w:webHidden/>
          </w:rPr>
          <w:t>32</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63" w:history="1">
        <w:r w:rsidR="00CA7F60" w:rsidRPr="00EF0702">
          <w:rPr>
            <w:rStyle w:val="Hyperlink"/>
            <w:rFonts w:ascii="Calibri" w:hAnsi="Calibri" w:cs="Calibri"/>
          </w:rPr>
          <w:t>Agfa Roles and Responsibilities for a Customer Managed Storage Solution</w:t>
        </w:r>
        <w:r w:rsidR="00CA7F60">
          <w:rPr>
            <w:webHidden/>
          </w:rPr>
          <w:tab/>
        </w:r>
        <w:r w:rsidR="00CA7F60">
          <w:rPr>
            <w:webHidden/>
          </w:rPr>
          <w:fldChar w:fldCharType="begin"/>
        </w:r>
        <w:r w:rsidR="00CA7F60">
          <w:rPr>
            <w:webHidden/>
          </w:rPr>
          <w:instrText xml:space="preserve"> PAGEREF _Toc443673263 \h </w:instrText>
        </w:r>
        <w:r w:rsidR="00CA7F60">
          <w:rPr>
            <w:webHidden/>
          </w:rPr>
        </w:r>
        <w:r w:rsidR="00CA7F60">
          <w:rPr>
            <w:webHidden/>
          </w:rPr>
          <w:fldChar w:fldCharType="separate"/>
        </w:r>
        <w:r w:rsidR="00CA7F60">
          <w:rPr>
            <w:webHidden/>
          </w:rPr>
          <w:t>32</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64" w:history="1">
        <w:r w:rsidR="00CA7F60" w:rsidRPr="00EF0702">
          <w:rPr>
            <w:rStyle w:val="Hyperlink"/>
            <w:rFonts w:ascii="Calibri" w:hAnsi="Calibri" w:cs="Calibri"/>
          </w:rPr>
          <w:t>Ongoing storage integration services added into the service maintenance agreement (SMA)</w:t>
        </w:r>
        <w:r w:rsidR="00CA7F60">
          <w:rPr>
            <w:webHidden/>
          </w:rPr>
          <w:tab/>
        </w:r>
        <w:r w:rsidR="00CA7F60">
          <w:rPr>
            <w:webHidden/>
          </w:rPr>
          <w:fldChar w:fldCharType="begin"/>
        </w:r>
        <w:r w:rsidR="00CA7F60">
          <w:rPr>
            <w:webHidden/>
          </w:rPr>
          <w:instrText xml:space="preserve"> PAGEREF _Toc443673264 \h </w:instrText>
        </w:r>
        <w:r w:rsidR="00CA7F60">
          <w:rPr>
            <w:webHidden/>
          </w:rPr>
        </w:r>
        <w:r w:rsidR="00CA7F60">
          <w:rPr>
            <w:webHidden/>
          </w:rPr>
          <w:fldChar w:fldCharType="separate"/>
        </w:r>
        <w:r w:rsidR="00CA7F60">
          <w:rPr>
            <w:webHidden/>
          </w:rPr>
          <w:t>32</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65" w:history="1">
        <w:r w:rsidR="00CA7F60" w:rsidRPr="00EF0702">
          <w:rPr>
            <w:rStyle w:val="Hyperlink"/>
            <w:rFonts w:ascii="Calibri" w:hAnsi="Calibri" w:cs="Calibri"/>
          </w:rPr>
          <w:t>Customer’s Roles and Responsibilities for a Customer Managed Storage Solution</w:t>
        </w:r>
        <w:r w:rsidR="00CA7F60">
          <w:rPr>
            <w:webHidden/>
          </w:rPr>
          <w:tab/>
        </w:r>
        <w:r w:rsidR="00CA7F60">
          <w:rPr>
            <w:webHidden/>
          </w:rPr>
          <w:fldChar w:fldCharType="begin"/>
        </w:r>
        <w:r w:rsidR="00CA7F60">
          <w:rPr>
            <w:webHidden/>
          </w:rPr>
          <w:instrText xml:space="preserve"> PAGEREF _Toc443673265 \h </w:instrText>
        </w:r>
        <w:r w:rsidR="00CA7F60">
          <w:rPr>
            <w:webHidden/>
          </w:rPr>
        </w:r>
        <w:r w:rsidR="00CA7F60">
          <w:rPr>
            <w:webHidden/>
          </w:rPr>
          <w:fldChar w:fldCharType="separate"/>
        </w:r>
        <w:r w:rsidR="00CA7F60">
          <w:rPr>
            <w:webHidden/>
          </w:rPr>
          <w:t>33</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66" w:history="1">
        <w:r w:rsidR="00CA7F60" w:rsidRPr="00EF0702">
          <w:rPr>
            <w:rStyle w:val="Hyperlink"/>
            <w:rFonts w:ascii="Calibri" w:hAnsi="Calibri" w:cs="Calibri"/>
          </w:rPr>
          <w:t>Agfa Roles and Responsibilities for Customer Managed VMWare environments</w:t>
        </w:r>
        <w:r w:rsidR="00CA7F60">
          <w:rPr>
            <w:webHidden/>
          </w:rPr>
          <w:tab/>
        </w:r>
        <w:r w:rsidR="00CA7F60">
          <w:rPr>
            <w:webHidden/>
          </w:rPr>
          <w:fldChar w:fldCharType="begin"/>
        </w:r>
        <w:r w:rsidR="00CA7F60">
          <w:rPr>
            <w:webHidden/>
          </w:rPr>
          <w:instrText xml:space="preserve"> PAGEREF _Toc443673266 \h </w:instrText>
        </w:r>
        <w:r w:rsidR="00CA7F60">
          <w:rPr>
            <w:webHidden/>
          </w:rPr>
        </w:r>
        <w:r w:rsidR="00CA7F60">
          <w:rPr>
            <w:webHidden/>
          </w:rPr>
          <w:fldChar w:fldCharType="separate"/>
        </w:r>
        <w:r w:rsidR="00CA7F60">
          <w:rPr>
            <w:webHidden/>
          </w:rPr>
          <w:t>34</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67" w:history="1">
        <w:r w:rsidR="00CA7F60" w:rsidRPr="00EF0702">
          <w:rPr>
            <w:rStyle w:val="Hyperlink"/>
            <w:rFonts w:ascii="Calibri" w:hAnsi="Calibri" w:cs="Calibri"/>
          </w:rPr>
          <w:t>Customer’s Roles and Responsibilities for Customer Managed VMWare Environments</w:t>
        </w:r>
        <w:r w:rsidR="00CA7F60">
          <w:rPr>
            <w:webHidden/>
          </w:rPr>
          <w:tab/>
        </w:r>
        <w:r w:rsidR="00CA7F60">
          <w:rPr>
            <w:webHidden/>
          </w:rPr>
          <w:fldChar w:fldCharType="begin"/>
        </w:r>
        <w:r w:rsidR="00CA7F60">
          <w:rPr>
            <w:webHidden/>
          </w:rPr>
          <w:instrText xml:space="preserve"> PAGEREF _Toc443673267 \h </w:instrText>
        </w:r>
        <w:r w:rsidR="00CA7F60">
          <w:rPr>
            <w:webHidden/>
          </w:rPr>
        </w:r>
        <w:r w:rsidR="00CA7F60">
          <w:rPr>
            <w:webHidden/>
          </w:rPr>
          <w:fldChar w:fldCharType="separate"/>
        </w:r>
        <w:r w:rsidR="00CA7F60">
          <w:rPr>
            <w:webHidden/>
          </w:rPr>
          <w:t>35</w:t>
        </w:r>
        <w:r w:rsidR="00CA7F60">
          <w:rPr>
            <w:webHidden/>
          </w:rPr>
          <w:fldChar w:fldCharType="end"/>
        </w:r>
      </w:hyperlink>
    </w:p>
    <w:p w:rsidR="00CA7F60" w:rsidRDefault="00E954CA">
      <w:pPr>
        <w:pStyle w:val="TOC2"/>
        <w:rPr>
          <w:rFonts w:asciiTheme="minorHAnsi" w:eastAsiaTheme="minorEastAsia" w:hAnsiTheme="minorHAnsi" w:cstheme="minorBidi"/>
          <w:sz w:val="22"/>
          <w:szCs w:val="22"/>
          <w:lang w:eastAsia="en-US"/>
        </w:rPr>
      </w:pPr>
      <w:hyperlink w:anchor="_Toc443673268" w:history="1">
        <w:r w:rsidR="00CA7F60" w:rsidRPr="00EF0702">
          <w:rPr>
            <w:rStyle w:val="Hyperlink"/>
            <w:rFonts w:ascii="Calibri" w:hAnsi="Calibri" w:cs="Calibri"/>
          </w:rPr>
          <w:t>Business Continuity</w:t>
        </w:r>
        <w:r w:rsidR="00CA7F60">
          <w:rPr>
            <w:webHidden/>
          </w:rPr>
          <w:tab/>
        </w:r>
        <w:r w:rsidR="00CA7F60">
          <w:rPr>
            <w:webHidden/>
          </w:rPr>
          <w:fldChar w:fldCharType="begin"/>
        </w:r>
        <w:r w:rsidR="00CA7F60">
          <w:rPr>
            <w:webHidden/>
          </w:rPr>
          <w:instrText xml:space="preserve"> PAGEREF _Toc443673268 \h </w:instrText>
        </w:r>
        <w:r w:rsidR="00CA7F60">
          <w:rPr>
            <w:webHidden/>
          </w:rPr>
        </w:r>
        <w:r w:rsidR="00CA7F60">
          <w:rPr>
            <w:webHidden/>
          </w:rPr>
          <w:fldChar w:fldCharType="separate"/>
        </w:r>
        <w:r w:rsidR="00CA7F60">
          <w:rPr>
            <w:webHidden/>
          </w:rPr>
          <w:t>36</w:t>
        </w:r>
        <w:r w:rsidR="00CA7F60">
          <w:rPr>
            <w:webHidden/>
          </w:rPr>
          <w:fldChar w:fldCharType="end"/>
        </w:r>
      </w:hyperlink>
    </w:p>
    <w:p w:rsidR="00CA7F60" w:rsidRDefault="00E954CA">
      <w:pPr>
        <w:pStyle w:val="TOC1"/>
        <w:rPr>
          <w:rFonts w:asciiTheme="minorHAnsi" w:eastAsiaTheme="minorEastAsia" w:hAnsiTheme="minorHAnsi" w:cstheme="minorBidi"/>
          <w:b w:val="0"/>
          <w:sz w:val="22"/>
          <w:lang w:eastAsia="en-US"/>
        </w:rPr>
      </w:pPr>
      <w:hyperlink w:anchor="_Toc443673269" w:history="1">
        <w:r w:rsidR="00CA7F60" w:rsidRPr="00EF0702">
          <w:rPr>
            <w:rStyle w:val="Hyperlink"/>
            <w:rFonts w:ascii="Calibri" w:hAnsi="Calibri"/>
          </w:rPr>
          <w:t>6</w:t>
        </w:r>
        <w:r w:rsidR="00CA7F60">
          <w:rPr>
            <w:rFonts w:asciiTheme="minorHAnsi" w:eastAsiaTheme="minorEastAsia" w:hAnsiTheme="minorHAnsi" w:cstheme="minorBidi"/>
            <w:b w:val="0"/>
            <w:sz w:val="22"/>
            <w:lang w:eastAsia="en-US"/>
          </w:rPr>
          <w:tab/>
        </w:r>
        <w:r w:rsidR="00CA7F60" w:rsidRPr="00EF0702">
          <w:rPr>
            <w:rStyle w:val="Hyperlink"/>
            <w:rFonts w:ascii="Calibri" w:hAnsi="Calibri" w:cs="Calibri"/>
          </w:rPr>
          <w:t>SOW ACCEPTANCE</w:t>
        </w:r>
        <w:r w:rsidR="00CA7F60">
          <w:rPr>
            <w:webHidden/>
          </w:rPr>
          <w:tab/>
        </w:r>
        <w:r w:rsidR="00CA7F60">
          <w:rPr>
            <w:webHidden/>
          </w:rPr>
          <w:fldChar w:fldCharType="begin"/>
        </w:r>
        <w:r w:rsidR="00CA7F60">
          <w:rPr>
            <w:webHidden/>
          </w:rPr>
          <w:instrText xml:space="preserve"> PAGEREF _Toc443673269 \h </w:instrText>
        </w:r>
        <w:r w:rsidR="00CA7F60">
          <w:rPr>
            <w:webHidden/>
          </w:rPr>
        </w:r>
        <w:r w:rsidR="00CA7F60">
          <w:rPr>
            <w:webHidden/>
          </w:rPr>
          <w:fldChar w:fldCharType="separate"/>
        </w:r>
        <w:r w:rsidR="00CA7F60">
          <w:rPr>
            <w:webHidden/>
          </w:rPr>
          <w:t>59</w:t>
        </w:r>
        <w:r w:rsidR="00CA7F60">
          <w:rPr>
            <w:webHidden/>
          </w:rPr>
          <w:fldChar w:fldCharType="end"/>
        </w:r>
      </w:hyperlink>
    </w:p>
    <w:p w:rsidR="006952E8" w:rsidRDefault="006952E8" w:rsidP="00C658A0">
      <w:pPr>
        <w:rPr>
          <w:lang w:val="fr-FR"/>
        </w:rPr>
      </w:pPr>
      <w:r w:rsidRPr="0098306D">
        <w:rPr>
          <w:rFonts w:ascii="Calibri" w:hAnsi="Calibri" w:cs="Calibri"/>
          <w:lang w:val="fr-FR"/>
        </w:rPr>
        <w:fldChar w:fldCharType="end"/>
      </w:r>
    </w:p>
    <w:p w:rsidR="007B5EA1" w:rsidRPr="00A9482E" w:rsidRDefault="007B5EA1" w:rsidP="00C658A0">
      <w:pPr>
        <w:rPr>
          <w:lang w:val="fr-FR"/>
        </w:rPr>
        <w:sectPr w:rsidR="007B5EA1" w:rsidRPr="00A9482E" w:rsidSect="00EA117D">
          <w:headerReference w:type="default" r:id="rId10"/>
          <w:footerReference w:type="default" r:id="rId11"/>
          <w:pgSz w:w="12240" w:h="15840" w:code="1"/>
          <w:pgMar w:top="1440" w:right="1440" w:bottom="1267" w:left="1440" w:header="720" w:footer="432" w:gutter="0"/>
          <w:cols w:space="720"/>
          <w:titlePg/>
          <w:docGrid w:linePitch="360"/>
        </w:sectPr>
      </w:pPr>
    </w:p>
    <w:p w:rsidR="00165AFD" w:rsidRPr="00463C90" w:rsidRDefault="00165AFD" w:rsidP="00165AFD">
      <w:pPr>
        <w:pStyle w:val="Heading1"/>
        <w:numPr>
          <w:ilvl w:val="0"/>
          <w:numId w:val="12"/>
        </w:numPr>
        <w:tabs>
          <w:tab w:val="clear" w:pos="432"/>
          <w:tab w:val="num" w:pos="144"/>
        </w:tabs>
        <w:rPr>
          <w:rFonts w:ascii="Calibri" w:hAnsi="Calibri" w:cs="Calibri"/>
        </w:rPr>
      </w:pPr>
      <w:bookmarkStart w:id="21" w:name="_Toc443673215"/>
      <w:bookmarkStart w:id="22" w:name="_Toc247011016"/>
      <w:r w:rsidRPr="00463C90">
        <w:rPr>
          <w:rFonts w:ascii="Calibri" w:hAnsi="Calibri" w:cs="Calibri"/>
        </w:rPr>
        <w:lastRenderedPageBreak/>
        <w:t>PURPOSE OF THIS DOCUMENT</w:t>
      </w:r>
      <w:bookmarkEnd w:id="21"/>
    </w:p>
    <w:p w:rsidR="00165AFD" w:rsidRPr="00463C90" w:rsidRDefault="00165AFD" w:rsidP="00165AFD">
      <w:pPr>
        <w:pStyle w:val="BodyText"/>
        <w:rPr>
          <w:rFonts w:ascii="Calibri" w:hAnsi="Calibri" w:cs="Calibri"/>
        </w:rPr>
      </w:pPr>
      <w:r w:rsidRPr="00463C90">
        <w:rPr>
          <w:rFonts w:ascii="Calibri" w:hAnsi="Calibri" w:cs="Calibri"/>
        </w:rPr>
        <w:t xml:space="preserve">Agfa HealthCare (“Agfa”) is the provider of the solution (“System”) and services to be delivered to </w:t>
      </w:r>
      <w:r w:rsidR="00053CB5">
        <w:rPr>
          <w:rFonts w:ascii="Calibri" w:hAnsi="Calibri" w:cs="Calibri"/>
        </w:rPr>
        <w:t>South Texas Radiology</w:t>
      </w:r>
      <w:r w:rsidRPr="00463C90">
        <w:rPr>
          <w:rFonts w:ascii="Calibri" w:hAnsi="Calibri" w:cs="Calibri"/>
        </w:rPr>
        <w:t xml:space="preserve"> (“Customer”) as described in this Statement of Work (“SOW”) Addendum.   Sharing patient information, including clinical images and reports across the hospital enterprise, will improve the delivery of services, enhance quality of care, improve efficiency of care and allow for improved communication and collaboration among the Circle of Care providers.  Successful integration will improve completeness, accuracy, relevancy and consistency of the imaging health record documentation.  Finally, the solution will provide complete and legible access of clinical data at the point of care to support clinical decision-making.  </w:t>
      </w:r>
    </w:p>
    <w:p w:rsidR="00165AFD" w:rsidRPr="00463C90" w:rsidRDefault="00165AFD" w:rsidP="00165AFD">
      <w:pPr>
        <w:rPr>
          <w:rFonts w:ascii="Calibri" w:hAnsi="Calibri" w:cs="Calibri"/>
        </w:rPr>
      </w:pPr>
      <w:r w:rsidRPr="00463C90">
        <w:rPr>
          <w:rFonts w:ascii="Calibri" w:hAnsi="Calibri" w:cs="Calibri"/>
        </w:rPr>
        <w:t>This SOW defines project scope, environment, and responsibilities mutually agreed to by Customer and Agfa prior to project kickoff in order to guide delivery of the solution.  Project phasing and project delivery timing are documented in the Project Plan, which is delivered to Customer after Project kickoff.</w:t>
      </w:r>
    </w:p>
    <w:p w:rsidR="00165AFD" w:rsidRPr="00463C90" w:rsidRDefault="00165AFD" w:rsidP="00165AFD">
      <w:pPr>
        <w:pStyle w:val="Heading2"/>
        <w:numPr>
          <w:ilvl w:val="1"/>
          <w:numId w:val="12"/>
        </w:numPr>
        <w:tabs>
          <w:tab w:val="clear" w:pos="576"/>
          <w:tab w:val="num" w:pos="432"/>
        </w:tabs>
        <w:rPr>
          <w:rFonts w:ascii="Calibri" w:hAnsi="Calibri" w:cs="Calibri"/>
          <w:lang w:val="en-US"/>
        </w:rPr>
      </w:pPr>
      <w:bookmarkStart w:id="23" w:name="_Toc442708725"/>
      <w:bookmarkStart w:id="24" w:name="_Toc442708793"/>
      <w:bookmarkStart w:id="25" w:name="_Toc442709458"/>
      <w:bookmarkStart w:id="26" w:name="_Toc442709524"/>
      <w:bookmarkStart w:id="27" w:name="_Toc442709590"/>
      <w:bookmarkStart w:id="28" w:name="_Toc414544383"/>
      <w:bookmarkStart w:id="29" w:name="_Toc443673216"/>
      <w:bookmarkStart w:id="30" w:name="_Toc424838356"/>
      <w:bookmarkStart w:id="31" w:name="_Toc425356706"/>
      <w:bookmarkStart w:id="32" w:name="_Toc291517200"/>
      <w:bookmarkEnd w:id="22"/>
      <w:bookmarkEnd w:id="23"/>
      <w:bookmarkEnd w:id="24"/>
      <w:bookmarkEnd w:id="25"/>
      <w:bookmarkEnd w:id="26"/>
      <w:bookmarkEnd w:id="27"/>
      <w:r w:rsidRPr="00463C90">
        <w:rPr>
          <w:rFonts w:ascii="Calibri" w:hAnsi="Calibri" w:cs="Calibri"/>
        </w:rPr>
        <w:t xml:space="preserve">Enterprise Imaging </w:t>
      </w:r>
      <w:r w:rsidR="00001582" w:rsidRPr="00463C90">
        <w:rPr>
          <w:rFonts w:ascii="Calibri" w:hAnsi="Calibri" w:cs="Calibri"/>
          <w:lang w:val="en-US"/>
        </w:rPr>
        <w:t>CSP (</w:t>
      </w:r>
      <w:r w:rsidR="007E53ED" w:rsidRPr="00463C90">
        <w:rPr>
          <w:rFonts w:ascii="Calibri" w:hAnsi="Calibri" w:cs="Calibri"/>
        </w:rPr>
        <w:t>Workflow</w:t>
      </w:r>
      <w:r w:rsidR="00001582" w:rsidRPr="00463C90">
        <w:rPr>
          <w:rFonts w:ascii="Calibri" w:hAnsi="Calibri" w:cs="Calibri"/>
          <w:lang w:val="en-US"/>
        </w:rPr>
        <w:t>)</w:t>
      </w:r>
      <w:r w:rsidRPr="00463C90">
        <w:rPr>
          <w:rFonts w:ascii="Calibri" w:hAnsi="Calibri" w:cs="Calibri"/>
        </w:rPr>
        <w:t xml:space="preserve"> Overview</w:t>
      </w:r>
      <w:bookmarkEnd w:id="28"/>
      <w:bookmarkEnd w:id="29"/>
    </w:p>
    <w:p w:rsidR="00165AFD" w:rsidRPr="00463C90" w:rsidRDefault="00165AFD" w:rsidP="00165AFD">
      <w:pPr>
        <w:autoSpaceDE w:val="0"/>
        <w:autoSpaceDN w:val="0"/>
        <w:adjustRightInd w:val="0"/>
        <w:spacing w:after="0"/>
        <w:ind w:left="576"/>
        <w:rPr>
          <w:rFonts w:ascii="Calibri" w:hAnsi="Calibri" w:cs="Calibri"/>
          <w:lang w:eastAsia="en-US"/>
        </w:rPr>
      </w:pPr>
      <w:r w:rsidRPr="00463C90">
        <w:rPr>
          <w:rFonts w:ascii="Calibri" w:hAnsi="Calibri" w:cs="Calibri"/>
        </w:rPr>
        <w:t xml:space="preserve">Enterprise Imaging </w:t>
      </w:r>
      <w:r w:rsidR="00001582" w:rsidRPr="00463C90">
        <w:rPr>
          <w:rFonts w:ascii="Calibri" w:hAnsi="Calibri" w:cs="Calibri"/>
        </w:rPr>
        <w:t>CSP (</w:t>
      </w:r>
      <w:r w:rsidR="007E53ED" w:rsidRPr="00463C90">
        <w:rPr>
          <w:rFonts w:ascii="Calibri" w:hAnsi="Calibri" w:cs="Calibri"/>
        </w:rPr>
        <w:t>Workflow</w:t>
      </w:r>
      <w:r w:rsidR="00001582" w:rsidRPr="00463C90">
        <w:rPr>
          <w:rFonts w:ascii="Calibri" w:hAnsi="Calibri" w:cs="Calibri"/>
        </w:rPr>
        <w:t>)</w:t>
      </w:r>
      <w:r w:rsidRPr="00463C90">
        <w:rPr>
          <w:rFonts w:ascii="Calibri" w:hAnsi="Calibri" w:cs="Calibri"/>
        </w:rPr>
        <w:t xml:space="preserve"> is a client/server departmental solution.  </w:t>
      </w:r>
      <w:r w:rsidRPr="00463C90">
        <w:rPr>
          <w:rFonts w:ascii="Calibri" w:hAnsi="Calibri" w:cs="Calibri"/>
          <w:lang w:eastAsia="en-US"/>
        </w:rPr>
        <w:t xml:space="preserve">The key responsibility for Enterprise Imaging </w:t>
      </w:r>
      <w:r w:rsidR="007E53ED" w:rsidRPr="00463C90">
        <w:rPr>
          <w:rFonts w:ascii="Calibri" w:hAnsi="Calibri" w:cs="Calibri"/>
          <w:lang w:eastAsia="en-US"/>
        </w:rPr>
        <w:t>Workflow</w:t>
      </w:r>
      <w:r w:rsidRPr="00463C90">
        <w:rPr>
          <w:rFonts w:ascii="Calibri" w:hAnsi="Calibri" w:cs="Calibri"/>
          <w:lang w:eastAsia="en-US"/>
        </w:rPr>
        <w:t xml:space="preserve"> is to provide order and scheduling in Enterprise Imaging for any departments that do not currently have these capabilities, as well as act as an image manager for studies in progress.  The Enterprise Imaging </w:t>
      </w:r>
      <w:r w:rsidR="007E53ED" w:rsidRPr="00463C90">
        <w:rPr>
          <w:rFonts w:ascii="Calibri" w:hAnsi="Calibri" w:cs="Calibri"/>
          <w:lang w:eastAsia="en-US"/>
        </w:rPr>
        <w:t>Workflow</w:t>
      </w:r>
      <w:r w:rsidRPr="00463C90">
        <w:rPr>
          <w:rFonts w:ascii="Calibri" w:hAnsi="Calibri" w:cs="Calibri"/>
          <w:lang w:eastAsia="en-US"/>
        </w:rPr>
        <w:t xml:space="preserve"> component will create and fill orders.   Orders that are already filled can also be passed as </w:t>
      </w:r>
      <w:r w:rsidR="00095A66" w:rsidRPr="00463C90">
        <w:rPr>
          <w:rFonts w:ascii="Calibri" w:hAnsi="Calibri" w:cs="Calibri"/>
          <w:lang w:eastAsia="en-US"/>
        </w:rPr>
        <w:t xml:space="preserve">well.  Enterprise Imaging (CSP - </w:t>
      </w:r>
      <w:r w:rsidRPr="00463C90">
        <w:rPr>
          <w:rFonts w:ascii="Calibri" w:hAnsi="Calibri" w:cs="Calibri"/>
          <w:lang w:eastAsia="en-US"/>
        </w:rPr>
        <w:t xml:space="preserve">Enterprise Imaging </w:t>
      </w:r>
      <w:r w:rsidR="007E53ED" w:rsidRPr="00463C90">
        <w:rPr>
          <w:rFonts w:ascii="Calibri" w:hAnsi="Calibri" w:cs="Calibri"/>
          <w:lang w:eastAsia="en-US"/>
        </w:rPr>
        <w:t>Workflow</w:t>
      </w:r>
      <w:r w:rsidR="00095A66" w:rsidRPr="00463C90">
        <w:rPr>
          <w:rFonts w:ascii="Calibri" w:hAnsi="Calibri" w:cs="Calibri"/>
          <w:lang w:eastAsia="en-US"/>
        </w:rPr>
        <w:t>)</w:t>
      </w:r>
      <w:r w:rsidRPr="00463C90">
        <w:rPr>
          <w:rFonts w:ascii="Calibri" w:hAnsi="Calibri" w:cs="Calibri"/>
          <w:lang w:eastAsia="en-US"/>
        </w:rPr>
        <w:t xml:space="preserve"> assumes responsibility for </w:t>
      </w:r>
      <w:r w:rsidR="00095A66" w:rsidRPr="00463C90">
        <w:rPr>
          <w:rFonts w:ascii="Calibri" w:hAnsi="Calibri" w:cs="Calibri"/>
          <w:lang w:eastAsia="en-US"/>
        </w:rPr>
        <w:t xml:space="preserve">reconciliation / QC Fix-Up, verification, </w:t>
      </w:r>
      <w:r w:rsidRPr="00463C90">
        <w:rPr>
          <w:rFonts w:ascii="Calibri" w:hAnsi="Calibri" w:cs="Calibri"/>
          <w:lang w:eastAsia="en-US"/>
        </w:rPr>
        <w:t xml:space="preserve">DICOM Modality Worklist (DMWL), and DICOM MPPS. </w:t>
      </w:r>
    </w:p>
    <w:p w:rsidR="00165AFD" w:rsidRPr="00463C90" w:rsidRDefault="00165AFD" w:rsidP="00165AFD">
      <w:pPr>
        <w:autoSpaceDE w:val="0"/>
        <w:autoSpaceDN w:val="0"/>
        <w:adjustRightInd w:val="0"/>
        <w:spacing w:after="0"/>
        <w:ind w:left="576"/>
        <w:rPr>
          <w:rFonts w:ascii="Calibri" w:hAnsi="Calibri" w:cs="Calibri"/>
          <w:lang w:eastAsia="en-US"/>
        </w:rPr>
      </w:pPr>
    </w:p>
    <w:p w:rsidR="00165AFD" w:rsidRPr="00463C90" w:rsidRDefault="00165AFD" w:rsidP="00165AFD">
      <w:pPr>
        <w:ind w:left="576"/>
        <w:rPr>
          <w:rFonts w:ascii="Calibri" w:hAnsi="Calibri" w:cs="Calibri"/>
        </w:rPr>
      </w:pPr>
      <w:r w:rsidRPr="00463C90">
        <w:rPr>
          <w:rFonts w:ascii="Calibri" w:hAnsi="Calibri" w:cs="Calibri"/>
        </w:rPr>
        <w:t xml:space="preserve">The Enterprise Imaging </w:t>
      </w:r>
      <w:r w:rsidR="007E53ED" w:rsidRPr="00463C90">
        <w:rPr>
          <w:rFonts w:ascii="Calibri" w:hAnsi="Calibri" w:cs="Calibri"/>
        </w:rPr>
        <w:t>Workflow</w:t>
      </w:r>
      <w:r w:rsidRPr="00463C90">
        <w:rPr>
          <w:rFonts w:ascii="Calibri" w:hAnsi="Calibri" w:cs="Calibri"/>
        </w:rPr>
        <w:t xml:space="preserve"> core components are the:</w:t>
      </w:r>
    </w:p>
    <w:p w:rsidR="00C936D5" w:rsidRDefault="00C936D5" w:rsidP="00165AFD">
      <w:pPr>
        <w:ind w:left="1440"/>
        <w:rPr>
          <w:rFonts w:ascii="Calibri" w:hAnsi="Calibri" w:cs="Calibri"/>
          <w:b/>
          <w:u w:val="single"/>
        </w:rPr>
      </w:pPr>
    </w:p>
    <w:p w:rsidR="00165AFD" w:rsidRPr="00463C90" w:rsidRDefault="00165AFD" w:rsidP="00165AFD">
      <w:pPr>
        <w:ind w:left="1440"/>
        <w:rPr>
          <w:rFonts w:ascii="Calibri" w:hAnsi="Calibri" w:cs="Calibri"/>
          <w:b/>
          <w:u w:val="single"/>
        </w:rPr>
      </w:pPr>
      <w:r w:rsidRPr="00463C90">
        <w:rPr>
          <w:rFonts w:ascii="Calibri" w:hAnsi="Calibri" w:cs="Calibri"/>
          <w:b/>
          <w:u w:val="single"/>
        </w:rPr>
        <w:t>Database Management System</w:t>
      </w:r>
    </w:p>
    <w:p w:rsidR="00165AFD" w:rsidRPr="00463C90" w:rsidRDefault="00165AFD" w:rsidP="00165AFD">
      <w:pPr>
        <w:ind w:left="1440"/>
        <w:rPr>
          <w:rFonts w:ascii="Calibri" w:hAnsi="Calibri" w:cs="Calibri"/>
        </w:rPr>
      </w:pPr>
      <w:r w:rsidRPr="00463C90">
        <w:rPr>
          <w:rFonts w:ascii="Calibri" w:hAnsi="Calibri" w:cs="Calibri"/>
        </w:rPr>
        <w:t xml:space="preserve">The Enterprise Imaging </w:t>
      </w:r>
      <w:r w:rsidR="007E53ED" w:rsidRPr="00463C90">
        <w:rPr>
          <w:rFonts w:ascii="Calibri" w:hAnsi="Calibri" w:cs="Calibri"/>
        </w:rPr>
        <w:t>Workflow</w:t>
      </w:r>
      <w:r w:rsidRPr="00463C90">
        <w:rPr>
          <w:rFonts w:ascii="Calibri" w:hAnsi="Calibri" w:cs="Calibri"/>
        </w:rPr>
        <w:t xml:space="preserve"> Database Management System (“DBMS”) is deployed utilizing Oracle to provide, among other responsibilities, data indexing, and patient demographic information services for studies it manages.  </w:t>
      </w:r>
    </w:p>
    <w:p w:rsidR="00165AFD" w:rsidRPr="00463C90" w:rsidRDefault="00165AFD" w:rsidP="00165AFD">
      <w:pPr>
        <w:ind w:left="1440"/>
        <w:rPr>
          <w:rFonts w:ascii="Calibri" w:hAnsi="Calibri" w:cs="Calibri"/>
        </w:rPr>
      </w:pPr>
      <w:r w:rsidRPr="00463C90">
        <w:rPr>
          <w:rFonts w:ascii="Calibri" w:hAnsi="Calibri" w:cs="Calibri"/>
          <w:b/>
          <w:u w:val="single"/>
        </w:rPr>
        <w:t>Application Server</w:t>
      </w:r>
    </w:p>
    <w:p w:rsidR="00095A66" w:rsidRDefault="00165AFD" w:rsidP="00095A66">
      <w:pPr>
        <w:ind w:left="1440"/>
        <w:rPr>
          <w:rFonts w:ascii="Calibri" w:hAnsi="Calibri" w:cs="Calibri"/>
        </w:rPr>
      </w:pPr>
      <w:r w:rsidRPr="00463C90">
        <w:rPr>
          <w:rFonts w:ascii="Calibri" w:hAnsi="Calibri" w:cs="Calibri"/>
        </w:rPr>
        <w:t xml:space="preserve">The Enterprise Imaging </w:t>
      </w:r>
      <w:r w:rsidR="007E53ED" w:rsidRPr="00463C90">
        <w:rPr>
          <w:rFonts w:ascii="Calibri" w:hAnsi="Calibri" w:cs="Calibri"/>
        </w:rPr>
        <w:t>Workflow</w:t>
      </w:r>
      <w:r w:rsidRPr="00463C90">
        <w:rPr>
          <w:rFonts w:ascii="Calibri" w:hAnsi="Calibri" w:cs="Calibri"/>
        </w:rPr>
        <w:t xml:space="preserve"> Application Server service hosts the primary business logic of Enterprise Imaging </w:t>
      </w:r>
      <w:r w:rsidR="007E53ED" w:rsidRPr="00463C90">
        <w:rPr>
          <w:rFonts w:ascii="Calibri" w:hAnsi="Calibri" w:cs="Calibri"/>
        </w:rPr>
        <w:t>Workflow</w:t>
      </w:r>
      <w:r w:rsidRPr="00463C90">
        <w:rPr>
          <w:rFonts w:ascii="Calibri" w:hAnsi="Calibri" w:cs="Calibri"/>
        </w:rPr>
        <w:t xml:space="preserve">.  All DICOM studies will be archived to the Enterprise Imaging VNA component.  All Reports generated in Enterprise Imaging </w:t>
      </w:r>
      <w:r w:rsidR="007E53ED" w:rsidRPr="00463C90">
        <w:rPr>
          <w:rFonts w:ascii="Calibri" w:hAnsi="Calibri" w:cs="Calibri"/>
        </w:rPr>
        <w:t>Workflow</w:t>
      </w:r>
      <w:r w:rsidRPr="00463C90">
        <w:rPr>
          <w:rFonts w:ascii="Calibri" w:hAnsi="Calibri" w:cs="Calibri"/>
        </w:rPr>
        <w:t xml:space="preserve"> will generate a HL7 ORU message which will be converted into DICOM SR object by the Enterprise Imaging </w:t>
      </w:r>
      <w:r w:rsidR="007E53ED" w:rsidRPr="00463C90">
        <w:rPr>
          <w:rFonts w:ascii="Calibri" w:hAnsi="Calibri" w:cs="Calibri"/>
        </w:rPr>
        <w:t>Verify</w:t>
      </w:r>
      <w:r w:rsidRPr="00463C90">
        <w:rPr>
          <w:rFonts w:ascii="Calibri" w:hAnsi="Calibri" w:cs="Calibri"/>
        </w:rPr>
        <w:t xml:space="preserve"> component.  All Orders filled by Enterprise Imaging </w:t>
      </w:r>
      <w:r w:rsidR="007E53ED" w:rsidRPr="00463C90">
        <w:rPr>
          <w:rFonts w:ascii="Calibri" w:hAnsi="Calibri" w:cs="Calibri"/>
        </w:rPr>
        <w:t>Workflow</w:t>
      </w:r>
      <w:r w:rsidRPr="00463C90">
        <w:rPr>
          <w:rFonts w:ascii="Calibri" w:hAnsi="Calibri" w:cs="Calibri"/>
        </w:rPr>
        <w:t xml:space="preserve"> will output a HL7 ORM when the study is received by the Enterprise Imaging </w:t>
      </w:r>
      <w:r w:rsidR="007E53ED" w:rsidRPr="00463C90">
        <w:rPr>
          <w:rFonts w:ascii="Calibri" w:hAnsi="Calibri" w:cs="Calibri"/>
        </w:rPr>
        <w:t>Workflow</w:t>
      </w:r>
      <w:r w:rsidRPr="00463C90">
        <w:rPr>
          <w:rFonts w:ascii="Calibri" w:hAnsi="Calibri" w:cs="Calibri"/>
        </w:rPr>
        <w:t xml:space="preserve"> component.  Enterprise Imaging </w:t>
      </w:r>
      <w:r w:rsidR="007E53ED" w:rsidRPr="00463C90">
        <w:rPr>
          <w:rFonts w:ascii="Calibri" w:hAnsi="Calibri" w:cs="Calibri"/>
        </w:rPr>
        <w:t>Workflow</w:t>
      </w:r>
      <w:r w:rsidRPr="00463C90">
        <w:rPr>
          <w:rFonts w:ascii="Calibri" w:hAnsi="Calibri" w:cs="Calibri"/>
        </w:rPr>
        <w:t xml:space="preserve"> also includes the Enterprise Imaging </w:t>
      </w:r>
      <w:r w:rsidR="007E53ED" w:rsidRPr="00463C90">
        <w:rPr>
          <w:rFonts w:ascii="Calibri" w:hAnsi="Calibri" w:cs="Calibri"/>
        </w:rPr>
        <w:t>Capture</w:t>
      </w:r>
      <w:r w:rsidRPr="00463C90">
        <w:rPr>
          <w:rFonts w:ascii="Calibri" w:hAnsi="Calibri" w:cs="Calibri"/>
        </w:rPr>
        <w:t xml:space="preserve"> components that handle many digital Image/Video upload capabilities.</w:t>
      </w:r>
    </w:p>
    <w:p w:rsidR="00C936D5" w:rsidRPr="00463C90" w:rsidRDefault="00C936D5" w:rsidP="00C936D5">
      <w:pPr>
        <w:ind w:left="1440"/>
        <w:rPr>
          <w:rFonts w:ascii="Calibri" w:hAnsi="Calibri" w:cs="Calibri"/>
          <w:b/>
          <w:u w:val="single"/>
        </w:rPr>
      </w:pPr>
      <w:r w:rsidRPr="00463C90">
        <w:rPr>
          <w:rFonts w:ascii="Calibri" w:hAnsi="Calibri" w:cs="Calibri"/>
          <w:b/>
          <w:u w:val="single"/>
        </w:rPr>
        <w:t>Online Cache, PRIORS Cache and Nearline Archive Storage</w:t>
      </w:r>
    </w:p>
    <w:p w:rsidR="00C936D5" w:rsidRPr="00463C90" w:rsidRDefault="00C936D5" w:rsidP="00C936D5">
      <w:pPr>
        <w:ind w:left="1440"/>
        <w:rPr>
          <w:rFonts w:ascii="Calibri" w:hAnsi="Calibri" w:cs="Calibri"/>
        </w:rPr>
      </w:pPr>
      <w:r w:rsidRPr="00463C90">
        <w:rPr>
          <w:rFonts w:ascii="Calibri" w:hAnsi="Calibri" w:cs="Calibri"/>
        </w:rPr>
        <w:t>The Enterprise Imaging VNA Online Cache (Cache), PRIORS Cache (Cache), and Nearline Archive (“Archive”) storage tiers provide temporary and long term storage of data received by the SAS and indexed by the DBMS.</w:t>
      </w:r>
    </w:p>
    <w:p w:rsidR="00165AFD" w:rsidRPr="00463C90" w:rsidRDefault="00165AFD" w:rsidP="00095A66">
      <w:pPr>
        <w:ind w:left="1440"/>
        <w:rPr>
          <w:rFonts w:ascii="Calibri" w:hAnsi="Calibri" w:cs="Calibri"/>
        </w:rPr>
      </w:pPr>
      <w:r w:rsidRPr="00463C90">
        <w:rPr>
          <w:rFonts w:ascii="Calibri" w:hAnsi="Calibri" w:cs="Calibri"/>
          <w:b/>
          <w:u w:val="single"/>
        </w:rPr>
        <w:t>Load Balancer</w:t>
      </w:r>
    </w:p>
    <w:p w:rsidR="00165AFD" w:rsidRPr="00463C90" w:rsidRDefault="00053CB5" w:rsidP="00165AFD">
      <w:pPr>
        <w:ind w:left="1440"/>
        <w:rPr>
          <w:rFonts w:ascii="Calibri" w:hAnsi="Calibri" w:cs="Calibri"/>
        </w:rPr>
      </w:pPr>
      <w:r>
        <w:rPr>
          <w:rFonts w:ascii="Calibri" w:hAnsi="Calibri" w:cs="Calibri"/>
        </w:rPr>
        <w:t>A</w:t>
      </w:r>
      <w:r w:rsidR="00165AFD" w:rsidRPr="00463C90">
        <w:rPr>
          <w:rFonts w:ascii="Calibri" w:hAnsi="Calibri" w:cs="Calibri"/>
        </w:rPr>
        <w:t xml:space="preserve"> Load Balancer provides for load balancing across a highly available stateless two application server environment. </w:t>
      </w:r>
    </w:p>
    <w:p w:rsidR="00165AFD" w:rsidRPr="00463C90" w:rsidRDefault="00165AFD" w:rsidP="00165AFD">
      <w:pPr>
        <w:pStyle w:val="Heading2"/>
        <w:numPr>
          <w:ilvl w:val="1"/>
          <w:numId w:val="12"/>
        </w:numPr>
        <w:tabs>
          <w:tab w:val="clear" w:pos="576"/>
          <w:tab w:val="num" w:pos="432"/>
        </w:tabs>
        <w:rPr>
          <w:rFonts w:ascii="Calibri" w:hAnsi="Calibri" w:cs="Calibri"/>
        </w:rPr>
      </w:pPr>
      <w:bookmarkStart w:id="33" w:name="_Toc414544385"/>
      <w:bookmarkStart w:id="34" w:name="_Toc443673217"/>
      <w:r w:rsidRPr="00463C90">
        <w:rPr>
          <w:rFonts w:ascii="Calibri" w:hAnsi="Calibri" w:cs="Calibri"/>
        </w:rPr>
        <w:lastRenderedPageBreak/>
        <w:t xml:space="preserve">Enterprise Imaging </w:t>
      </w:r>
      <w:r w:rsidR="002C2E74" w:rsidRPr="00463C90">
        <w:rPr>
          <w:rFonts w:ascii="Calibri" w:hAnsi="Calibri" w:cs="Calibri"/>
          <w:lang w:val="en-US"/>
        </w:rPr>
        <w:t>CWP (</w:t>
      </w:r>
      <w:r w:rsidRPr="00463C90">
        <w:rPr>
          <w:rFonts w:ascii="Calibri" w:hAnsi="Calibri" w:cs="Calibri"/>
        </w:rPr>
        <w:t>XERO</w:t>
      </w:r>
      <w:r w:rsidR="002C2E74" w:rsidRPr="00463C90">
        <w:rPr>
          <w:rFonts w:ascii="Calibri" w:hAnsi="Calibri" w:cs="Calibri"/>
          <w:lang w:val="en-US"/>
        </w:rPr>
        <w:t>)</w:t>
      </w:r>
      <w:r w:rsidRPr="00463C90">
        <w:rPr>
          <w:rFonts w:ascii="Calibri" w:hAnsi="Calibri" w:cs="Calibri"/>
        </w:rPr>
        <w:t xml:space="preserve"> Overview</w:t>
      </w:r>
      <w:bookmarkEnd w:id="33"/>
      <w:bookmarkEnd w:id="34"/>
    </w:p>
    <w:p w:rsidR="00165AFD" w:rsidRPr="00463C90" w:rsidRDefault="00165AFD" w:rsidP="00165AFD">
      <w:pPr>
        <w:ind w:left="576"/>
        <w:rPr>
          <w:rFonts w:ascii="Calibri" w:hAnsi="Calibri" w:cs="Calibri"/>
        </w:rPr>
      </w:pPr>
      <w:r w:rsidRPr="00463C90">
        <w:rPr>
          <w:rFonts w:ascii="Calibri" w:hAnsi="Calibri" w:cs="Calibri"/>
        </w:rPr>
        <w:t xml:space="preserve">Enterprise Imaging </w:t>
      </w:r>
      <w:r w:rsidR="002C2E74" w:rsidRPr="00463C90">
        <w:rPr>
          <w:rFonts w:ascii="Calibri" w:hAnsi="Calibri" w:cs="Calibri"/>
        </w:rPr>
        <w:t>CWP (</w:t>
      </w:r>
      <w:r w:rsidRPr="00463C90">
        <w:rPr>
          <w:rFonts w:ascii="Calibri" w:hAnsi="Calibri" w:cs="Calibri"/>
        </w:rPr>
        <w:t>XERO</w:t>
      </w:r>
      <w:r w:rsidR="002C2E74" w:rsidRPr="00463C90">
        <w:rPr>
          <w:rFonts w:ascii="Calibri" w:hAnsi="Calibri" w:cs="Calibri"/>
        </w:rPr>
        <w:t>)</w:t>
      </w:r>
      <w:r w:rsidRPr="00463C90">
        <w:rPr>
          <w:rFonts w:ascii="Calibri" w:hAnsi="Calibri" w:cs="Calibri"/>
        </w:rPr>
        <w:t xml:space="preserve"> provides reference Image and Report viewing in Enterprise Imaging.  It provides a URL interface that EMR companies can launch to display the patient longitudinal record. Enterprise Imaging XERO can be accessed through common HTML5 browser or, by implementing APIs, embedded within host applications such as Clinical Information Systems, Electronic Health Records, and Web Portal Applications.</w:t>
      </w:r>
      <w:r w:rsidRPr="00463C90" w:rsidDel="00813B12">
        <w:rPr>
          <w:rFonts w:ascii="Calibri" w:hAnsi="Calibri" w:cs="Calibri"/>
        </w:rPr>
        <w:t xml:space="preserve"> </w:t>
      </w:r>
      <w:r w:rsidRPr="00463C90">
        <w:rPr>
          <w:rFonts w:ascii="Calibri" w:hAnsi="Calibri" w:cs="Calibri"/>
        </w:rPr>
        <w:t xml:space="preserve"> </w:t>
      </w:r>
      <w:r w:rsidR="008931AA" w:rsidRPr="00463C90">
        <w:rPr>
          <w:rFonts w:ascii="Calibri" w:hAnsi="Calibri" w:cs="Calibri"/>
        </w:rPr>
        <w:t>XERO Exchange Network is configured for cross-system / location viewing of studies from 3</w:t>
      </w:r>
      <w:r w:rsidR="008931AA" w:rsidRPr="00463C90">
        <w:rPr>
          <w:rFonts w:ascii="Calibri" w:hAnsi="Calibri" w:cs="Calibri"/>
          <w:vertAlign w:val="superscript"/>
        </w:rPr>
        <w:t>rd</w:t>
      </w:r>
      <w:r w:rsidR="008931AA" w:rsidRPr="00463C90">
        <w:rPr>
          <w:rFonts w:ascii="Calibri" w:hAnsi="Calibri" w:cs="Calibri"/>
        </w:rPr>
        <w:t xml:space="preserve"> Party Systems (PACS, C-PACS, IMS) via CWP (XERO) without having to store or archive the study.  </w:t>
      </w:r>
    </w:p>
    <w:p w:rsidR="00165AFD" w:rsidRPr="00463C90" w:rsidRDefault="00165AFD" w:rsidP="00165AFD">
      <w:pPr>
        <w:pStyle w:val="Heading2"/>
        <w:numPr>
          <w:ilvl w:val="1"/>
          <w:numId w:val="12"/>
        </w:numPr>
        <w:tabs>
          <w:tab w:val="clear" w:pos="576"/>
          <w:tab w:val="num" w:pos="432"/>
        </w:tabs>
        <w:rPr>
          <w:rFonts w:ascii="Calibri" w:hAnsi="Calibri" w:cs="Calibri"/>
        </w:rPr>
      </w:pPr>
      <w:bookmarkStart w:id="35" w:name="_Toc442708731"/>
      <w:bookmarkStart w:id="36" w:name="_Toc442708799"/>
      <w:bookmarkStart w:id="37" w:name="_Toc442709464"/>
      <w:bookmarkStart w:id="38" w:name="_Toc442709530"/>
      <w:bookmarkStart w:id="39" w:name="_Toc442709596"/>
      <w:bookmarkStart w:id="40" w:name="_Toc414544388"/>
      <w:bookmarkStart w:id="41" w:name="_Toc443673218"/>
      <w:bookmarkEnd w:id="35"/>
      <w:bookmarkEnd w:id="36"/>
      <w:bookmarkEnd w:id="37"/>
      <w:bookmarkEnd w:id="38"/>
      <w:bookmarkEnd w:id="39"/>
      <w:r w:rsidRPr="00463C90">
        <w:rPr>
          <w:rFonts w:ascii="Calibri" w:hAnsi="Calibri" w:cs="Calibri"/>
        </w:rPr>
        <w:t xml:space="preserve">Enterprise Imaging </w:t>
      </w:r>
      <w:r w:rsidR="007E53ED" w:rsidRPr="00463C90">
        <w:rPr>
          <w:rFonts w:ascii="Calibri" w:hAnsi="Calibri" w:cs="Calibri"/>
        </w:rPr>
        <w:t>Connect</w:t>
      </w:r>
      <w:r w:rsidRPr="00463C90">
        <w:rPr>
          <w:rFonts w:ascii="Calibri" w:hAnsi="Calibri" w:cs="Calibri"/>
          <w:lang w:val="en-US"/>
        </w:rPr>
        <w:t xml:space="preserve"> Overview</w:t>
      </w:r>
      <w:bookmarkEnd w:id="40"/>
      <w:bookmarkEnd w:id="41"/>
    </w:p>
    <w:p w:rsidR="00165AFD" w:rsidRPr="00463C90" w:rsidRDefault="00165AFD" w:rsidP="00165AFD">
      <w:pPr>
        <w:ind w:left="540"/>
        <w:rPr>
          <w:rFonts w:ascii="Calibri" w:hAnsi="Calibri" w:cs="Calibri"/>
        </w:rPr>
      </w:pPr>
      <w:r w:rsidRPr="00463C90">
        <w:rPr>
          <w:rFonts w:ascii="Calibri" w:hAnsi="Calibri" w:cs="Calibri"/>
        </w:rPr>
        <w:t xml:space="preserve">This component is the HL7 interface engine for Enterprise Imaging, and is responsible for handling all the HL7 message traffic in/out of Enterprise Imaging.  </w:t>
      </w:r>
      <w:r w:rsidR="007E53ED" w:rsidRPr="00463C90">
        <w:rPr>
          <w:rFonts w:ascii="Calibri" w:hAnsi="Calibri" w:cs="Calibri"/>
        </w:rPr>
        <w:t xml:space="preserve">Connect is required in all VNA-centric deployments of Enterprise Imaging.  </w:t>
      </w:r>
      <w:r w:rsidRPr="00463C90">
        <w:rPr>
          <w:rFonts w:ascii="Calibri" w:hAnsi="Calibri" w:cs="Calibri"/>
        </w:rPr>
        <w:t xml:space="preserve">Enterprise Imaging </w:t>
      </w:r>
      <w:r w:rsidR="007E53ED" w:rsidRPr="00463C90">
        <w:rPr>
          <w:rFonts w:ascii="Calibri" w:hAnsi="Calibri" w:cs="Calibri"/>
        </w:rPr>
        <w:t>Connect</w:t>
      </w:r>
      <w:r w:rsidRPr="00463C90">
        <w:rPr>
          <w:rFonts w:ascii="Calibri" w:hAnsi="Calibri" w:cs="Calibri"/>
        </w:rPr>
        <w:t xml:space="preserve"> also handles all HL7 messages within the Enterprise Imaging systems.  The one exception is the direct HL7 messages between Enterprise Imaging VNA and Enterprise Imaging </w:t>
      </w:r>
      <w:r w:rsidR="007E53ED" w:rsidRPr="00463C90">
        <w:rPr>
          <w:rFonts w:ascii="Calibri" w:hAnsi="Calibri" w:cs="Calibri"/>
        </w:rPr>
        <w:t>Verify</w:t>
      </w:r>
      <w:r w:rsidRPr="00463C90">
        <w:rPr>
          <w:rFonts w:ascii="Calibri" w:hAnsi="Calibri" w:cs="Calibri"/>
        </w:rPr>
        <w:t xml:space="preserve"> used for HIS Verification services.</w:t>
      </w:r>
      <w:r w:rsidR="007E53ED" w:rsidRPr="00463C90">
        <w:rPr>
          <w:rFonts w:ascii="Calibri" w:hAnsi="Calibri" w:cs="Calibri"/>
        </w:rPr>
        <w:t xml:space="preserve">  Connect will not be deployed in most CSP-centric configurations</w:t>
      </w:r>
      <w:r w:rsidR="00646C5C" w:rsidRPr="00463C90">
        <w:rPr>
          <w:rFonts w:ascii="Calibri" w:hAnsi="Calibri" w:cs="Calibri"/>
        </w:rPr>
        <w:t xml:space="preserve"> as BPE will handle the HL7 integrations</w:t>
      </w:r>
      <w:r w:rsidR="007E53ED" w:rsidRPr="00463C90">
        <w:rPr>
          <w:rFonts w:ascii="Calibri" w:hAnsi="Calibri" w:cs="Calibri"/>
        </w:rPr>
        <w:t>, but may be added as an optional deployment.</w:t>
      </w:r>
    </w:p>
    <w:p w:rsidR="00165AFD" w:rsidRPr="00463C90" w:rsidRDefault="00165AFD" w:rsidP="00165AFD">
      <w:pPr>
        <w:pStyle w:val="Heading2"/>
        <w:numPr>
          <w:ilvl w:val="1"/>
          <w:numId w:val="12"/>
        </w:numPr>
        <w:tabs>
          <w:tab w:val="clear" w:pos="576"/>
          <w:tab w:val="num" w:pos="432"/>
        </w:tabs>
        <w:rPr>
          <w:rFonts w:ascii="Calibri" w:hAnsi="Calibri" w:cs="Calibri"/>
        </w:rPr>
      </w:pPr>
      <w:bookmarkStart w:id="42" w:name="_Toc414544389"/>
      <w:bookmarkStart w:id="43" w:name="_Toc443673219"/>
      <w:r w:rsidRPr="00463C90">
        <w:rPr>
          <w:rFonts w:ascii="Calibri" w:hAnsi="Calibri" w:cs="Calibri"/>
        </w:rPr>
        <w:t xml:space="preserve">Enterprise Imaging </w:t>
      </w:r>
      <w:r w:rsidR="00217715">
        <w:rPr>
          <w:rFonts w:ascii="Calibri" w:hAnsi="Calibri" w:cs="Calibri"/>
          <w:lang w:val="en-US"/>
        </w:rPr>
        <w:t>Exchange</w:t>
      </w:r>
      <w:r w:rsidR="00217715" w:rsidRPr="00463C90">
        <w:rPr>
          <w:rFonts w:ascii="Calibri" w:hAnsi="Calibri" w:cs="Calibri"/>
        </w:rPr>
        <w:t xml:space="preserve"> </w:t>
      </w:r>
      <w:r w:rsidRPr="00463C90">
        <w:rPr>
          <w:rFonts w:ascii="Calibri" w:hAnsi="Calibri" w:cs="Calibri"/>
        </w:rPr>
        <w:t>Overview</w:t>
      </w:r>
      <w:bookmarkEnd w:id="42"/>
      <w:bookmarkEnd w:id="43"/>
    </w:p>
    <w:p w:rsidR="00217715" w:rsidRDefault="00165AFD" w:rsidP="00165AFD">
      <w:pPr>
        <w:autoSpaceDE w:val="0"/>
        <w:autoSpaceDN w:val="0"/>
        <w:adjustRightInd w:val="0"/>
        <w:spacing w:after="0"/>
        <w:ind w:left="576"/>
        <w:rPr>
          <w:rFonts w:ascii="Calibri" w:hAnsi="Calibri" w:cs="Calibri"/>
        </w:rPr>
      </w:pPr>
      <w:r w:rsidRPr="00463C90">
        <w:rPr>
          <w:rFonts w:ascii="Calibri" w:hAnsi="Calibri" w:cs="Calibri"/>
        </w:rPr>
        <w:t xml:space="preserve">This </w:t>
      </w:r>
      <w:r w:rsidR="00F4742C">
        <w:rPr>
          <w:rFonts w:ascii="Calibri" w:hAnsi="Calibri" w:cs="Calibri"/>
        </w:rPr>
        <w:t>component</w:t>
      </w:r>
      <w:r w:rsidR="00F4742C" w:rsidRPr="00463C90">
        <w:rPr>
          <w:rFonts w:ascii="Calibri" w:hAnsi="Calibri" w:cs="Calibri"/>
        </w:rPr>
        <w:t xml:space="preserve"> </w:t>
      </w:r>
      <w:r w:rsidRPr="00463C90">
        <w:rPr>
          <w:rFonts w:ascii="Calibri" w:hAnsi="Calibri" w:cs="Calibri"/>
        </w:rPr>
        <w:t xml:space="preserve">allows external parties, such as peer hospitals, to </w:t>
      </w:r>
      <w:r w:rsidR="00217715">
        <w:rPr>
          <w:rFonts w:ascii="Calibri" w:hAnsi="Calibri" w:cs="Calibri"/>
        </w:rPr>
        <w:t>upload</w:t>
      </w:r>
      <w:r w:rsidRPr="00463C90">
        <w:rPr>
          <w:rFonts w:ascii="Calibri" w:hAnsi="Calibri" w:cs="Calibri"/>
        </w:rPr>
        <w:t xml:space="preserve"> </w:t>
      </w:r>
      <w:r w:rsidR="00217715">
        <w:rPr>
          <w:rFonts w:ascii="Calibri" w:hAnsi="Calibri" w:cs="Calibri"/>
        </w:rPr>
        <w:t xml:space="preserve">foreign studies </w:t>
      </w:r>
      <w:r w:rsidRPr="00463C90">
        <w:rPr>
          <w:rFonts w:ascii="Calibri" w:hAnsi="Calibri" w:cs="Calibri"/>
        </w:rPr>
        <w:t>into the Enterprise Imaging solution. Studies coming through this method do not have accompanying orders</w:t>
      </w:r>
      <w:r w:rsidR="00217715">
        <w:rPr>
          <w:rFonts w:ascii="Calibri" w:hAnsi="Calibri" w:cs="Calibri"/>
        </w:rPr>
        <w:t>; EI provides this workflow</w:t>
      </w:r>
      <w:r w:rsidR="00001582" w:rsidRPr="00463C90">
        <w:rPr>
          <w:rFonts w:ascii="Calibri" w:hAnsi="Calibri" w:cs="Calibri"/>
        </w:rPr>
        <w:t xml:space="preserve">.  </w:t>
      </w:r>
      <w:r w:rsidR="00217715">
        <w:rPr>
          <w:rFonts w:ascii="Calibri" w:hAnsi="Calibri" w:cs="Calibri"/>
        </w:rPr>
        <w:t>The Image Exchange solution utilizes four components within Enterprise Imaging: the EI CSP workflow engine, the XERO® viewer, a secure internet tunneling application (Transfer), and a patient/Physician upload Portal.</w:t>
      </w:r>
    </w:p>
    <w:p w:rsidR="00001582" w:rsidRPr="00463C90" w:rsidRDefault="00001582" w:rsidP="0098306D"/>
    <w:p w:rsidR="00CE2D14" w:rsidRDefault="00CE2D14" w:rsidP="00CE2D14">
      <w:pPr>
        <w:pStyle w:val="Heading2"/>
        <w:numPr>
          <w:ilvl w:val="1"/>
          <w:numId w:val="12"/>
        </w:numPr>
        <w:tabs>
          <w:tab w:val="clear" w:pos="576"/>
          <w:tab w:val="num" w:pos="432"/>
        </w:tabs>
        <w:rPr>
          <w:rFonts w:ascii="Calibri" w:hAnsi="Calibri" w:cs="Calibri"/>
          <w:lang w:val="en-US"/>
        </w:rPr>
      </w:pPr>
      <w:bookmarkStart w:id="44" w:name="_Toc443673220"/>
      <w:bookmarkStart w:id="45" w:name="_Toc414544390"/>
      <w:r w:rsidRPr="00463C90">
        <w:rPr>
          <w:rFonts w:ascii="Calibri" w:hAnsi="Calibri" w:cs="Calibri"/>
        </w:rPr>
        <w:t xml:space="preserve">Enterprise Imaging </w:t>
      </w:r>
      <w:r>
        <w:rPr>
          <w:rFonts w:ascii="Calibri" w:hAnsi="Calibri" w:cs="Calibri"/>
          <w:lang w:val="en-US"/>
        </w:rPr>
        <w:t>Business Intelligence</w:t>
      </w:r>
      <w:bookmarkEnd w:id="44"/>
    </w:p>
    <w:p w:rsidR="00CE2D14" w:rsidRPr="006C315C" w:rsidRDefault="00CE2D14" w:rsidP="00CE2D14">
      <w:pPr>
        <w:ind w:left="360"/>
        <w:rPr>
          <w:rFonts w:ascii="Calibri" w:hAnsi="Calibri" w:cs="Calibri"/>
          <w:lang w:eastAsia="en-US"/>
        </w:rPr>
      </w:pPr>
      <w:r w:rsidRPr="006C315C">
        <w:rPr>
          <w:rFonts w:ascii="Calibri" w:hAnsi="Calibri" w:cs="Calibri"/>
          <w:lang w:eastAsia="en-US"/>
        </w:rPr>
        <w:t>Following use cases apply to the Enterprise Imaging BI end user:</w:t>
      </w:r>
    </w:p>
    <w:p w:rsidR="00CE2D14" w:rsidRPr="006C315C" w:rsidRDefault="00CE2D14" w:rsidP="00F654F8">
      <w:pPr>
        <w:numPr>
          <w:ilvl w:val="0"/>
          <w:numId w:val="45"/>
        </w:numPr>
        <w:spacing w:after="0"/>
        <w:rPr>
          <w:rFonts w:ascii="Calibri" w:hAnsi="Calibri" w:cs="Calibri"/>
          <w:lang w:eastAsia="en-US"/>
        </w:rPr>
      </w:pPr>
      <w:r w:rsidRPr="006C315C">
        <w:rPr>
          <w:rFonts w:ascii="Calibri" w:hAnsi="Calibri" w:cs="Calibri"/>
          <w:lang w:eastAsia="en-US"/>
        </w:rPr>
        <w:t>As an Enterprise Imaging BI author I want to be able to create and/or edit reports and/or graphs on data available in my Enterprise Imaging Server and/or Enterprise Imaging VNA databases.</w:t>
      </w:r>
    </w:p>
    <w:p w:rsidR="00F4742C" w:rsidRDefault="00CE2D14" w:rsidP="00F654F8">
      <w:pPr>
        <w:numPr>
          <w:ilvl w:val="0"/>
          <w:numId w:val="45"/>
        </w:numPr>
        <w:spacing w:after="0"/>
        <w:rPr>
          <w:rFonts w:ascii="Calibri" w:hAnsi="Calibri" w:cs="Calibri"/>
          <w:lang w:eastAsia="en-US"/>
        </w:rPr>
      </w:pPr>
      <w:r w:rsidRPr="006C315C">
        <w:rPr>
          <w:rFonts w:ascii="Calibri" w:hAnsi="Calibri" w:cs="Calibri"/>
          <w:lang w:eastAsia="en-US"/>
        </w:rPr>
        <w:t>As an Enterprise Imaging BI consumer I want to be able to run reports and/or graphs on data available in my Enterprise Imaging Server and/or Enterprise Imaging VNA databases</w:t>
      </w:r>
      <w:r w:rsidR="00F4742C">
        <w:rPr>
          <w:rFonts w:ascii="Calibri" w:hAnsi="Calibri" w:cs="Calibri"/>
          <w:lang w:eastAsia="en-US"/>
        </w:rPr>
        <w:t>.</w:t>
      </w:r>
    </w:p>
    <w:p w:rsidR="00F4742C" w:rsidRDefault="0098306D" w:rsidP="00F654F8">
      <w:pPr>
        <w:numPr>
          <w:ilvl w:val="0"/>
          <w:numId w:val="45"/>
        </w:numPr>
        <w:spacing w:after="0"/>
        <w:rPr>
          <w:rFonts w:ascii="Calibri" w:hAnsi="Calibri" w:cs="Calibri"/>
          <w:lang w:eastAsia="en-US"/>
        </w:rPr>
      </w:pPr>
      <w:r>
        <w:rPr>
          <w:noProof/>
          <w:lang w:eastAsia="zh-TW"/>
        </w:rPr>
        <w:lastRenderedPageBreak/>
        <w:drawing>
          <wp:inline distT="0" distB="0" distL="0" distR="0" wp14:anchorId="1DF7D795" wp14:editId="48162574">
            <wp:extent cx="5424170" cy="2999740"/>
            <wp:effectExtent l="0" t="0" r="508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4170" cy="2999740"/>
                    </a:xfrm>
                    <a:prstGeom prst="rect">
                      <a:avLst/>
                    </a:prstGeom>
                    <a:noFill/>
                    <a:ln>
                      <a:noFill/>
                    </a:ln>
                  </pic:spPr>
                </pic:pic>
              </a:graphicData>
            </a:graphic>
          </wp:inline>
        </w:drawing>
      </w:r>
      <w:bookmarkStart w:id="46" w:name="_GoBack"/>
      <w:bookmarkEnd w:id="46"/>
    </w:p>
    <w:p w:rsidR="00F4742C" w:rsidRDefault="00F4742C" w:rsidP="00F4742C">
      <w:pPr>
        <w:pStyle w:val="Heading2"/>
        <w:numPr>
          <w:ilvl w:val="1"/>
          <w:numId w:val="12"/>
        </w:numPr>
        <w:tabs>
          <w:tab w:val="clear" w:pos="576"/>
          <w:tab w:val="num" w:pos="432"/>
        </w:tabs>
        <w:rPr>
          <w:rFonts w:ascii="Calibri" w:hAnsi="Calibri" w:cs="Calibri"/>
          <w:lang w:val="en-US"/>
        </w:rPr>
      </w:pPr>
      <w:bookmarkStart w:id="47" w:name="_Toc443673221"/>
      <w:r w:rsidRPr="00463C90">
        <w:rPr>
          <w:rFonts w:ascii="Calibri" w:hAnsi="Calibri" w:cs="Calibri"/>
        </w:rPr>
        <w:t xml:space="preserve">Enterprise Imaging </w:t>
      </w:r>
      <w:r>
        <w:rPr>
          <w:rFonts w:ascii="Calibri" w:hAnsi="Calibri" w:cs="Calibri"/>
          <w:lang w:val="en-US"/>
        </w:rPr>
        <w:t>Master Patient Index</w:t>
      </w:r>
      <w:bookmarkEnd w:id="47"/>
    </w:p>
    <w:p w:rsidR="00F4742C" w:rsidRDefault="00F4742C" w:rsidP="00F4742C">
      <w:pPr>
        <w:ind w:left="360"/>
        <w:rPr>
          <w:ins w:id="48" w:author="Agfa Healthcare" w:date="2016-03-08T16:54:00Z"/>
          <w:rFonts w:ascii="Calibri" w:hAnsi="Calibri" w:cs="Calibri"/>
          <w:lang w:eastAsia="en-US"/>
        </w:rPr>
      </w:pPr>
      <w:r>
        <w:rPr>
          <w:rFonts w:ascii="Calibri" w:hAnsi="Calibri" w:cs="Calibri"/>
          <w:lang w:eastAsia="en-US"/>
        </w:rPr>
        <w:t>The Enterprise Imaging MPI (EIMPI) allows for the creation of an enterprise imaging patient identification domain that matches patients across sub-domains based on admissions information. The resulting enterprise imaging master patient domain presents a multi-patient-domain longitudinal imaging record that is accessible through Enterprise Imaging diagnostics (radiology, cardiology, etc…) and the XERO® enterprise viewer.</w:t>
      </w:r>
      <w:r w:rsidR="00C50972">
        <w:rPr>
          <w:rFonts w:ascii="Calibri" w:hAnsi="Calibri" w:cs="Calibri"/>
          <w:lang w:eastAsia="en-US"/>
        </w:rPr>
        <w:t xml:space="preserve"> Note: The EIMPI is limited-use license that create a master patient cross-reference domain for the for the Agfa solution. A full eMPI license (versus the imaging-centric EIMPI license) is available as an upgrade.</w:t>
      </w:r>
    </w:p>
    <w:p w:rsidR="00AC4FA3" w:rsidRDefault="00AC4FA3" w:rsidP="00F4742C">
      <w:pPr>
        <w:ind w:left="360"/>
        <w:rPr>
          <w:rFonts w:ascii="Calibri" w:hAnsi="Calibri" w:cs="Calibri"/>
          <w:lang w:eastAsia="en-US"/>
        </w:rPr>
      </w:pPr>
      <w:ins w:id="49" w:author="Agfa Healthcare" w:date="2016-03-08T16:54:00Z">
        <w:r>
          <w:rPr>
            <w:rFonts w:ascii="Calibri" w:hAnsi="Calibri" w:cs="Calibri"/>
            <w:lang w:eastAsia="en-US"/>
          </w:rPr>
          <w:t xml:space="preserve">There will be a feed from the MPI directed to the STRG core in order to provide </w:t>
        </w:r>
      </w:ins>
      <w:ins w:id="50" w:author="Agfa Healthcare" w:date="2016-03-08T16:55:00Z">
        <w:r>
          <w:rPr>
            <w:rFonts w:ascii="Calibri" w:hAnsi="Calibri" w:cs="Calibri"/>
            <w:lang w:eastAsia="en-US"/>
          </w:rPr>
          <w:t xml:space="preserve">an </w:t>
        </w:r>
      </w:ins>
      <w:ins w:id="51" w:author="Agfa Healthcare" w:date="2016-03-08T16:54:00Z">
        <w:r>
          <w:rPr>
            <w:rFonts w:ascii="Calibri" w:hAnsi="Calibri" w:cs="Calibri"/>
            <w:lang w:eastAsia="en-US"/>
          </w:rPr>
          <w:t xml:space="preserve">enterprise level </w:t>
        </w:r>
      </w:ins>
      <w:ins w:id="52" w:author="Agfa Healthcare" w:date="2016-03-08T16:55:00Z">
        <w:r>
          <w:rPr>
            <w:rFonts w:ascii="Calibri" w:hAnsi="Calibri" w:cs="Calibri"/>
            <w:lang w:eastAsia="en-US"/>
          </w:rPr>
          <w:t>patient identifier.</w:t>
        </w:r>
      </w:ins>
    </w:p>
    <w:p w:rsidR="00CE2D14" w:rsidRPr="006C315C" w:rsidRDefault="00CE2D14" w:rsidP="00CE2D14">
      <w:pPr>
        <w:spacing w:after="0"/>
        <w:ind w:left="720"/>
        <w:rPr>
          <w:rFonts w:ascii="Calibri" w:hAnsi="Calibri" w:cs="Calibri"/>
          <w:lang w:eastAsia="en-US"/>
        </w:rPr>
      </w:pPr>
    </w:p>
    <w:p w:rsidR="00616AD3" w:rsidRPr="006C315C" w:rsidRDefault="00616AD3" w:rsidP="00616AD3">
      <w:pPr>
        <w:pStyle w:val="Heading2"/>
        <w:numPr>
          <w:ilvl w:val="1"/>
          <w:numId w:val="12"/>
        </w:numPr>
        <w:tabs>
          <w:tab w:val="clear" w:pos="576"/>
          <w:tab w:val="num" w:pos="432"/>
        </w:tabs>
        <w:rPr>
          <w:rFonts w:ascii="Calibri" w:hAnsi="Calibri" w:cs="Calibri"/>
          <w:lang w:val="en-US"/>
        </w:rPr>
      </w:pPr>
      <w:bookmarkStart w:id="53" w:name="_Toc442708737"/>
      <w:bookmarkStart w:id="54" w:name="_Toc442708805"/>
      <w:bookmarkStart w:id="55" w:name="_Toc442709470"/>
      <w:bookmarkStart w:id="56" w:name="_Toc442709536"/>
      <w:bookmarkStart w:id="57" w:name="_Toc442709602"/>
      <w:bookmarkStart w:id="58" w:name="_Toc443673222"/>
      <w:bookmarkEnd w:id="53"/>
      <w:bookmarkEnd w:id="54"/>
      <w:bookmarkEnd w:id="55"/>
      <w:bookmarkEnd w:id="56"/>
      <w:bookmarkEnd w:id="57"/>
      <w:r w:rsidRPr="006C315C">
        <w:rPr>
          <w:rFonts w:ascii="Calibri" w:hAnsi="Calibri" w:cs="Calibri"/>
        </w:rPr>
        <w:t xml:space="preserve">Enterprise Imaging </w:t>
      </w:r>
      <w:r w:rsidRPr="006C315C">
        <w:rPr>
          <w:rFonts w:ascii="Calibri" w:hAnsi="Calibri" w:cs="Calibri"/>
          <w:lang w:val="en-US"/>
        </w:rPr>
        <w:t>Teaching Files</w:t>
      </w:r>
      <w:bookmarkEnd w:id="58"/>
    </w:p>
    <w:p w:rsidR="00616AD3" w:rsidRPr="006C315C" w:rsidRDefault="00616AD3" w:rsidP="00616AD3">
      <w:pPr>
        <w:pStyle w:val="BodyText"/>
        <w:rPr>
          <w:rFonts w:ascii="Calibri" w:hAnsi="Calibri" w:cs="Calibri"/>
        </w:rPr>
      </w:pPr>
      <w:proofErr w:type="gramStart"/>
      <w:r w:rsidRPr="006C315C">
        <w:rPr>
          <w:rFonts w:ascii="Calibri" w:hAnsi="Calibri" w:cs="Calibri"/>
          <w:bCs/>
        </w:rPr>
        <w:t>A</w:t>
      </w:r>
      <w:proofErr w:type="gramEnd"/>
      <w:r w:rsidRPr="006C315C">
        <w:rPr>
          <w:rFonts w:ascii="Calibri" w:hAnsi="Calibri" w:cs="Calibri"/>
          <w:bCs/>
        </w:rPr>
        <w:t xml:space="preserve"> end user can utilize teaching files for comparisons to current studies right within Enterprise Imaging’s powerful Hanging Protocols.  Teaching files have flexible terminology sets and rich clinical data improve search for comparison studies, a dedicated web interface allows physicians easy access from mobile devices and PCs – no Diagnostic Workstation required, compliments XERO web platform enabling real-time visual web based collaboration between resident and attending physicians, and improves interoperability with support IHE Teaching File and Clinical Trial Export (TCE).  Teaching files allows the user to flag images or </w:t>
      </w:r>
      <w:proofErr w:type="gramStart"/>
      <w:r w:rsidRPr="006C315C">
        <w:rPr>
          <w:rFonts w:ascii="Calibri" w:hAnsi="Calibri" w:cs="Calibri"/>
          <w:bCs/>
        </w:rPr>
        <w:t>studies,</w:t>
      </w:r>
      <w:proofErr w:type="gramEnd"/>
      <w:r w:rsidRPr="006C315C">
        <w:rPr>
          <w:rFonts w:ascii="Calibri" w:hAnsi="Calibri" w:cs="Calibri"/>
          <w:bCs/>
        </w:rPr>
        <w:t xml:space="preserve"> anonymize, tag with relevant clinical details, tag teaching files with multiple terminologies including anatomy, pathology, keywords.  (</w:t>
      </w:r>
      <w:proofErr w:type="gramStart"/>
      <w:r w:rsidRPr="006C315C">
        <w:rPr>
          <w:rFonts w:ascii="Calibri" w:hAnsi="Calibri" w:cs="Calibri"/>
          <w:bCs/>
        </w:rPr>
        <w:t>future</w:t>
      </w:r>
      <w:proofErr w:type="gramEnd"/>
      <w:r w:rsidRPr="006C315C">
        <w:rPr>
          <w:rFonts w:ascii="Calibri" w:hAnsi="Calibri" w:cs="Calibri"/>
          <w:bCs/>
        </w:rPr>
        <w:t>: Diagnosis, Differing Diagnosis, Findings, Organ System), include WEB/URL and other references in bibliography, and has support for standard terminology code sets (ACR, RADIex, SNOMED) and support for custom code sets.</w:t>
      </w:r>
    </w:p>
    <w:p w:rsidR="00616AD3" w:rsidRPr="00616AD3" w:rsidRDefault="00616AD3" w:rsidP="00616AD3">
      <w:pPr>
        <w:pStyle w:val="BodyText"/>
        <w:rPr>
          <w:lang w:eastAsia="de-DE"/>
        </w:rPr>
      </w:pPr>
      <w:r w:rsidRPr="00EA29CA">
        <w:object w:dxaOrig="9418" w:dyaOrig="78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25pt;height:356.6pt" o:ole="">
            <v:imagedata r:id="rId13" o:title=""/>
          </v:shape>
          <o:OLEObject Type="Embed" ProgID="Visio.Drawing.11" ShapeID="_x0000_i1025" DrawAspect="Content" ObjectID="_1519124530" r:id="rId14"/>
        </w:object>
      </w:r>
    </w:p>
    <w:p w:rsidR="00165AFD" w:rsidRPr="00463C90" w:rsidRDefault="00165AFD" w:rsidP="00165AFD">
      <w:pPr>
        <w:pStyle w:val="Heading2"/>
        <w:numPr>
          <w:ilvl w:val="1"/>
          <w:numId w:val="12"/>
        </w:numPr>
        <w:tabs>
          <w:tab w:val="clear" w:pos="576"/>
          <w:tab w:val="num" w:pos="432"/>
        </w:tabs>
        <w:rPr>
          <w:rFonts w:ascii="Calibri" w:hAnsi="Calibri" w:cs="Calibri"/>
        </w:rPr>
      </w:pPr>
      <w:bookmarkStart w:id="59" w:name="_Toc443673223"/>
      <w:r w:rsidRPr="00463C90">
        <w:rPr>
          <w:rFonts w:ascii="Calibri" w:hAnsi="Calibri" w:cs="Calibri"/>
        </w:rPr>
        <w:t>GRIP Monitoring Overview</w:t>
      </w:r>
      <w:bookmarkEnd w:id="45"/>
      <w:bookmarkEnd w:id="59"/>
    </w:p>
    <w:p w:rsidR="00165AFD" w:rsidRPr="00463C90" w:rsidRDefault="00165AFD" w:rsidP="00165AFD">
      <w:pPr>
        <w:autoSpaceDE w:val="0"/>
        <w:autoSpaceDN w:val="0"/>
        <w:adjustRightInd w:val="0"/>
        <w:spacing w:after="0"/>
        <w:ind w:left="576"/>
        <w:rPr>
          <w:rFonts w:ascii="Calibri" w:hAnsi="Calibri" w:cs="Calibri"/>
        </w:rPr>
      </w:pPr>
      <w:r w:rsidRPr="00463C90">
        <w:rPr>
          <w:rFonts w:ascii="Calibri" w:hAnsi="Calibri" w:cs="Calibri"/>
        </w:rPr>
        <w:t>Global Remote Incident Prevention (GRIP) Monitoring Services consists of; GRIP Monitoring System, GRIP Event Management, and GRIP Event Reporting. GRIP Monitoring can automatically detect potential incidents and prevent incidents from happening. GRIP allows AGFA to obtain better incident resolution times and improves uptime, minimizing disturbances to customers’ productivity.</w:t>
      </w:r>
    </w:p>
    <w:p w:rsidR="00165AFD" w:rsidRPr="00463C90" w:rsidRDefault="0098306D" w:rsidP="0098306D">
      <w:bookmarkStart w:id="60" w:name="_Toc440918906"/>
      <w:bookmarkStart w:id="61" w:name="_Toc440919043"/>
      <w:bookmarkStart w:id="62" w:name="_Toc440924332"/>
      <w:bookmarkStart w:id="63" w:name="_Toc442685448"/>
      <w:bookmarkStart w:id="64" w:name="_Toc442702186"/>
      <w:bookmarkStart w:id="65" w:name="_Toc442702272"/>
      <w:r>
        <w:rPr>
          <w:noProof/>
          <w:lang w:eastAsia="zh-TW"/>
        </w:rPr>
        <w:lastRenderedPageBreak/>
        <w:drawing>
          <wp:inline distT="0" distB="0" distL="0" distR="0" wp14:anchorId="14A7A112" wp14:editId="7DDADF6A">
            <wp:extent cx="4350385" cy="307594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0385" cy="3075940"/>
                    </a:xfrm>
                    <a:prstGeom prst="rect">
                      <a:avLst/>
                    </a:prstGeom>
                    <a:noFill/>
                    <a:ln>
                      <a:noFill/>
                    </a:ln>
                  </pic:spPr>
                </pic:pic>
              </a:graphicData>
            </a:graphic>
          </wp:inline>
        </w:drawing>
      </w:r>
      <w:bookmarkEnd w:id="60"/>
      <w:bookmarkEnd w:id="61"/>
      <w:bookmarkEnd w:id="62"/>
      <w:bookmarkEnd w:id="63"/>
      <w:bookmarkEnd w:id="64"/>
      <w:bookmarkEnd w:id="65"/>
    </w:p>
    <w:p w:rsidR="00001582" w:rsidRPr="00463C90" w:rsidRDefault="00001582" w:rsidP="00001582">
      <w:pPr>
        <w:pStyle w:val="BodyText"/>
        <w:rPr>
          <w:rFonts w:ascii="Calibri" w:hAnsi="Calibri" w:cs="Calibri"/>
          <w:lang w:eastAsia="de-DE"/>
        </w:rPr>
      </w:pPr>
    </w:p>
    <w:p w:rsidR="00646C5C" w:rsidRPr="00463C90" w:rsidRDefault="00646C5C" w:rsidP="001A13CA">
      <w:pPr>
        <w:pStyle w:val="Heading1"/>
      </w:pPr>
      <w:bookmarkStart w:id="66" w:name="_Toc443673224"/>
      <w:r w:rsidRPr="00463C90">
        <w:t>Solution Deployment</w:t>
      </w:r>
      <w:bookmarkEnd w:id="66"/>
    </w:p>
    <w:p w:rsidR="00616AD3" w:rsidRPr="00FF68C7" w:rsidRDefault="00646C5C" w:rsidP="00D1652F">
      <w:pPr>
        <w:pStyle w:val="Heading2"/>
        <w:numPr>
          <w:ilvl w:val="0"/>
          <w:numId w:val="0"/>
        </w:numPr>
        <w:ind w:left="576"/>
        <w:rPr>
          <w:rFonts w:ascii="Calibri" w:hAnsi="Calibri" w:cs="Calibri"/>
          <w:lang w:val="en-US"/>
        </w:rPr>
      </w:pPr>
      <w:bookmarkStart w:id="67" w:name="_Toc443673225"/>
      <w:r w:rsidRPr="00463C90">
        <w:rPr>
          <w:rFonts w:ascii="Calibri" w:hAnsi="Calibri" w:cs="Calibri"/>
        </w:rPr>
        <w:t>Enterprise Imaging</w:t>
      </w:r>
      <w:r w:rsidR="005F63DA" w:rsidRPr="00463C90">
        <w:rPr>
          <w:rFonts w:ascii="Calibri" w:hAnsi="Calibri" w:cs="Calibri"/>
          <w:lang w:val="en-US"/>
        </w:rPr>
        <w:t xml:space="preserve"> </w:t>
      </w:r>
      <w:r w:rsidR="00356166">
        <w:rPr>
          <w:rFonts w:ascii="Calibri" w:hAnsi="Calibri" w:cs="Calibri"/>
          <w:lang w:val="en-US"/>
        </w:rPr>
        <w:t>Core Deployment</w:t>
      </w:r>
      <w:bookmarkEnd w:id="67"/>
    </w:p>
    <w:p w:rsidR="00616AD3" w:rsidRPr="00463C90" w:rsidRDefault="0098306D" w:rsidP="0098306D">
      <w:pPr>
        <w:pStyle w:val="BodyText"/>
        <w:jc w:val="center"/>
        <w:rPr>
          <w:rFonts w:ascii="Calibri" w:hAnsi="Calibri" w:cs="Calibri"/>
          <w:iCs/>
        </w:rPr>
      </w:pPr>
      <w:r>
        <w:rPr>
          <w:rFonts w:ascii="Calibri" w:hAnsi="Calibri" w:cs="Calibri"/>
          <w:noProof/>
          <w:lang w:eastAsia="zh-TW"/>
        </w:rPr>
        <w:drawing>
          <wp:inline distT="0" distB="0" distL="0" distR="0" wp14:anchorId="50B9E855" wp14:editId="0712E444">
            <wp:extent cx="4648200" cy="3408045"/>
            <wp:effectExtent l="0" t="0" r="0" b="190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8200" cy="3408045"/>
                    </a:xfrm>
                    <a:prstGeom prst="rect">
                      <a:avLst/>
                    </a:prstGeom>
                    <a:noFill/>
                    <a:ln>
                      <a:noFill/>
                    </a:ln>
                  </pic:spPr>
                </pic:pic>
              </a:graphicData>
            </a:graphic>
          </wp:inline>
        </w:drawing>
      </w:r>
    </w:p>
    <w:p w:rsidR="00616AD3" w:rsidRPr="00463C90" w:rsidRDefault="00616AD3" w:rsidP="0098306D">
      <w:pPr>
        <w:rPr>
          <w:rFonts w:ascii="Calibri" w:hAnsi="Calibri" w:cs="Calibri"/>
        </w:rPr>
      </w:pPr>
      <w:r w:rsidRPr="00463C90">
        <w:rPr>
          <w:rFonts w:ascii="Calibri" w:hAnsi="Calibri" w:cs="Calibri"/>
        </w:rPr>
        <w:t xml:space="preserve">The Database server is the “database server component” for Enterprise Imaging and is the mandatory database system of Enterprise Imaging.  The Database server </w:t>
      </w:r>
      <w:r w:rsidR="00356166">
        <w:rPr>
          <w:rFonts w:ascii="Calibri" w:hAnsi="Calibri" w:cs="Calibri"/>
        </w:rPr>
        <w:t xml:space="preserve">will </w:t>
      </w:r>
      <w:r w:rsidRPr="00463C90">
        <w:rPr>
          <w:rFonts w:ascii="Calibri" w:hAnsi="Calibri" w:cs="Calibri"/>
        </w:rPr>
        <w:t xml:space="preserve">can be deployed on a Linux Operating System.  </w:t>
      </w:r>
      <w:r w:rsidRPr="00463C90">
        <w:rPr>
          <w:rStyle w:val="BulletlistChar"/>
          <w:rFonts w:ascii="Calibri" w:hAnsi="Calibri" w:cs="Calibri"/>
        </w:rPr>
        <w:t>The Oracle database server hosts a single instance Oracle database that contains all data</w:t>
      </w:r>
      <w:r w:rsidRPr="00463C90">
        <w:rPr>
          <w:rFonts w:ascii="Calibri" w:hAnsi="Calibri" w:cs="Calibri"/>
        </w:rPr>
        <w:t xml:space="preserve"> model entities needed by the </w:t>
      </w:r>
      <w:r w:rsidRPr="00463C90">
        <w:rPr>
          <w:rFonts w:ascii="Calibri" w:hAnsi="Calibri" w:cs="Calibri"/>
        </w:rPr>
        <w:lastRenderedPageBreak/>
        <w:t xml:space="preserve">Enterprise Imaging solution.  The CSP server is the “application server component” for Enterprise Imaging and is the mandatory system servicing the core functions of Enterprise Imaging.  The CSP server </w:t>
      </w:r>
      <w:r w:rsidR="00356166">
        <w:rPr>
          <w:rFonts w:ascii="Calibri" w:hAnsi="Calibri" w:cs="Calibri"/>
        </w:rPr>
        <w:t>will</w:t>
      </w:r>
      <w:r w:rsidR="00356166" w:rsidRPr="00463C90">
        <w:rPr>
          <w:rFonts w:ascii="Calibri" w:hAnsi="Calibri" w:cs="Calibri"/>
        </w:rPr>
        <w:t xml:space="preserve"> </w:t>
      </w:r>
      <w:r w:rsidRPr="00463C90">
        <w:rPr>
          <w:rFonts w:ascii="Calibri" w:hAnsi="Calibri" w:cs="Calibri"/>
        </w:rPr>
        <w:t xml:space="preserve">be deployed on a Linux Operating System.  The CSP hosts the </w:t>
      </w:r>
      <w:r w:rsidR="00356166">
        <w:rPr>
          <w:rFonts w:ascii="Calibri" w:hAnsi="Calibri" w:cs="Calibri"/>
        </w:rPr>
        <w:t>X</w:t>
      </w:r>
      <w:r w:rsidRPr="00463C90">
        <w:rPr>
          <w:rFonts w:ascii="Calibri" w:hAnsi="Calibri" w:cs="Calibri"/>
        </w:rPr>
        <w:t>IS, PACS</w:t>
      </w:r>
      <w:proofErr w:type="gramStart"/>
      <w:r w:rsidRPr="00463C90">
        <w:rPr>
          <w:rFonts w:ascii="Calibri" w:hAnsi="Calibri" w:cs="Calibri"/>
        </w:rPr>
        <w:t>,  and</w:t>
      </w:r>
      <w:proofErr w:type="gramEnd"/>
      <w:r w:rsidRPr="00463C90">
        <w:rPr>
          <w:rFonts w:ascii="Calibri" w:hAnsi="Calibri" w:cs="Calibri"/>
        </w:rPr>
        <w:t xml:space="preserve"> workflow services for Enterprise Imaging.  It also contains the business logic to support these services.  </w:t>
      </w:r>
      <w:r w:rsidR="00356166">
        <w:rPr>
          <w:rFonts w:ascii="Calibri" w:hAnsi="Calibri" w:cs="Calibri"/>
        </w:rPr>
        <w:t>W</w:t>
      </w:r>
      <w:r w:rsidRPr="00463C90">
        <w:rPr>
          <w:rFonts w:ascii="Calibri" w:hAnsi="Calibri" w:cs="Calibri"/>
        </w:rPr>
        <w:t>orkstation deployments (such as Standalone and Standalone Premium</w:t>
      </w:r>
      <w:proofErr w:type="gramStart"/>
      <w:r w:rsidRPr="00463C90">
        <w:rPr>
          <w:rFonts w:ascii="Calibri" w:hAnsi="Calibri" w:cs="Calibri"/>
        </w:rPr>
        <w:t>)</w:t>
      </w:r>
      <w:r w:rsidR="00356166">
        <w:rPr>
          <w:rFonts w:ascii="Calibri" w:hAnsi="Calibri" w:cs="Calibri"/>
        </w:rPr>
        <w:t>are</w:t>
      </w:r>
      <w:proofErr w:type="gramEnd"/>
      <w:r w:rsidRPr="00463C90">
        <w:rPr>
          <w:rFonts w:ascii="Calibri" w:hAnsi="Calibri" w:cs="Calibri"/>
        </w:rPr>
        <w:t xml:space="preserve">  </w:t>
      </w:r>
      <w:r w:rsidR="00356166">
        <w:rPr>
          <w:rFonts w:ascii="Calibri" w:hAnsi="Calibri" w:cs="Calibri"/>
        </w:rPr>
        <w:t xml:space="preserve">deployed </w:t>
      </w:r>
      <w:r w:rsidRPr="00463C90">
        <w:rPr>
          <w:rFonts w:ascii="Calibri" w:hAnsi="Calibri" w:cs="Calibri"/>
        </w:rPr>
        <w:t>on Windows.</w:t>
      </w:r>
    </w:p>
    <w:p w:rsidR="003529F0" w:rsidRPr="00463C90" w:rsidRDefault="003529F0" w:rsidP="00D1652F">
      <w:pPr>
        <w:pStyle w:val="Heading2"/>
        <w:numPr>
          <w:ilvl w:val="0"/>
          <w:numId w:val="0"/>
        </w:numPr>
        <w:ind w:left="576"/>
        <w:rPr>
          <w:rFonts w:ascii="Calibri" w:hAnsi="Calibri" w:cs="Calibri"/>
        </w:rPr>
      </w:pPr>
      <w:bookmarkStart w:id="68" w:name="_Toc443673226"/>
      <w:bookmarkEnd w:id="30"/>
      <w:bookmarkEnd w:id="31"/>
      <w:r w:rsidRPr="00463C90">
        <w:rPr>
          <w:rFonts w:ascii="Calibri" w:hAnsi="Calibri" w:cs="Calibri"/>
          <w:lang w:val="en-US"/>
        </w:rPr>
        <w:t>Consumer Portal</w:t>
      </w:r>
      <w:bookmarkEnd w:id="68"/>
    </w:p>
    <w:p w:rsidR="003529F0" w:rsidRPr="003529F0" w:rsidRDefault="003529F0" w:rsidP="003529F0">
      <w:pPr>
        <w:pStyle w:val="BodyText"/>
        <w:rPr>
          <w:rFonts w:ascii="Calibri" w:hAnsi="Calibri" w:cs="Calibri"/>
          <w:lang w:eastAsia="de-DE"/>
        </w:rPr>
      </w:pPr>
      <w:r w:rsidRPr="00463C90">
        <w:rPr>
          <w:rFonts w:ascii="Calibri" w:hAnsi="Calibri" w:cs="Calibri"/>
          <w:lang w:eastAsia="de-DE"/>
        </w:rPr>
        <w:t>Enterprise Imaging integrates with a separate MphRx file system (which is optionally packaged with Enterprise Imaging).</w:t>
      </w:r>
      <w:r w:rsidR="00BE53EC">
        <w:rPr>
          <w:rFonts w:ascii="Calibri" w:hAnsi="Calibri" w:cs="Calibri"/>
          <w:lang w:eastAsia="de-DE"/>
        </w:rPr>
        <w:t xml:space="preserve">  </w:t>
      </w:r>
      <w:r w:rsidRPr="00463C90">
        <w:rPr>
          <w:rFonts w:ascii="Calibri" w:hAnsi="Calibri" w:cs="Calibri"/>
          <w:lang w:eastAsia="de-DE"/>
        </w:rPr>
        <w:t xml:space="preserve">Enterprise Imaging clients are able to upload DICOM and non-DICOM studies via </w:t>
      </w:r>
      <w:proofErr w:type="gramStart"/>
      <w:r w:rsidRPr="00463C90">
        <w:rPr>
          <w:rFonts w:ascii="Calibri" w:hAnsi="Calibri" w:cs="Calibri"/>
          <w:lang w:eastAsia="de-DE"/>
        </w:rPr>
        <w:t>a</w:t>
      </w:r>
      <w:proofErr w:type="gramEnd"/>
      <w:r w:rsidRPr="00463C90">
        <w:rPr>
          <w:rFonts w:ascii="Calibri" w:hAnsi="Calibri" w:cs="Calibri"/>
          <w:lang w:eastAsia="de-DE"/>
        </w:rPr>
        <w:t xml:space="preserve"> MphRx server located in </w:t>
      </w:r>
      <w:r w:rsidR="00356166">
        <w:rPr>
          <w:rFonts w:ascii="Calibri" w:hAnsi="Calibri" w:cs="Calibri"/>
          <w:lang w:eastAsia="de-DE"/>
        </w:rPr>
        <w:t>a</w:t>
      </w:r>
      <w:r w:rsidR="00356166" w:rsidRPr="00463C90">
        <w:rPr>
          <w:rFonts w:ascii="Calibri" w:hAnsi="Calibri" w:cs="Calibri"/>
          <w:lang w:eastAsia="de-DE"/>
        </w:rPr>
        <w:t xml:space="preserve"> c</w:t>
      </w:r>
      <w:r w:rsidR="00356166">
        <w:rPr>
          <w:rFonts w:ascii="Calibri" w:hAnsi="Calibri" w:cs="Calibri"/>
          <w:lang w:eastAsia="de-DE"/>
        </w:rPr>
        <w:t>ustomer</w:t>
      </w:r>
      <w:r w:rsidR="00356166" w:rsidRPr="00463C90">
        <w:rPr>
          <w:rFonts w:ascii="Calibri" w:hAnsi="Calibri" w:cs="Calibri"/>
          <w:lang w:eastAsia="de-DE"/>
        </w:rPr>
        <w:t xml:space="preserve"> </w:t>
      </w:r>
      <w:r w:rsidRPr="00463C90">
        <w:rPr>
          <w:rFonts w:ascii="Calibri" w:hAnsi="Calibri" w:cs="Calibri"/>
          <w:lang w:eastAsia="de-DE"/>
        </w:rPr>
        <w:t xml:space="preserve">DMZ.  The data is then sent to </w:t>
      </w:r>
      <w:r w:rsidR="00356166">
        <w:rPr>
          <w:rFonts w:ascii="Calibri" w:hAnsi="Calibri" w:cs="Calibri"/>
          <w:lang w:eastAsia="de-DE"/>
        </w:rPr>
        <w:t>EI</w:t>
      </w:r>
      <w:r w:rsidRPr="00463C90">
        <w:rPr>
          <w:rFonts w:ascii="Calibri" w:hAnsi="Calibri" w:cs="Calibri"/>
          <w:lang w:eastAsia="de-DE"/>
        </w:rPr>
        <w:t xml:space="preserve"> to be reconciled via an internal or external order.  </w:t>
      </w:r>
      <w:r w:rsidR="00356166">
        <w:rPr>
          <w:rFonts w:ascii="Calibri" w:hAnsi="Calibri" w:cs="Calibri"/>
          <w:lang w:eastAsia="de-DE"/>
        </w:rPr>
        <w:t>Uploaded</w:t>
      </w:r>
      <w:r w:rsidRPr="00463C90">
        <w:rPr>
          <w:rFonts w:ascii="Calibri" w:hAnsi="Calibri" w:cs="Calibri"/>
          <w:lang w:eastAsia="de-DE"/>
        </w:rPr>
        <w:t xml:space="preserve"> data can be visualized from </w:t>
      </w:r>
      <w:r>
        <w:rPr>
          <w:rFonts w:ascii="Calibri" w:hAnsi="Calibri" w:cs="Calibri"/>
          <w:lang w:eastAsia="de-DE"/>
        </w:rPr>
        <w:t>Enterprise Imaging desktops</w:t>
      </w:r>
      <w:r w:rsidR="00356166">
        <w:rPr>
          <w:rFonts w:ascii="Calibri" w:hAnsi="Calibri" w:cs="Calibri"/>
          <w:lang w:eastAsia="de-DE"/>
        </w:rPr>
        <w:t xml:space="preserve"> and XERO® universal viewer</w:t>
      </w:r>
      <w:r>
        <w:rPr>
          <w:rFonts w:ascii="Calibri" w:hAnsi="Calibri" w:cs="Calibri"/>
          <w:lang w:eastAsia="de-DE"/>
        </w:rPr>
        <w:t>.</w:t>
      </w:r>
    </w:p>
    <w:p w:rsidR="003529F0" w:rsidRPr="00463C90" w:rsidRDefault="003529F0" w:rsidP="00D1652F">
      <w:pPr>
        <w:pStyle w:val="Heading2"/>
        <w:numPr>
          <w:ilvl w:val="0"/>
          <w:numId w:val="0"/>
        </w:numPr>
        <w:ind w:left="576"/>
        <w:rPr>
          <w:rFonts w:ascii="Calibri" w:hAnsi="Calibri" w:cs="Calibri"/>
        </w:rPr>
      </w:pPr>
      <w:bookmarkStart w:id="69" w:name="_Toc443673227"/>
      <w:r>
        <w:rPr>
          <w:rFonts w:ascii="Calibri" w:hAnsi="Calibri" w:cs="Calibri"/>
          <w:lang w:val="en-US"/>
        </w:rPr>
        <w:t>Reporting</w:t>
      </w:r>
      <w:bookmarkEnd w:id="69"/>
    </w:p>
    <w:p w:rsidR="003529F0" w:rsidRDefault="003529F0" w:rsidP="003529F0">
      <w:pPr>
        <w:pStyle w:val="BodyText"/>
        <w:rPr>
          <w:rFonts w:ascii="Calibri" w:hAnsi="Calibri" w:cs="Calibri"/>
          <w:lang w:eastAsia="de-DE"/>
        </w:rPr>
      </w:pPr>
      <w:r w:rsidRPr="00463C90">
        <w:rPr>
          <w:rFonts w:ascii="Calibri" w:hAnsi="Calibri" w:cs="Calibri"/>
          <w:lang w:eastAsia="de-DE"/>
        </w:rPr>
        <w:t xml:space="preserve">Enterprise Imaging </w:t>
      </w:r>
      <w:r>
        <w:rPr>
          <w:rFonts w:ascii="Calibri" w:hAnsi="Calibri" w:cs="Calibri"/>
          <w:lang w:eastAsia="de-DE"/>
        </w:rPr>
        <w:t xml:space="preserve">has the Nuance Speech reporting engine embedded in Enterprise Imaging CSP (Workflow).  This will allow a seamless reporting workflow for radiology and other multi-specialty use cases.  </w:t>
      </w:r>
    </w:p>
    <w:p w:rsidR="003529F0" w:rsidRDefault="00D1652F" w:rsidP="00D1652F">
      <w:pPr>
        <w:pStyle w:val="Heading2"/>
        <w:numPr>
          <w:ilvl w:val="0"/>
          <w:numId w:val="0"/>
        </w:numPr>
        <w:ind w:left="576"/>
        <w:rPr>
          <w:rFonts w:ascii="Calibri" w:hAnsi="Calibri" w:cs="Calibri"/>
          <w:lang w:val="en-US"/>
        </w:rPr>
      </w:pPr>
      <w:bookmarkStart w:id="70" w:name="_Toc443673228"/>
      <w:r>
        <w:rPr>
          <w:rFonts w:ascii="Calibri" w:hAnsi="Calibri" w:cs="Calibri"/>
          <w:lang w:val="en-US"/>
        </w:rPr>
        <w:t xml:space="preserve">Desktop </w:t>
      </w:r>
      <w:r w:rsidR="005411AA" w:rsidRPr="00463C90">
        <w:rPr>
          <w:rFonts w:ascii="Calibri" w:hAnsi="Calibri" w:cs="Calibri"/>
        </w:rPr>
        <w:t>Integration</w:t>
      </w:r>
      <w:r w:rsidR="005411AA" w:rsidRPr="00463C90">
        <w:rPr>
          <w:rFonts w:ascii="Calibri" w:hAnsi="Calibri" w:cs="Calibri"/>
          <w:lang w:val="en-US"/>
        </w:rPr>
        <w:t xml:space="preserve"> – </w:t>
      </w:r>
      <w:r w:rsidR="003529F0">
        <w:rPr>
          <w:rFonts w:ascii="Calibri" w:hAnsi="Calibri" w:cs="Calibri"/>
          <w:lang w:val="en-US"/>
        </w:rPr>
        <w:t>Primordial</w:t>
      </w:r>
      <w:bookmarkEnd w:id="70"/>
    </w:p>
    <w:p w:rsidR="00F9501C" w:rsidRPr="00F654F8" w:rsidRDefault="00F9501C" w:rsidP="00F9501C">
      <w:pPr>
        <w:jc w:val="both"/>
        <w:rPr>
          <w:rFonts w:ascii="Calibri" w:hAnsi="Calibri" w:cs="Calibri"/>
        </w:rPr>
      </w:pPr>
      <w:r w:rsidRPr="00F654F8">
        <w:rPr>
          <w:rFonts w:ascii="Calibri" w:hAnsi="Calibri" w:cs="Calibri"/>
        </w:rPr>
        <w:t>The functional details for this integration are yet to be developed.  Agfa’s integration team will work with Methodist to define, test and implement integration software whereby the Enterprise Imaging client opens the Primordial client software.  A detailed functional specification for the integration will be developed as one of the first steps of the project.</w:t>
      </w:r>
    </w:p>
    <w:p w:rsidR="00F9501C" w:rsidRPr="00F654F8" w:rsidRDefault="00F9501C" w:rsidP="00F9501C">
      <w:pPr>
        <w:jc w:val="both"/>
        <w:rPr>
          <w:rFonts w:ascii="Calibri" w:hAnsi="Calibri" w:cs="Calibri"/>
        </w:rPr>
      </w:pPr>
      <w:r w:rsidRPr="00F654F8">
        <w:rPr>
          <w:rFonts w:ascii="Calibri" w:hAnsi="Calibri" w:cs="Calibri"/>
        </w:rPr>
        <w:t xml:space="preserve">The accompanying Software Only Plus maintenance contract provides sustaining engineering of the integration as new releases of </w:t>
      </w:r>
      <w:smartTag w:uri="urn:schemas-microsoft-com:office:smarttags" w:element="City">
        <w:smartTag w:uri="urn:schemas-microsoft-com:office:smarttags" w:element="place">
          <w:r w:rsidRPr="00F654F8">
            <w:rPr>
              <w:rFonts w:ascii="Calibri" w:hAnsi="Calibri" w:cs="Calibri"/>
            </w:rPr>
            <w:t>Enterprise</w:t>
          </w:r>
        </w:smartTag>
      </w:smartTag>
      <w:r w:rsidRPr="00F654F8">
        <w:rPr>
          <w:rFonts w:ascii="Calibri" w:hAnsi="Calibri" w:cs="Calibri"/>
        </w:rPr>
        <w:t xml:space="preserve"> Imaging are introduced.  Integration modification required due to changes made to the </w:t>
      </w:r>
      <w:r w:rsidR="00050C8A">
        <w:rPr>
          <w:rFonts w:ascii="Calibri" w:hAnsi="Calibri" w:cs="Calibri"/>
        </w:rPr>
        <w:t>Primordial</w:t>
      </w:r>
      <w:r w:rsidRPr="00F654F8">
        <w:rPr>
          <w:rFonts w:ascii="Calibri" w:hAnsi="Calibri" w:cs="Calibri"/>
        </w:rPr>
        <w:t xml:space="preserve"> product including upgrades, is not covered by the Software Only Plus maintenance agreement. </w:t>
      </w:r>
    </w:p>
    <w:p w:rsidR="00F9501C" w:rsidRPr="00F654F8" w:rsidRDefault="00F9501C" w:rsidP="00F9501C">
      <w:pPr>
        <w:pStyle w:val="BodyText"/>
        <w:rPr>
          <w:rFonts w:ascii="Calibri" w:hAnsi="Calibri" w:cs="Calibri"/>
          <w:lang w:eastAsia="de-DE"/>
        </w:rPr>
      </w:pPr>
      <w:r w:rsidRPr="00F654F8">
        <w:rPr>
          <w:rFonts w:ascii="Calibri" w:hAnsi="Calibri" w:cs="Calibri"/>
        </w:rPr>
        <w:t>Note:  This integration is currently released for controlled delivery.  If this quotation results in the first customer order, a field validation to confirm the expected performance will be completed at the customer site.  Coordination with development resources will need to be planned into the integration product delivery schedule.</w:t>
      </w:r>
    </w:p>
    <w:p w:rsidR="00B30CD6" w:rsidRPr="00463C90" w:rsidRDefault="00B30CD6" w:rsidP="00F654F8">
      <w:pPr>
        <w:pStyle w:val="Heading1"/>
        <w:numPr>
          <w:ilvl w:val="0"/>
          <w:numId w:val="31"/>
        </w:numPr>
        <w:rPr>
          <w:rFonts w:ascii="Calibri" w:hAnsi="Calibri" w:cs="Calibri"/>
        </w:rPr>
      </w:pPr>
      <w:bookmarkStart w:id="71" w:name="_Toc404677451"/>
      <w:bookmarkStart w:id="72" w:name="_Toc443673229"/>
      <w:bookmarkStart w:id="73" w:name="_Toc247011019"/>
      <w:bookmarkStart w:id="74" w:name="_Toc291517202"/>
      <w:bookmarkEnd w:id="32"/>
      <w:r w:rsidRPr="00463C90">
        <w:rPr>
          <w:rFonts w:ascii="Calibri" w:hAnsi="Calibri" w:cs="Calibri"/>
        </w:rPr>
        <w:t>PROJECT ENVIRONMENT</w:t>
      </w:r>
      <w:bookmarkEnd w:id="71"/>
      <w:bookmarkEnd w:id="72"/>
    </w:p>
    <w:p w:rsidR="00B30CD6" w:rsidRDefault="00B30CD6" w:rsidP="002D69E7">
      <w:pPr>
        <w:pStyle w:val="ListBullet"/>
        <w:rPr>
          <w:rFonts w:ascii="Calibri" w:hAnsi="Calibri" w:cs="Calibri"/>
          <w:lang w:val="en-US"/>
        </w:rPr>
      </w:pPr>
      <w:r w:rsidRPr="00463C90">
        <w:rPr>
          <w:rFonts w:ascii="Calibri" w:hAnsi="Calibri" w:cs="Calibri"/>
        </w:rPr>
        <w:t>This section describes the general environment this project shall be delivered within. If any of these general environmental conditions is not met, Agfa will evaluate the impact on the project, and if Agfa deems the resulting impact to be significant, the unfulfilled condition will be considered as a change in the scope of the project and Agfa will start a change control procedure.</w:t>
      </w:r>
    </w:p>
    <w:p w:rsidR="00B30CD6" w:rsidRPr="00463C90" w:rsidRDefault="00B30CD6" w:rsidP="00F654F8">
      <w:pPr>
        <w:pStyle w:val="Heading2"/>
        <w:numPr>
          <w:ilvl w:val="1"/>
          <w:numId w:val="31"/>
        </w:numPr>
        <w:rPr>
          <w:rFonts w:ascii="Calibri" w:hAnsi="Calibri" w:cs="Calibri"/>
        </w:rPr>
      </w:pPr>
      <w:bookmarkStart w:id="75" w:name="_Toc404677452"/>
      <w:bookmarkStart w:id="76" w:name="_Toc443673230"/>
      <w:r w:rsidRPr="00463C90">
        <w:rPr>
          <w:rFonts w:ascii="Calibri" w:hAnsi="Calibri" w:cs="Calibri"/>
        </w:rPr>
        <w:t>Agfa Product Functionality</w:t>
      </w:r>
      <w:bookmarkEnd w:id="75"/>
      <w:bookmarkEnd w:id="76"/>
    </w:p>
    <w:p w:rsidR="00B30CD6" w:rsidRPr="00463C90" w:rsidRDefault="00B30CD6" w:rsidP="002D69E7">
      <w:pPr>
        <w:pStyle w:val="ListBullet"/>
        <w:rPr>
          <w:rFonts w:ascii="Calibri" w:hAnsi="Calibri" w:cs="Calibri"/>
        </w:rPr>
      </w:pPr>
      <w:r w:rsidRPr="00463C90">
        <w:rPr>
          <w:rFonts w:ascii="Calibri" w:hAnsi="Calibri" w:cs="Calibri"/>
        </w:rPr>
        <w:t>Customer is aware that all Agfa products are governed by their specification documents (e.g. functional specifications, hardware requirements, compliance claims …).</w:t>
      </w:r>
    </w:p>
    <w:p w:rsidR="00B30CD6" w:rsidRPr="00463C90" w:rsidRDefault="00B30CD6" w:rsidP="00F654F8">
      <w:pPr>
        <w:pStyle w:val="Heading2"/>
        <w:numPr>
          <w:ilvl w:val="1"/>
          <w:numId w:val="31"/>
        </w:numPr>
        <w:rPr>
          <w:rFonts w:ascii="Calibri" w:hAnsi="Calibri" w:cs="Calibri"/>
        </w:rPr>
      </w:pPr>
      <w:bookmarkStart w:id="77" w:name="_Toc404677453"/>
      <w:bookmarkStart w:id="78" w:name="_Toc443673231"/>
      <w:r w:rsidRPr="00463C90">
        <w:rPr>
          <w:rFonts w:ascii="Calibri" w:hAnsi="Calibri" w:cs="Calibri"/>
        </w:rPr>
        <w:t>General Environment</w:t>
      </w:r>
      <w:bookmarkEnd w:id="77"/>
      <w:bookmarkEnd w:id="78"/>
    </w:p>
    <w:p w:rsidR="00B30CD6" w:rsidRPr="00463C90" w:rsidRDefault="00B30CD6" w:rsidP="00F654F8">
      <w:pPr>
        <w:pStyle w:val="ListBullet"/>
        <w:numPr>
          <w:ilvl w:val="0"/>
          <w:numId w:val="49"/>
        </w:numPr>
        <w:rPr>
          <w:rFonts w:ascii="Calibri" w:hAnsi="Calibri" w:cs="Calibri"/>
        </w:rPr>
      </w:pPr>
      <w:r w:rsidRPr="00463C90">
        <w:rPr>
          <w:rFonts w:ascii="Calibri" w:hAnsi="Calibri" w:cs="Calibri"/>
        </w:rPr>
        <w:t>Customer provides access to all locations required for system installation, configuration and training.</w:t>
      </w:r>
    </w:p>
    <w:p w:rsidR="00B30CD6" w:rsidRPr="00463C90" w:rsidRDefault="00B30CD6" w:rsidP="00F654F8">
      <w:pPr>
        <w:pStyle w:val="ListBullet"/>
        <w:numPr>
          <w:ilvl w:val="0"/>
          <w:numId w:val="49"/>
        </w:numPr>
        <w:rPr>
          <w:rFonts w:ascii="Calibri" w:hAnsi="Calibri" w:cs="Calibri"/>
        </w:rPr>
      </w:pPr>
      <w:r w:rsidRPr="00463C90">
        <w:rPr>
          <w:rFonts w:ascii="Calibri" w:hAnsi="Calibri" w:cs="Calibri"/>
        </w:rPr>
        <w:t>Customer provides remote access to network for Agfa through remote configuration and/or testing. All necessary Certificates (Web certificates – e.g. from firms like Verisign) required for security access, will be provided by Customer</w:t>
      </w:r>
      <w:r w:rsidR="00356166">
        <w:rPr>
          <w:rFonts w:ascii="Calibri" w:hAnsi="Calibri" w:cs="Calibri"/>
          <w:lang w:val="en-US"/>
        </w:rPr>
        <w:t>.</w:t>
      </w:r>
      <w:r w:rsidRPr="00463C90">
        <w:rPr>
          <w:rFonts w:ascii="Calibri" w:hAnsi="Calibri" w:cs="Calibri"/>
        </w:rPr>
        <w:t xml:space="preserve"> A secure remote connection </w:t>
      </w:r>
      <w:r w:rsidR="00356166">
        <w:rPr>
          <w:rFonts w:ascii="Calibri" w:hAnsi="Calibri" w:cs="Calibri"/>
          <w:lang w:val="en-US"/>
        </w:rPr>
        <w:t xml:space="preserve">must </w:t>
      </w:r>
      <w:r w:rsidRPr="00463C90">
        <w:rPr>
          <w:rFonts w:ascii="Calibri" w:hAnsi="Calibri" w:cs="Calibri"/>
        </w:rPr>
        <w:t>remain available after go-live.</w:t>
      </w:r>
    </w:p>
    <w:p w:rsidR="00B30CD6" w:rsidRPr="00463C90" w:rsidRDefault="00B30CD6" w:rsidP="00F654F8">
      <w:pPr>
        <w:pStyle w:val="ListBullet"/>
        <w:numPr>
          <w:ilvl w:val="0"/>
          <w:numId w:val="49"/>
        </w:numPr>
        <w:rPr>
          <w:rFonts w:ascii="Calibri" w:hAnsi="Calibri" w:cs="Calibri"/>
        </w:rPr>
      </w:pPr>
      <w:r w:rsidRPr="00463C90">
        <w:rPr>
          <w:rFonts w:ascii="Calibri" w:hAnsi="Calibri" w:cs="Calibri"/>
        </w:rPr>
        <w:lastRenderedPageBreak/>
        <w:t>Any required changes or modifications to the rooms and buildings where the System will be installed (such as cabling…) will not be performed by Agfa (see Technical services).</w:t>
      </w:r>
    </w:p>
    <w:p w:rsidR="00B30CD6" w:rsidRPr="00463C90" w:rsidRDefault="00B30CD6" w:rsidP="00F654F8">
      <w:pPr>
        <w:pStyle w:val="ListBullet"/>
        <w:numPr>
          <w:ilvl w:val="0"/>
          <w:numId w:val="49"/>
        </w:numPr>
        <w:rPr>
          <w:rFonts w:ascii="Calibri" w:hAnsi="Calibri" w:cs="Calibri"/>
        </w:rPr>
      </w:pPr>
      <w:r w:rsidRPr="00463C90">
        <w:rPr>
          <w:rFonts w:ascii="Calibri" w:hAnsi="Calibri" w:cs="Calibri"/>
        </w:rPr>
        <w:t>The required IT infrastructure (including network) for the project is available for the duration of the project, and performs (during and after the project) according to the specifications as defined by Agfa. Customer is responsible for the compliance of the infrastructure with Agfa’s specifications.</w:t>
      </w:r>
    </w:p>
    <w:p w:rsidR="00B30CD6" w:rsidRPr="00463C90" w:rsidRDefault="00B30CD6" w:rsidP="00F654F8">
      <w:pPr>
        <w:pStyle w:val="ListBullet"/>
        <w:numPr>
          <w:ilvl w:val="0"/>
          <w:numId w:val="49"/>
        </w:numPr>
        <w:rPr>
          <w:rFonts w:ascii="Calibri" w:hAnsi="Calibri" w:cs="Calibri"/>
        </w:rPr>
      </w:pPr>
      <w:r w:rsidRPr="00463C90">
        <w:rPr>
          <w:rFonts w:ascii="Calibri" w:hAnsi="Calibri" w:cs="Calibri"/>
        </w:rPr>
        <w:t>Customer is responsible for ensuring the network meets the minimum bandwidth requirements.</w:t>
      </w:r>
    </w:p>
    <w:p w:rsidR="00B30CD6" w:rsidRPr="00463C90" w:rsidRDefault="00B30CD6" w:rsidP="00F654F8">
      <w:pPr>
        <w:pStyle w:val="ListBullet"/>
        <w:numPr>
          <w:ilvl w:val="0"/>
          <w:numId w:val="49"/>
        </w:numPr>
        <w:rPr>
          <w:rFonts w:ascii="Calibri" w:hAnsi="Calibri" w:cs="Calibri"/>
        </w:rPr>
      </w:pPr>
      <w:r w:rsidRPr="00463C90">
        <w:rPr>
          <w:rFonts w:ascii="Calibri" w:hAnsi="Calibri" w:cs="Calibri"/>
        </w:rPr>
        <w:t>Customer shall notify Agfa of any system, application, or equipment modifications known to be unique, deviating from industry standard, or potentially problematic. This would include, but is not limited to, unique testing procedures, naming conventions, user exits, local code modifications or custom implementation.</w:t>
      </w:r>
    </w:p>
    <w:p w:rsidR="00B30CD6" w:rsidRPr="00463C90" w:rsidRDefault="00B30CD6" w:rsidP="00F654F8">
      <w:pPr>
        <w:pStyle w:val="ListBullet"/>
        <w:numPr>
          <w:ilvl w:val="0"/>
          <w:numId w:val="49"/>
        </w:numPr>
        <w:rPr>
          <w:rFonts w:ascii="Calibri" w:hAnsi="Calibri" w:cs="Calibri"/>
        </w:rPr>
      </w:pPr>
      <w:r w:rsidRPr="00463C90">
        <w:rPr>
          <w:rFonts w:ascii="Calibri" w:hAnsi="Calibri" w:cs="Calibri"/>
        </w:rPr>
        <w:t>Customer is responsible for all equipment and systems not installed by Agfa Healthcare.</w:t>
      </w:r>
    </w:p>
    <w:p w:rsidR="00B30CD6" w:rsidRPr="00463C90" w:rsidRDefault="00B30CD6" w:rsidP="00F654F8">
      <w:pPr>
        <w:pStyle w:val="Heading3"/>
        <w:numPr>
          <w:ilvl w:val="2"/>
          <w:numId w:val="31"/>
        </w:numPr>
        <w:rPr>
          <w:rFonts w:ascii="Calibri" w:hAnsi="Calibri" w:cs="Calibri"/>
        </w:rPr>
      </w:pPr>
      <w:r w:rsidRPr="00463C90">
        <w:rPr>
          <w:rFonts w:ascii="Calibri" w:hAnsi="Calibri" w:cs="Calibri"/>
        </w:rPr>
        <w:t>Network Infrastructure</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Agfa is not responsible for any issues related to network site readiness, unless specifically called out in this Statement of Work. Customer shall ensure the network meets the minimum recommended bandwidth for this project.</w:t>
      </w:r>
    </w:p>
    <w:p w:rsidR="00B30CD6" w:rsidRPr="00463C90" w:rsidRDefault="00864733" w:rsidP="00B30CD6">
      <w:pPr>
        <w:pStyle w:val="ListBullet2"/>
        <w:tabs>
          <w:tab w:val="clear" w:pos="1296"/>
        </w:tabs>
        <w:ind w:left="1440"/>
        <w:rPr>
          <w:rFonts w:ascii="Calibri" w:hAnsi="Calibri" w:cs="Calibri"/>
        </w:rPr>
      </w:pPr>
      <w:r>
        <w:rPr>
          <w:rFonts w:ascii="Calibri" w:hAnsi="Calibri" w:cs="Calibri"/>
          <w:color w:val="000000"/>
          <w:lang w:eastAsia="en-US"/>
        </w:rPr>
        <w:t>Agfa’s products have been validated to perform to specification when the workstations/servers share a production VLAN and certain backend servers and storage have a separate storage VLAN</w:t>
      </w:r>
      <w:r>
        <w:rPr>
          <w:rFonts w:ascii="Calibri" w:hAnsi="Calibri" w:cs="Calibri"/>
          <w:color w:val="000000"/>
          <w:lang w:val="en-US" w:eastAsia="en-US"/>
        </w:rPr>
        <w:t>.</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 xml:space="preserve">Customer is responsible for providing the network infrastructure, unless Agfa has been asked to provide these services under a separate statement of work.  </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 xml:space="preserve">The site readiness review will include the network assessment.  </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 xml:space="preserve">A network assessment shall include details on the network topology, including domain, IP addresses, etc. </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If requested Customer must provide a detailed network diagram in order to assist in ruling out networking issues during implementation and ongoing support.</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 xml:space="preserve">Enterprise Imaging servers should operate on a gigabit network or greater for best performance.  </w:t>
      </w:r>
      <w:r w:rsidR="00C92227">
        <w:rPr>
          <w:rFonts w:ascii="Calibri" w:hAnsi="Calibri" w:cs="Calibri"/>
          <w:lang w:val="en-US"/>
        </w:rPr>
        <w:t xml:space="preserve">During joint discussions, it was agreed that 10 Gbps networking is warranted for some of the core components that will be handling image data flows.   </w:t>
      </w:r>
      <w:r w:rsidRPr="00463C90">
        <w:rPr>
          <w:rFonts w:ascii="Calibri" w:hAnsi="Calibri" w:cs="Calibri"/>
        </w:rPr>
        <w:t>Agfa cannot and does not guarantee performance or functionality if the minimum network recommendations are not met.</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 xml:space="preserve">It is presumed that the ESXi servers are connected to the network via trunked connections (802.1Q), and can thus have VMs running in both an intranet and DMZ subnets. This is required for Enterprise Imaging </w:t>
      </w:r>
      <w:r w:rsidR="007E53ED" w:rsidRPr="00463C90">
        <w:rPr>
          <w:rFonts w:ascii="Calibri" w:hAnsi="Calibri" w:cs="Calibri"/>
        </w:rPr>
        <w:t>Transfer</w:t>
      </w:r>
      <w:r w:rsidRPr="00463C90">
        <w:rPr>
          <w:rFonts w:ascii="Calibri" w:hAnsi="Calibri" w:cs="Calibri"/>
        </w:rPr>
        <w:t xml:space="preserve"> (it must run in a DMZ to receive data from outside the hospital environment) and Enterprise Imaging XERO.</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Customer must provide secure remote access to Customer network for Agfa remote services support (Secure Remote Service System).</w:t>
      </w:r>
    </w:p>
    <w:p w:rsidR="00B30CD6" w:rsidRPr="00463C90" w:rsidRDefault="00B30CD6" w:rsidP="00F654F8">
      <w:pPr>
        <w:pStyle w:val="Heading3"/>
        <w:numPr>
          <w:ilvl w:val="2"/>
          <w:numId w:val="31"/>
        </w:numPr>
        <w:rPr>
          <w:rFonts w:ascii="Calibri" w:hAnsi="Calibri" w:cs="Calibri"/>
        </w:rPr>
      </w:pPr>
      <w:r w:rsidRPr="00463C90">
        <w:rPr>
          <w:rFonts w:ascii="Calibri" w:hAnsi="Calibri" w:cs="Calibri"/>
        </w:rPr>
        <w:t>Project Management</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All change requests will be administered in accordance with Agfa’s change control procedures and forms, or in accordance with the procedures set out in the standard Terms and Conditions.</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All change requests identified during the course of the project are not included in the solution scope as defined in this document.</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 xml:space="preserve">If there is a change in functionality or in any of the project deliverables requested by Customer, the change control process will be applied. </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lastRenderedPageBreak/>
        <w:t>Products ordered by Customer from other vendors that are needed for the system installation are delivered in/on time, as specified in the project planning.</w:t>
      </w:r>
    </w:p>
    <w:p w:rsidR="00B30CD6" w:rsidRPr="00463C90" w:rsidRDefault="00B30CD6" w:rsidP="00F654F8">
      <w:pPr>
        <w:pStyle w:val="Heading3"/>
        <w:numPr>
          <w:ilvl w:val="2"/>
          <w:numId w:val="31"/>
        </w:numPr>
        <w:rPr>
          <w:rFonts w:ascii="Calibri" w:hAnsi="Calibri" w:cs="Calibri"/>
        </w:rPr>
      </w:pPr>
      <w:r w:rsidRPr="00463C90">
        <w:rPr>
          <w:rFonts w:ascii="Calibri" w:hAnsi="Calibri" w:cs="Calibri"/>
        </w:rPr>
        <w:t>Customer Involvement</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All necessary resources on behalf of Customer are available for the project, as indicated in the project plan.</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Customer is responsible for enforcing the attendance of all trainees.</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At the project kick-off meeting, Customer must designate a Customer project team.</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Customer should provide an office or room for Agfa project personnel that is equipped with telephone and network access. Access to a facsimile machine is also requested.</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All travel and lodging expenses on behalf of Customer or 3rd party resources are the responsibility of Customer.</w:t>
      </w:r>
    </w:p>
    <w:p w:rsidR="00B30CD6" w:rsidRPr="00463C90" w:rsidRDefault="00B30CD6" w:rsidP="00F654F8">
      <w:pPr>
        <w:pStyle w:val="Heading3"/>
        <w:numPr>
          <w:ilvl w:val="2"/>
          <w:numId w:val="31"/>
        </w:numPr>
        <w:rPr>
          <w:rFonts w:ascii="Calibri" w:hAnsi="Calibri" w:cs="Calibri"/>
        </w:rPr>
      </w:pPr>
      <w:r w:rsidRPr="00463C90">
        <w:rPr>
          <w:rFonts w:ascii="Calibri" w:hAnsi="Calibri" w:cs="Calibri"/>
        </w:rPr>
        <w:t>Clinical Analysis</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During project initiation, Customer is responsible for providing Agfa with a complete description of the existing systems, including:</w:t>
      </w:r>
    </w:p>
    <w:p w:rsidR="00B30CD6" w:rsidRPr="00463C90" w:rsidRDefault="00B30CD6" w:rsidP="00F654F8">
      <w:pPr>
        <w:pStyle w:val="BodyTextIndent"/>
        <w:numPr>
          <w:ilvl w:val="3"/>
          <w:numId w:val="33"/>
        </w:numPr>
        <w:spacing w:after="0"/>
        <w:rPr>
          <w:rFonts w:ascii="Calibri" w:hAnsi="Calibri" w:cs="Calibri"/>
          <w:lang w:eastAsia="en-US"/>
        </w:rPr>
      </w:pPr>
      <w:r w:rsidRPr="00463C90">
        <w:rPr>
          <w:rFonts w:ascii="Calibri" w:hAnsi="Calibri" w:cs="Calibri"/>
          <w:lang w:eastAsia="en-US"/>
        </w:rPr>
        <w:t>Full and up-to-date details of the installed hardware and software (e.g. version numbers, IP addresses, admin usernames and password, …)</w:t>
      </w:r>
    </w:p>
    <w:p w:rsidR="00B30CD6" w:rsidRPr="00463C90" w:rsidRDefault="00B30CD6" w:rsidP="00B30CD6">
      <w:pPr>
        <w:pStyle w:val="BodyTextIndent"/>
        <w:spacing w:after="0"/>
        <w:ind w:left="1800"/>
        <w:rPr>
          <w:rFonts w:ascii="Calibri" w:hAnsi="Calibri" w:cs="Calibri"/>
          <w:lang w:eastAsia="en-US"/>
        </w:rPr>
      </w:pPr>
    </w:p>
    <w:p w:rsidR="00B30CD6" w:rsidRPr="00463C90" w:rsidRDefault="00B30CD6" w:rsidP="00F654F8">
      <w:pPr>
        <w:pStyle w:val="BodyTextIndent"/>
        <w:numPr>
          <w:ilvl w:val="3"/>
          <w:numId w:val="33"/>
        </w:numPr>
        <w:spacing w:after="0"/>
        <w:rPr>
          <w:rFonts w:ascii="Calibri" w:hAnsi="Calibri" w:cs="Calibri"/>
          <w:lang w:eastAsia="en-US"/>
        </w:rPr>
      </w:pPr>
      <w:r w:rsidRPr="00463C90">
        <w:rPr>
          <w:rFonts w:ascii="Calibri" w:hAnsi="Calibri" w:cs="Calibri"/>
          <w:lang w:eastAsia="en-US"/>
        </w:rPr>
        <w:t>Complete and up-to-date description of Customer’s end-to-end workflow to be validated by Agfa.</w:t>
      </w:r>
    </w:p>
    <w:p w:rsidR="00B30CD6" w:rsidRPr="00463C90" w:rsidRDefault="00B30CD6" w:rsidP="00B30CD6">
      <w:pPr>
        <w:pStyle w:val="BodyTextIndent"/>
        <w:spacing w:after="0"/>
        <w:ind w:left="0"/>
        <w:rPr>
          <w:rFonts w:ascii="Calibri" w:hAnsi="Calibri" w:cs="Calibri"/>
          <w:lang w:eastAsia="en-US"/>
        </w:rPr>
      </w:pP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During the project initiation, Customer is responsible for providing Agfa with all relevant information of all systems that the System interfaces with.</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Customer is responsible for creating or assembling the information in the previous points if it does not yet exist.</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lang w:val="en-US"/>
        </w:rPr>
        <w:t xml:space="preserve">Enterprise Imaging Business Analysis needs referenced in section </w:t>
      </w:r>
      <w:r w:rsidR="000826AF" w:rsidRPr="00463C90">
        <w:rPr>
          <w:rFonts w:ascii="Calibri" w:hAnsi="Calibri" w:cs="Calibri"/>
          <w:lang w:val="en-US"/>
        </w:rPr>
        <w:t>4</w:t>
      </w:r>
      <w:r w:rsidRPr="00463C90">
        <w:rPr>
          <w:rFonts w:ascii="Calibri" w:hAnsi="Calibri" w:cs="Calibri"/>
          <w:lang w:val="en-US"/>
        </w:rPr>
        <w:t xml:space="preserve">.3 shall be considered as part of the Clinical Analysis </w:t>
      </w:r>
    </w:p>
    <w:p w:rsidR="00B30CD6" w:rsidRPr="00463C90" w:rsidRDefault="00B30CD6" w:rsidP="00F654F8">
      <w:pPr>
        <w:pStyle w:val="Heading3"/>
        <w:numPr>
          <w:ilvl w:val="2"/>
          <w:numId w:val="31"/>
        </w:numPr>
        <w:rPr>
          <w:rFonts w:ascii="Calibri" w:hAnsi="Calibri" w:cs="Calibri"/>
        </w:rPr>
      </w:pPr>
      <w:r w:rsidRPr="00463C90">
        <w:rPr>
          <w:rFonts w:ascii="Calibri" w:hAnsi="Calibri" w:cs="Calibri"/>
        </w:rPr>
        <w:t>Delivery and Installation</w:t>
      </w:r>
    </w:p>
    <w:p w:rsidR="00B30CD6" w:rsidRPr="00463C90" w:rsidRDefault="00B30CD6" w:rsidP="00BC7B0E">
      <w:pPr>
        <w:pStyle w:val="BodyTextIndent"/>
        <w:numPr>
          <w:ilvl w:val="0"/>
          <w:numId w:val="17"/>
        </w:numPr>
        <w:tabs>
          <w:tab w:val="clear" w:pos="567"/>
        </w:tabs>
        <w:spacing w:after="0"/>
        <w:ind w:left="1440"/>
        <w:rPr>
          <w:rFonts w:ascii="Calibri" w:hAnsi="Calibri" w:cs="Calibri"/>
        </w:rPr>
      </w:pPr>
      <w:r w:rsidRPr="00463C90">
        <w:rPr>
          <w:rFonts w:ascii="Calibri" w:hAnsi="Calibri" w:cs="Calibri"/>
        </w:rPr>
        <w:t>Delivery and installation activities can only take place after the site-readiness acceptance milestone has been completed.</w:t>
      </w:r>
    </w:p>
    <w:p w:rsidR="00B30CD6" w:rsidRPr="00463C90" w:rsidRDefault="00B30CD6" w:rsidP="00BC7B0E">
      <w:pPr>
        <w:pStyle w:val="BodyTextIndent"/>
        <w:numPr>
          <w:ilvl w:val="0"/>
          <w:numId w:val="17"/>
        </w:numPr>
        <w:tabs>
          <w:tab w:val="clear" w:pos="567"/>
        </w:tabs>
        <w:spacing w:after="0" w:line="360" w:lineRule="auto"/>
        <w:ind w:left="1440"/>
        <w:rPr>
          <w:rFonts w:ascii="Calibri" w:hAnsi="Calibri" w:cs="Calibri"/>
        </w:rPr>
      </w:pPr>
      <w:r w:rsidRPr="00463C90">
        <w:rPr>
          <w:rFonts w:ascii="Calibri" w:hAnsi="Calibri" w:cs="Calibri"/>
        </w:rPr>
        <w:t>Customer system administrator is available for the duration of the installation activities.</w:t>
      </w:r>
    </w:p>
    <w:p w:rsidR="00B30CD6" w:rsidRPr="00463C90" w:rsidRDefault="00B30CD6" w:rsidP="00BC7B0E">
      <w:pPr>
        <w:pStyle w:val="BodyTextIndent"/>
        <w:numPr>
          <w:ilvl w:val="0"/>
          <w:numId w:val="17"/>
        </w:numPr>
        <w:tabs>
          <w:tab w:val="clear" w:pos="567"/>
        </w:tabs>
        <w:spacing w:after="0" w:line="360" w:lineRule="auto"/>
        <w:ind w:left="1440"/>
        <w:rPr>
          <w:rFonts w:ascii="Calibri" w:hAnsi="Calibri" w:cs="Calibri"/>
        </w:rPr>
      </w:pPr>
      <w:r w:rsidRPr="00463C90">
        <w:rPr>
          <w:rFonts w:ascii="Calibri" w:hAnsi="Calibri" w:cs="Calibri"/>
        </w:rPr>
        <w:t>Customer is responsible for providing secure storage for all delivered goods.</w:t>
      </w:r>
    </w:p>
    <w:p w:rsidR="00B30CD6" w:rsidRPr="00463C90" w:rsidRDefault="00B30CD6" w:rsidP="00BC7B0E">
      <w:pPr>
        <w:pStyle w:val="BodyTextIndent"/>
        <w:numPr>
          <w:ilvl w:val="0"/>
          <w:numId w:val="17"/>
        </w:numPr>
        <w:tabs>
          <w:tab w:val="clear" w:pos="567"/>
        </w:tabs>
        <w:spacing w:after="0" w:line="360" w:lineRule="auto"/>
        <w:ind w:left="1440"/>
        <w:rPr>
          <w:rFonts w:ascii="Calibri" w:hAnsi="Calibri" w:cs="Calibri"/>
        </w:rPr>
      </w:pPr>
      <w:r w:rsidRPr="00463C90">
        <w:rPr>
          <w:rFonts w:ascii="Calibri" w:hAnsi="Calibri" w:cs="Calibri"/>
        </w:rPr>
        <w:t>Customer is solely responsible for all delivered goods after delivery.</w:t>
      </w:r>
    </w:p>
    <w:p w:rsidR="00B30CD6" w:rsidRPr="00463C90" w:rsidRDefault="00B30CD6" w:rsidP="00F654F8">
      <w:pPr>
        <w:pStyle w:val="Heading3"/>
        <w:numPr>
          <w:ilvl w:val="2"/>
          <w:numId w:val="31"/>
        </w:numPr>
        <w:rPr>
          <w:rFonts w:ascii="Calibri" w:hAnsi="Calibri" w:cs="Calibri"/>
        </w:rPr>
      </w:pPr>
      <w:r w:rsidRPr="00463C90">
        <w:rPr>
          <w:rFonts w:ascii="Calibri" w:hAnsi="Calibri" w:cs="Calibri"/>
        </w:rPr>
        <w:t>Integration</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All external systems interfaces which need to connect to the Agfa system comply with the Agfa compliance statements for the relevant interface type. Any interface fields marked as ‘not Agfa supported’ in the compliance claim are subject to analysis. These fields will only be considered on a time and material basis and are outside the scope of this SOW.</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Requests for non-standard interfaces are outside the scope of this SOW.</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lastRenderedPageBreak/>
        <w:t>Custom integration work (due to, by way of example and not limitation, incompatibility of legacy data or the data being input into the Agfa system by Customer with the system’s specifications) is outside the scope of this SOW.</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Customer is responsible for any third party vendor support and configuration costs, if required.</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Customer is responsible for the storage, archiving, retrieval success, pre-fetching success and quality of the data once the data leaves the Agfa Interface.</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Customer is responsible for providing all relevant information about the interfaces.</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Customer is responsible for providing production representative sample test messages.</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Customer is responsible for implementing/modifying, testing, and validating required interfaces on all third party systems.</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Customer personnel are available to review and approve the interface specifications.</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Customer personnel are available to participate in testing and validating the interfaces.</w:t>
      </w:r>
    </w:p>
    <w:p w:rsidR="00B30CD6" w:rsidRPr="00463C90" w:rsidRDefault="00B30CD6" w:rsidP="00F654F8">
      <w:pPr>
        <w:pStyle w:val="Heading3"/>
        <w:numPr>
          <w:ilvl w:val="2"/>
          <w:numId w:val="31"/>
        </w:numPr>
        <w:rPr>
          <w:rFonts w:ascii="Calibri" w:hAnsi="Calibri" w:cs="Calibri"/>
        </w:rPr>
      </w:pPr>
      <w:r w:rsidRPr="00463C90">
        <w:rPr>
          <w:rFonts w:ascii="Calibri" w:hAnsi="Calibri" w:cs="Calibri"/>
        </w:rPr>
        <w:t>Training</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All trainees have adequate time available to attend the training sessions, without being required to fulfill their normal responsibilities.</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The following equipment and infrastructure is available:</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Dedicated training area.</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Sufficient client PCs with specified software.</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Training network access to test/production networks.</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Training network attached document printer.</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Any augmentation to the training schedule or number of training participants is subject to the project change control procedure.</w:t>
      </w:r>
    </w:p>
    <w:p w:rsidR="00B30CD6" w:rsidRPr="00463C90" w:rsidRDefault="00B30CD6" w:rsidP="00F654F8">
      <w:pPr>
        <w:pStyle w:val="Heading3"/>
        <w:numPr>
          <w:ilvl w:val="2"/>
          <w:numId w:val="31"/>
        </w:numPr>
        <w:rPr>
          <w:rFonts w:ascii="Calibri" w:hAnsi="Calibri" w:cs="Calibri"/>
        </w:rPr>
      </w:pPr>
      <w:r w:rsidRPr="00463C90">
        <w:rPr>
          <w:rFonts w:ascii="Calibri" w:hAnsi="Calibri" w:cs="Calibri"/>
        </w:rPr>
        <w:t>System Acceptance</w:t>
      </w:r>
    </w:p>
    <w:p w:rsidR="00B30CD6" w:rsidRPr="00463C90" w:rsidRDefault="00B30CD6" w:rsidP="00B30CD6">
      <w:pPr>
        <w:pStyle w:val="ListBullet2"/>
        <w:numPr>
          <w:ilvl w:val="0"/>
          <w:numId w:val="0"/>
        </w:numPr>
        <w:ind w:left="1440" w:hanging="360"/>
        <w:rPr>
          <w:rFonts w:ascii="Calibri" w:hAnsi="Calibri" w:cs="Calibri"/>
        </w:rPr>
      </w:pPr>
      <w:r w:rsidRPr="00463C90">
        <w:rPr>
          <w:rFonts w:ascii="Calibri" w:hAnsi="Calibri" w:cs="Calibri"/>
        </w:rPr>
        <w:t>Customer is responsible for ensuring that:</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All external systems are available for the acceptance tests, as required for the smooth execution of the tests.</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Sufficient resources from Customer or from the parties responsible for these systems are available to support the testing activities. These resources may be asked to use the external systems, initiate sending or receiving of messages over the interfaces, etc.</w:t>
      </w:r>
    </w:p>
    <w:p w:rsidR="00B30CD6" w:rsidRPr="00463C90" w:rsidRDefault="00B30CD6" w:rsidP="00B30CD6">
      <w:pPr>
        <w:pStyle w:val="BodyTextIndent"/>
        <w:ind w:left="1080"/>
        <w:rPr>
          <w:rFonts w:ascii="Calibri" w:hAnsi="Calibri" w:cs="Calibri"/>
        </w:rPr>
      </w:pPr>
      <w:r w:rsidRPr="00463C90">
        <w:rPr>
          <w:rFonts w:ascii="Calibri" w:hAnsi="Calibri" w:cs="Calibri"/>
        </w:rPr>
        <w:t>The items listed above must be available for the complete duration of the acceptance tests, as well as for the period of preparation before the testing (as described in the project planning).</w:t>
      </w:r>
    </w:p>
    <w:p w:rsidR="00B30CD6" w:rsidRPr="00463C90" w:rsidRDefault="00B30CD6" w:rsidP="00F654F8">
      <w:pPr>
        <w:pStyle w:val="Heading3"/>
        <w:numPr>
          <w:ilvl w:val="2"/>
          <w:numId w:val="31"/>
        </w:numPr>
        <w:rPr>
          <w:rFonts w:ascii="Calibri" w:hAnsi="Calibri" w:cs="Calibri"/>
        </w:rPr>
      </w:pPr>
      <w:r w:rsidRPr="00463C90">
        <w:rPr>
          <w:rFonts w:ascii="Calibri" w:hAnsi="Calibri" w:cs="Calibri"/>
        </w:rPr>
        <w:t>Go-live, Support, and Maintenance</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Support and/or maintenance after the project closure are outside of the scope of this project. Customer is recommended to procure a Service Maintenance Agreement (“SMA”) for ongoing support and maintenance of the System described in this SOW.</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After the go-live Customer becomes responsible for the maintenance and management of the Enterprise Imaging solution unless Agfa is contracted to do so.</w:t>
      </w:r>
    </w:p>
    <w:p w:rsidR="00B30CD6" w:rsidRPr="004217A0" w:rsidRDefault="00B30CD6" w:rsidP="00B30CD6">
      <w:pPr>
        <w:pStyle w:val="BodyTextIndent"/>
        <w:numPr>
          <w:ilvl w:val="0"/>
          <w:numId w:val="10"/>
        </w:numPr>
        <w:rPr>
          <w:rFonts w:ascii="Calibri" w:hAnsi="Calibri" w:cs="Calibri"/>
        </w:rPr>
      </w:pPr>
      <w:r w:rsidRPr="00463C90">
        <w:rPr>
          <w:rFonts w:ascii="Calibri" w:hAnsi="Calibri" w:cs="Calibri"/>
        </w:rPr>
        <w:lastRenderedPageBreak/>
        <w:t>For each new potential imaging ology that would be interested in storing their clinical images to the Enterprise Imaging solution, a set of meetings and/or workshops would need to be conducted in order to determine the department/</w:t>
      </w:r>
      <w:r w:rsidRPr="00463C90">
        <w:rPr>
          <w:rFonts w:ascii="Calibri" w:hAnsi="Calibri" w:cs="Calibri"/>
          <w:lang w:val="en-US"/>
        </w:rPr>
        <w:t xml:space="preserve">Service Line </w:t>
      </w:r>
      <w:r w:rsidRPr="00463C90">
        <w:rPr>
          <w:rFonts w:ascii="Calibri" w:hAnsi="Calibri" w:cs="Calibri"/>
        </w:rPr>
        <w:t xml:space="preserve">current workflow state, potential future Enterprise Imaging workflow state, Enterprise Imaging fit, gaps and risks. </w:t>
      </w:r>
    </w:p>
    <w:p w:rsidR="004217A0" w:rsidRPr="00087990" w:rsidRDefault="004217A0" w:rsidP="00F654F8">
      <w:pPr>
        <w:pStyle w:val="Heading3"/>
        <w:numPr>
          <w:ilvl w:val="2"/>
          <w:numId w:val="31"/>
        </w:numPr>
        <w:rPr>
          <w:rFonts w:ascii="Calibri" w:hAnsi="Calibri" w:cs="Calibri"/>
        </w:rPr>
      </w:pPr>
      <w:r w:rsidRPr="00087990">
        <w:rPr>
          <w:rFonts w:ascii="Calibri" w:hAnsi="Calibri" w:cs="Calibri"/>
        </w:rPr>
        <w:t xml:space="preserve">  Project Phases and Milestones</w:t>
      </w:r>
    </w:p>
    <w:p w:rsidR="004217A0" w:rsidRPr="00087990" w:rsidRDefault="004217A0" w:rsidP="004217A0">
      <w:pPr>
        <w:rPr>
          <w:rFonts w:ascii="Calibri" w:hAnsi="Calibri" w:cs="Calibri"/>
        </w:rPr>
      </w:pPr>
      <w:r w:rsidRPr="00087990">
        <w:rPr>
          <w:rFonts w:ascii="Calibri" w:hAnsi="Calibri" w:cs="Calibri"/>
        </w:rPr>
        <w:t>Agfa has developed a proven process to implement IT solutions.  This process includes the following project milestones.  Milestone completion will be recorded by members of the Agfa implementation team.  Supporting documentation will be provided to the Customer Project Manager for review via email notification. The Customer Project Manager is expected to respond by signing the appropriate milestone acceptance documentation within 2 business days.  Subsequent milestone activity will proceed following this acceptance process.  This process is strictly adhered to for every project in order to satisfy Agfa Quality requirements.  Acceptance document temp</w:t>
      </w:r>
      <w:r w:rsidR="0092047F" w:rsidRPr="00087990">
        <w:rPr>
          <w:rFonts w:ascii="Calibri" w:hAnsi="Calibri" w:cs="Calibri"/>
        </w:rPr>
        <w:t>l</w:t>
      </w:r>
      <w:r w:rsidRPr="00087990">
        <w:rPr>
          <w:rFonts w:ascii="Calibri" w:hAnsi="Calibri" w:cs="Calibri"/>
        </w:rPr>
        <w:t>ates will be provided to the Customer Project Manager at the project kick-off meeting.</w:t>
      </w:r>
    </w:p>
    <w:p w:rsidR="004217A0" w:rsidRPr="00087990" w:rsidRDefault="004217A0" w:rsidP="003763C1">
      <w:pPr>
        <w:pStyle w:val="Heading2"/>
        <w:numPr>
          <w:ilvl w:val="0"/>
          <w:numId w:val="0"/>
        </w:numPr>
        <w:ind w:left="576" w:hanging="576"/>
        <w:rPr>
          <w:rFonts w:ascii="Calibri" w:hAnsi="Calibri" w:cs="Calibri"/>
          <w:sz w:val="24"/>
          <w:szCs w:val="24"/>
        </w:rPr>
      </w:pPr>
      <w:bookmarkStart w:id="79" w:name="_Toc269900810"/>
      <w:bookmarkStart w:id="80" w:name="_Toc425789593"/>
      <w:bookmarkStart w:id="81" w:name="_Toc443673232"/>
      <w:bookmarkStart w:id="82" w:name="_Toc218884458"/>
      <w:bookmarkStart w:id="83" w:name="_Toc219955226"/>
      <w:r w:rsidRPr="00087990">
        <w:rPr>
          <w:rFonts w:ascii="Calibri" w:hAnsi="Calibri" w:cs="Calibri"/>
          <w:sz w:val="24"/>
          <w:szCs w:val="24"/>
        </w:rPr>
        <w:t>Phase 1 – Project Initiation</w:t>
      </w:r>
      <w:bookmarkEnd w:id="79"/>
      <w:r w:rsidRPr="00087990">
        <w:rPr>
          <w:rFonts w:ascii="Calibri" w:hAnsi="Calibri" w:cs="Calibri"/>
          <w:sz w:val="24"/>
          <w:szCs w:val="24"/>
        </w:rPr>
        <w:t xml:space="preserve"> &amp; Planning</w:t>
      </w:r>
      <w:bookmarkEnd w:id="80"/>
      <w:bookmarkEnd w:id="81"/>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6"/>
        <w:gridCol w:w="4014"/>
        <w:gridCol w:w="3240"/>
      </w:tblGrid>
      <w:tr w:rsidR="004217A0" w:rsidRPr="00087990" w:rsidTr="00087990">
        <w:tc>
          <w:tcPr>
            <w:tcW w:w="2106" w:type="dxa"/>
            <w:vMerge w:val="restart"/>
            <w:shd w:val="clear" w:color="auto" w:fill="595959"/>
            <w:vAlign w:val="center"/>
          </w:tcPr>
          <w:p w:rsidR="004217A0" w:rsidRPr="00087990" w:rsidRDefault="004217A0" w:rsidP="00087990">
            <w:pPr>
              <w:pStyle w:val="Tableheader"/>
              <w:rPr>
                <w:rFonts w:ascii="Calibri" w:hAnsi="Calibri" w:cs="Calibri"/>
              </w:rPr>
            </w:pPr>
            <w:r w:rsidRPr="00087990">
              <w:rPr>
                <w:rFonts w:ascii="Calibri" w:hAnsi="Calibri" w:cs="Calibri"/>
              </w:rPr>
              <w:t>Phase 1 – Project Initiation &amp; Planning</w:t>
            </w:r>
          </w:p>
        </w:tc>
        <w:tc>
          <w:tcPr>
            <w:tcW w:w="4014" w:type="dxa"/>
            <w:shd w:val="clear" w:color="auto" w:fill="595959"/>
          </w:tcPr>
          <w:p w:rsidR="004217A0" w:rsidRPr="00087990" w:rsidRDefault="004217A0" w:rsidP="00087990">
            <w:pPr>
              <w:pStyle w:val="Tableheader"/>
              <w:rPr>
                <w:rFonts w:ascii="Calibri" w:hAnsi="Calibri" w:cs="Calibri"/>
              </w:rPr>
            </w:pPr>
            <w:r w:rsidRPr="00087990">
              <w:rPr>
                <w:rFonts w:ascii="Calibri" w:hAnsi="Calibri" w:cs="Calibri"/>
              </w:rPr>
              <w:t>Phase 1 Activities</w:t>
            </w:r>
          </w:p>
        </w:tc>
        <w:tc>
          <w:tcPr>
            <w:tcW w:w="3240" w:type="dxa"/>
            <w:shd w:val="clear" w:color="auto" w:fill="595959"/>
          </w:tcPr>
          <w:p w:rsidR="004217A0" w:rsidRPr="00087990" w:rsidRDefault="004217A0" w:rsidP="00087990">
            <w:pPr>
              <w:pStyle w:val="Tableheader"/>
              <w:rPr>
                <w:rFonts w:ascii="Calibri" w:hAnsi="Calibri" w:cs="Calibri"/>
              </w:rPr>
            </w:pPr>
            <w:r w:rsidRPr="00087990">
              <w:rPr>
                <w:rFonts w:ascii="Calibri" w:hAnsi="Calibri" w:cs="Calibri"/>
              </w:rPr>
              <w:t>Responsibility</w:t>
            </w:r>
          </w:p>
        </w:tc>
      </w:tr>
      <w:tr w:rsidR="004217A0" w:rsidRPr="00087990" w:rsidTr="00087990">
        <w:tc>
          <w:tcPr>
            <w:tcW w:w="2106" w:type="dxa"/>
            <w:vMerge/>
            <w:shd w:val="clear" w:color="auto" w:fill="595959"/>
          </w:tcPr>
          <w:p w:rsidR="004217A0" w:rsidRPr="00087990" w:rsidRDefault="004217A0" w:rsidP="00087990">
            <w:pPr>
              <w:pStyle w:val="BodyText"/>
              <w:ind w:left="864"/>
              <w:rPr>
                <w:rFonts w:ascii="Calibri" w:hAnsi="Calibri" w:cs="Calibri"/>
                <w:lang w:eastAsia="de-DE"/>
              </w:rPr>
            </w:pPr>
          </w:p>
        </w:tc>
        <w:tc>
          <w:tcPr>
            <w:tcW w:w="4014"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Set up team structure (working group) and steering committee (project overview)</w:t>
            </w:r>
          </w:p>
        </w:tc>
        <w:tc>
          <w:tcPr>
            <w:tcW w:w="3240"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Agfa / Customer</w:t>
            </w:r>
          </w:p>
        </w:tc>
      </w:tr>
      <w:tr w:rsidR="004217A0" w:rsidRPr="00087990" w:rsidTr="00087990">
        <w:tc>
          <w:tcPr>
            <w:tcW w:w="2106" w:type="dxa"/>
            <w:vMerge/>
            <w:shd w:val="clear" w:color="auto" w:fill="595959"/>
          </w:tcPr>
          <w:p w:rsidR="004217A0" w:rsidRPr="00087990" w:rsidRDefault="004217A0" w:rsidP="00087990">
            <w:pPr>
              <w:pStyle w:val="BodyText"/>
              <w:ind w:left="864"/>
              <w:rPr>
                <w:rFonts w:ascii="Calibri" w:hAnsi="Calibri" w:cs="Calibri"/>
                <w:lang w:eastAsia="de-DE"/>
              </w:rPr>
            </w:pPr>
          </w:p>
        </w:tc>
        <w:tc>
          <w:tcPr>
            <w:tcW w:w="4014"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Identify Agfa and Client contacts</w:t>
            </w:r>
          </w:p>
        </w:tc>
        <w:tc>
          <w:tcPr>
            <w:tcW w:w="3240"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Agfa / Customer</w:t>
            </w:r>
          </w:p>
        </w:tc>
      </w:tr>
      <w:tr w:rsidR="004217A0" w:rsidRPr="00087990" w:rsidTr="00087990">
        <w:tc>
          <w:tcPr>
            <w:tcW w:w="2106" w:type="dxa"/>
            <w:vMerge/>
            <w:shd w:val="clear" w:color="auto" w:fill="595959"/>
          </w:tcPr>
          <w:p w:rsidR="004217A0" w:rsidRPr="00087990" w:rsidRDefault="004217A0" w:rsidP="00087990">
            <w:pPr>
              <w:pStyle w:val="BodyText"/>
              <w:ind w:left="864"/>
              <w:rPr>
                <w:rFonts w:ascii="Calibri" w:hAnsi="Calibri" w:cs="Calibri"/>
                <w:lang w:eastAsia="de-DE"/>
              </w:rPr>
            </w:pPr>
          </w:p>
        </w:tc>
        <w:tc>
          <w:tcPr>
            <w:tcW w:w="4014"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Finalize Statement of Work (SOW)</w:t>
            </w:r>
          </w:p>
        </w:tc>
        <w:tc>
          <w:tcPr>
            <w:tcW w:w="3240"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Agfa / Customer</w:t>
            </w:r>
          </w:p>
        </w:tc>
      </w:tr>
      <w:tr w:rsidR="004217A0" w:rsidRPr="00087990" w:rsidTr="00087990">
        <w:tc>
          <w:tcPr>
            <w:tcW w:w="2106" w:type="dxa"/>
            <w:vMerge/>
            <w:shd w:val="clear" w:color="auto" w:fill="595959"/>
          </w:tcPr>
          <w:p w:rsidR="004217A0" w:rsidRPr="00087990" w:rsidRDefault="004217A0" w:rsidP="00087990">
            <w:pPr>
              <w:pStyle w:val="BodyText"/>
              <w:ind w:left="864"/>
              <w:rPr>
                <w:rFonts w:ascii="Calibri" w:hAnsi="Calibri" w:cs="Calibri"/>
                <w:lang w:eastAsia="de-DE"/>
              </w:rPr>
            </w:pPr>
          </w:p>
        </w:tc>
        <w:tc>
          <w:tcPr>
            <w:tcW w:w="4014"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Develop Detailed Project Plan</w:t>
            </w:r>
          </w:p>
        </w:tc>
        <w:tc>
          <w:tcPr>
            <w:tcW w:w="3240"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Agfa</w:t>
            </w:r>
          </w:p>
        </w:tc>
      </w:tr>
      <w:tr w:rsidR="004217A0" w:rsidRPr="00087990" w:rsidTr="00087990">
        <w:tc>
          <w:tcPr>
            <w:tcW w:w="2106" w:type="dxa"/>
            <w:vMerge/>
            <w:shd w:val="clear" w:color="auto" w:fill="595959"/>
          </w:tcPr>
          <w:p w:rsidR="004217A0" w:rsidRPr="00087990" w:rsidRDefault="004217A0" w:rsidP="00087990">
            <w:pPr>
              <w:pStyle w:val="BodyText"/>
              <w:ind w:left="864"/>
              <w:rPr>
                <w:rFonts w:ascii="Calibri" w:hAnsi="Calibri" w:cs="Calibri"/>
                <w:lang w:eastAsia="de-DE"/>
              </w:rPr>
            </w:pPr>
          </w:p>
        </w:tc>
        <w:tc>
          <w:tcPr>
            <w:tcW w:w="4014"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Initiate Pre-Installation and Site Readiness Report</w:t>
            </w:r>
          </w:p>
        </w:tc>
        <w:tc>
          <w:tcPr>
            <w:tcW w:w="3240"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Agfa / Customer</w:t>
            </w:r>
          </w:p>
        </w:tc>
      </w:tr>
      <w:tr w:rsidR="004217A0" w:rsidRPr="00087990" w:rsidTr="00087990">
        <w:tc>
          <w:tcPr>
            <w:tcW w:w="2106" w:type="dxa"/>
            <w:vMerge/>
            <w:shd w:val="clear" w:color="auto" w:fill="595959"/>
          </w:tcPr>
          <w:p w:rsidR="004217A0" w:rsidRPr="00087990" w:rsidRDefault="004217A0" w:rsidP="00087990">
            <w:pPr>
              <w:pStyle w:val="BodyText"/>
              <w:ind w:left="864"/>
              <w:rPr>
                <w:rFonts w:ascii="Calibri" w:hAnsi="Calibri" w:cs="Calibri"/>
                <w:lang w:eastAsia="de-DE"/>
              </w:rPr>
            </w:pPr>
          </w:p>
        </w:tc>
        <w:tc>
          <w:tcPr>
            <w:tcW w:w="4014"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 xml:space="preserve">Hardware &amp; software shipped / delivered to Hospital or </w:t>
            </w:r>
            <w:smartTag w:uri="urn:schemas-microsoft-com:office:smarttags" w:element="place">
              <w:smartTag w:uri="urn:schemas-microsoft-com:office:smarttags" w:element="PlaceName">
                <w:r w:rsidRPr="00087990">
                  <w:rPr>
                    <w:rFonts w:ascii="Calibri" w:hAnsi="Calibri" w:cs="Calibri"/>
                  </w:rPr>
                  <w:t>Data</w:t>
                </w:r>
              </w:smartTag>
              <w:r w:rsidRPr="00087990">
                <w:rPr>
                  <w:rFonts w:ascii="Calibri" w:hAnsi="Calibri" w:cs="Calibri"/>
                </w:rPr>
                <w:t xml:space="preserve"> </w:t>
              </w:r>
              <w:smartTag w:uri="urn:schemas-microsoft-com:office:smarttags" w:element="PlaceType">
                <w:r w:rsidRPr="00087990">
                  <w:rPr>
                    <w:rFonts w:ascii="Calibri" w:hAnsi="Calibri" w:cs="Calibri"/>
                  </w:rPr>
                  <w:t>Center</w:t>
                </w:r>
              </w:smartTag>
            </w:smartTag>
            <w:r w:rsidRPr="00087990">
              <w:rPr>
                <w:rFonts w:ascii="Calibri" w:hAnsi="Calibri" w:cs="Calibri"/>
              </w:rPr>
              <w:t xml:space="preserve">  / inventoried</w:t>
            </w:r>
          </w:p>
        </w:tc>
        <w:tc>
          <w:tcPr>
            <w:tcW w:w="3240"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Agfa</w:t>
            </w:r>
          </w:p>
        </w:tc>
      </w:tr>
      <w:tr w:rsidR="004217A0" w:rsidRPr="00087990" w:rsidTr="00087990">
        <w:tc>
          <w:tcPr>
            <w:tcW w:w="9360" w:type="dxa"/>
            <w:gridSpan w:val="3"/>
            <w:shd w:val="clear" w:color="auto" w:fill="595959"/>
          </w:tcPr>
          <w:p w:rsidR="004217A0" w:rsidRPr="00087990" w:rsidRDefault="004217A0" w:rsidP="00087990">
            <w:pPr>
              <w:pStyle w:val="Tableheader"/>
              <w:rPr>
                <w:rFonts w:ascii="Calibri" w:hAnsi="Calibri" w:cs="Calibri"/>
              </w:rPr>
            </w:pPr>
            <w:r w:rsidRPr="00087990">
              <w:rPr>
                <w:rFonts w:ascii="Calibri" w:hAnsi="Calibri" w:cs="Calibri"/>
              </w:rPr>
              <w:t>Phase 1 Milestone Deliverables</w:t>
            </w:r>
          </w:p>
        </w:tc>
      </w:tr>
      <w:tr w:rsidR="004217A0" w:rsidRPr="00087990" w:rsidTr="00087990">
        <w:trPr>
          <w:trHeight w:val="107"/>
        </w:trPr>
        <w:tc>
          <w:tcPr>
            <w:tcW w:w="9360" w:type="dxa"/>
            <w:gridSpan w:val="3"/>
            <w:shd w:val="clear" w:color="auto" w:fill="auto"/>
          </w:tcPr>
          <w:p w:rsidR="004217A0" w:rsidRPr="00087990" w:rsidRDefault="004217A0" w:rsidP="00087990">
            <w:pPr>
              <w:pStyle w:val="Tabletext"/>
              <w:rPr>
                <w:rFonts w:ascii="Calibri" w:hAnsi="Calibri" w:cs="Calibri"/>
              </w:rPr>
            </w:pPr>
            <w:r w:rsidRPr="00087990">
              <w:rPr>
                <w:rFonts w:ascii="Calibri" w:hAnsi="Calibri" w:cs="Calibri"/>
                <w:b/>
              </w:rPr>
              <w:t>Statement of Work finalized and signed.</w:t>
            </w:r>
            <w:r w:rsidRPr="00087990">
              <w:rPr>
                <w:rFonts w:ascii="Calibri" w:hAnsi="Calibri" w:cs="Calibri"/>
              </w:rPr>
              <w:t xml:space="preserve">  This document provides the basis upon which all subsequent project activities proceed.</w:t>
            </w:r>
          </w:p>
        </w:tc>
      </w:tr>
      <w:tr w:rsidR="004217A0" w:rsidRPr="00087990" w:rsidTr="00087990">
        <w:trPr>
          <w:trHeight w:val="197"/>
        </w:trPr>
        <w:tc>
          <w:tcPr>
            <w:tcW w:w="9360" w:type="dxa"/>
            <w:gridSpan w:val="3"/>
            <w:shd w:val="clear" w:color="auto" w:fill="auto"/>
          </w:tcPr>
          <w:p w:rsidR="004217A0" w:rsidRPr="00087990" w:rsidRDefault="004217A0" w:rsidP="00087990">
            <w:pPr>
              <w:pStyle w:val="Tabletext"/>
              <w:rPr>
                <w:rFonts w:ascii="Calibri" w:hAnsi="Calibri" w:cs="Calibri"/>
              </w:rPr>
            </w:pPr>
            <w:r w:rsidRPr="00087990">
              <w:rPr>
                <w:rFonts w:ascii="Calibri" w:hAnsi="Calibri" w:cs="Calibri"/>
                <w:b/>
              </w:rPr>
              <w:t>Project Plan finalized and signed.</w:t>
            </w:r>
            <w:r w:rsidRPr="00087990">
              <w:rPr>
                <w:rFonts w:ascii="Calibri" w:hAnsi="Calibri" w:cs="Calibri"/>
              </w:rPr>
              <w:t xml:space="preserve">  Project Plan Acceptance confirms that the Customer agrees to the tasks and schedule for the project. It is understood that the project plan may be modified during implementation as necessary and all revisions will be reviewed with the Customer Project Manager.</w:t>
            </w:r>
          </w:p>
        </w:tc>
      </w:tr>
    </w:tbl>
    <w:p w:rsidR="004217A0" w:rsidRPr="00087990" w:rsidRDefault="004217A0" w:rsidP="003763C1">
      <w:pPr>
        <w:pStyle w:val="Heading2"/>
        <w:numPr>
          <w:ilvl w:val="0"/>
          <w:numId w:val="0"/>
        </w:numPr>
        <w:ind w:left="576" w:hanging="576"/>
        <w:rPr>
          <w:rFonts w:ascii="Calibri" w:hAnsi="Calibri" w:cs="Calibri"/>
          <w:sz w:val="24"/>
          <w:szCs w:val="24"/>
        </w:rPr>
      </w:pPr>
      <w:bookmarkStart w:id="84" w:name="_Toc269900813"/>
      <w:bookmarkStart w:id="85" w:name="_Toc425789594"/>
      <w:bookmarkStart w:id="86" w:name="_Toc443673233"/>
      <w:bookmarkStart w:id="87" w:name="_Toc218884459"/>
      <w:bookmarkStart w:id="88" w:name="_Toc219955227"/>
      <w:bookmarkEnd w:id="82"/>
      <w:bookmarkEnd w:id="83"/>
      <w:r w:rsidRPr="00087990">
        <w:rPr>
          <w:rFonts w:ascii="Calibri" w:hAnsi="Calibri" w:cs="Calibri"/>
          <w:sz w:val="24"/>
          <w:szCs w:val="24"/>
        </w:rPr>
        <w:t>Phase 2 – Review and Analysis</w:t>
      </w:r>
      <w:bookmarkEnd w:id="84"/>
      <w:bookmarkEnd w:id="85"/>
      <w:bookmarkEnd w:id="86"/>
    </w:p>
    <w:tbl>
      <w:tblPr>
        <w:tblW w:w="91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3940"/>
        <w:gridCol w:w="3171"/>
      </w:tblGrid>
      <w:tr w:rsidR="004217A0" w:rsidRPr="00087990" w:rsidTr="00087990">
        <w:tc>
          <w:tcPr>
            <w:tcW w:w="2057" w:type="dxa"/>
            <w:vMerge w:val="restart"/>
            <w:shd w:val="clear" w:color="auto" w:fill="595959"/>
            <w:vAlign w:val="center"/>
          </w:tcPr>
          <w:p w:rsidR="004217A0" w:rsidRPr="00087990" w:rsidRDefault="004217A0" w:rsidP="00087990">
            <w:pPr>
              <w:pStyle w:val="Tableheader"/>
              <w:rPr>
                <w:rFonts w:ascii="Calibri" w:hAnsi="Calibri" w:cs="Calibri"/>
              </w:rPr>
            </w:pPr>
            <w:r w:rsidRPr="00087990">
              <w:rPr>
                <w:rFonts w:ascii="Calibri" w:hAnsi="Calibri" w:cs="Calibri"/>
              </w:rPr>
              <w:t>Phase 2  – Review and Analysis</w:t>
            </w:r>
          </w:p>
        </w:tc>
        <w:tc>
          <w:tcPr>
            <w:tcW w:w="3940" w:type="dxa"/>
            <w:shd w:val="clear" w:color="auto" w:fill="595959"/>
          </w:tcPr>
          <w:p w:rsidR="004217A0" w:rsidRPr="00087990" w:rsidRDefault="004217A0" w:rsidP="00087990">
            <w:pPr>
              <w:pStyle w:val="Tableheader"/>
              <w:rPr>
                <w:rFonts w:ascii="Calibri" w:hAnsi="Calibri" w:cs="Calibri"/>
              </w:rPr>
            </w:pPr>
            <w:r w:rsidRPr="00087990">
              <w:rPr>
                <w:rFonts w:ascii="Calibri" w:hAnsi="Calibri" w:cs="Calibri"/>
              </w:rPr>
              <w:t>Phase 2 Activities</w:t>
            </w:r>
          </w:p>
        </w:tc>
        <w:tc>
          <w:tcPr>
            <w:tcW w:w="3171" w:type="dxa"/>
            <w:shd w:val="clear" w:color="auto" w:fill="595959"/>
          </w:tcPr>
          <w:p w:rsidR="004217A0" w:rsidRPr="00087990" w:rsidRDefault="004217A0" w:rsidP="00087990">
            <w:pPr>
              <w:pStyle w:val="Tableheader"/>
              <w:rPr>
                <w:rFonts w:ascii="Calibri" w:hAnsi="Calibri" w:cs="Calibri"/>
              </w:rPr>
            </w:pPr>
            <w:r w:rsidRPr="00087990">
              <w:rPr>
                <w:rFonts w:ascii="Calibri" w:hAnsi="Calibri" w:cs="Calibri"/>
              </w:rPr>
              <w:t>Responsibility</w:t>
            </w:r>
          </w:p>
        </w:tc>
      </w:tr>
      <w:tr w:rsidR="004217A0" w:rsidRPr="00087990" w:rsidTr="00087990">
        <w:tc>
          <w:tcPr>
            <w:tcW w:w="2057" w:type="dxa"/>
            <w:vMerge/>
            <w:shd w:val="clear" w:color="auto" w:fill="595959"/>
          </w:tcPr>
          <w:p w:rsidR="004217A0" w:rsidRPr="00087990" w:rsidRDefault="004217A0" w:rsidP="00087990">
            <w:pPr>
              <w:pStyle w:val="BodyText"/>
              <w:ind w:left="864"/>
              <w:rPr>
                <w:rFonts w:ascii="Calibri" w:hAnsi="Calibri" w:cs="Calibri"/>
                <w:lang w:eastAsia="de-DE"/>
              </w:rPr>
            </w:pPr>
          </w:p>
        </w:tc>
        <w:tc>
          <w:tcPr>
            <w:tcW w:w="3940"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Architecture review</w:t>
            </w:r>
          </w:p>
          <w:p w:rsidR="004217A0" w:rsidRPr="00087990" w:rsidRDefault="004217A0" w:rsidP="00F654F8">
            <w:pPr>
              <w:pStyle w:val="Tabletext"/>
              <w:numPr>
                <w:ilvl w:val="0"/>
                <w:numId w:val="48"/>
              </w:numPr>
              <w:rPr>
                <w:rFonts w:ascii="Calibri" w:hAnsi="Calibri" w:cs="Calibri"/>
              </w:rPr>
            </w:pPr>
            <w:r w:rsidRPr="00087990">
              <w:rPr>
                <w:rFonts w:ascii="Calibri" w:hAnsi="Calibri" w:cs="Calibri"/>
              </w:rPr>
              <w:t>workflow analysis</w:t>
            </w:r>
          </w:p>
          <w:p w:rsidR="004217A0" w:rsidRPr="00087990" w:rsidRDefault="004217A0" w:rsidP="00F654F8">
            <w:pPr>
              <w:pStyle w:val="Tabletext"/>
              <w:numPr>
                <w:ilvl w:val="0"/>
                <w:numId w:val="48"/>
              </w:numPr>
              <w:rPr>
                <w:rFonts w:ascii="Calibri" w:hAnsi="Calibri" w:cs="Calibri"/>
              </w:rPr>
            </w:pPr>
            <w:r w:rsidRPr="00087990">
              <w:rPr>
                <w:rFonts w:ascii="Calibri" w:hAnsi="Calibri" w:cs="Calibri"/>
              </w:rPr>
              <w:t>configuration</w:t>
            </w:r>
          </w:p>
          <w:p w:rsidR="004217A0" w:rsidRPr="00087990" w:rsidRDefault="004217A0" w:rsidP="00F654F8">
            <w:pPr>
              <w:pStyle w:val="Tabletext"/>
              <w:numPr>
                <w:ilvl w:val="0"/>
                <w:numId w:val="48"/>
              </w:numPr>
              <w:rPr>
                <w:rFonts w:ascii="Calibri" w:hAnsi="Calibri" w:cs="Calibri"/>
              </w:rPr>
            </w:pPr>
            <w:r w:rsidRPr="00087990">
              <w:rPr>
                <w:rFonts w:ascii="Calibri" w:hAnsi="Calibri" w:cs="Calibri"/>
              </w:rPr>
              <w:t>interfaces</w:t>
            </w:r>
          </w:p>
          <w:p w:rsidR="004217A0" w:rsidRPr="00087990" w:rsidRDefault="004217A0" w:rsidP="00F654F8">
            <w:pPr>
              <w:pStyle w:val="Tabletext"/>
              <w:numPr>
                <w:ilvl w:val="0"/>
                <w:numId w:val="48"/>
              </w:numPr>
              <w:rPr>
                <w:rFonts w:ascii="Calibri" w:hAnsi="Calibri" w:cs="Calibri"/>
              </w:rPr>
            </w:pPr>
            <w:r w:rsidRPr="00087990">
              <w:rPr>
                <w:rFonts w:ascii="Calibri" w:hAnsi="Calibri" w:cs="Calibri"/>
              </w:rPr>
              <w:t>data migration</w:t>
            </w:r>
          </w:p>
          <w:p w:rsidR="004217A0" w:rsidRPr="00087990" w:rsidRDefault="004217A0" w:rsidP="00F654F8">
            <w:pPr>
              <w:pStyle w:val="Tabletext"/>
              <w:numPr>
                <w:ilvl w:val="0"/>
                <w:numId w:val="48"/>
              </w:numPr>
              <w:rPr>
                <w:rFonts w:ascii="Calibri" w:hAnsi="Calibri" w:cs="Calibri"/>
              </w:rPr>
            </w:pPr>
            <w:proofErr w:type="gramStart"/>
            <w:r w:rsidRPr="00087990">
              <w:rPr>
                <w:rFonts w:ascii="Calibri" w:hAnsi="Calibri" w:cs="Calibri"/>
              </w:rPr>
              <w:t>identify</w:t>
            </w:r>
            <w:proofErr w:type="gramEnd"/>
            <w:r w:rsidRPr="00087990">
              <w:rPr>
                <w:rFonts w:ascii="Calibri" w:hAnsi="Calibri" w:cs="Calibri"/>
              </w:rPr>
              <w:t xml:space="preserve"> changes required to related systems (e.g. PACS, RIS, CM, ADT system, EMR system, HL7 feeds, etc.)</w:t>
            </w:r>
          </w:p>
        </w:tc>
        <w:tc>
          <w:tcPr>
            <w:tcW w:w="3171"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Agfa / Customer</w:t>
            </w:r>
          </w:p>
        </w:tc>
      </w:tr>
      <w:tr w:rsidR="004217A0" w:rsidRPr="00087990" w:rsidTr="00087990">
        <w:tc>
          <w:tcPr>
            <w:tcW w:w="2057" w:type="dxa"/>
            <w:vMerge/>
            <w:shd w:val="clear" w:color="auto" w:fill="595959"/>
          </w:tcPr>
          <w:p w:rsidR="004217A0" w:rsidRPr="00087990" w:rsidRDefault="004217A0" w:rsidP="00087990">
            <w:pPr>
              <w:pStyle w:val="BodyText"/>
              <w:ind w:left="864"/>
              <w:rPr>
                <w:rFonts w:ascii="Calibri" w:hAnsi="Calibri" w:cs="Calibri"/>
                <w:lang w:eastAsia="de-DE"/>
              </w:rPr>
            </w:pPr>
          </w:p>
        </w:tc>
        <w:tc>
          <w:tcPr>
            <w:tcW w:w="3940"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Cut-over planning</w:t>
            </w:r>
          </w:p>
          <w:p w:rsidR="004217A0" w:rsidRPr="00087990" w:rsidRDefault="003763C1" w:rsidP="00F654F8">
            <w:pPr>
              <w:pStyle w:val="Tabletext"/>
              <w:numPr>
                <w:ilvl w:val="0"/>
                <w:numId w:val="47"/>
              </w:numPr>
              <w:rPr>
                <w:rFonts w:ascii="Calibri" w:hAnsi="Calibri" w:cs="Calibri"/>
              </w:rPr>
            </w:pPr>
            <w:r w:rsidRPr="00087990">
              <w:rPr>
                <w:rFonts w:ascii="Calibri" w:hAnsi="Calibri" w:cs="Calibri"/>
              </w:rPr>
              <w:t xml:space="preserve">Enterprise Imaging </w:t>
            </w:r>
            <w:r w:rsidR="004217A0" w:rsidRPr="00087990">
              <w:rPr>
                <w:rFonts w:ascii="Calibri" w:hAnsi="Calibri" w:cs="Calibri"/>
              </w:rPr>
              <w:t>downtime while it is upgraded?</w:t>
            </w:r>
          </w:p>
          <w:p w:rsidR="004217A0" w:rsidRPr="00087990" w:rsidRDefault="003763C1" w:rsidP="00F654F8">
            <w:pPr>
              <w:pStyle w:val="Tabletext"/>
              <w:numPr>
                <w:ilvl w:val="0"/>
                <w:numId w:val="47"/>
              </w:numPr>
              <w:rPr>
                <w:rFonts w:ascii="Calibri" w:hAnsi="Calibri" w:cs="Calibri"/>
              </w:rPr>
            </w:pPr>
            <w:r w:rsidRPr="00087990">
              <w:rPr>
                <w:rFonts w:ascii="Calibri" w:hAnsi="Calibri" w:cs="Calibri"/>
              </w:rPr>
              <w:t xml:space="preserve">All </w:t>
            </w:r>
            <w:r w:rsidR="004217A0" w:rsidRPr="00087990">
              <w:rPr>
                <w:rFonts w:ascii="Calibri" w:hAnsi="Calibri" w:cs="Calibri"/>
              </w:rPr>
              <w:t>configuration changes in the same time frame?</w:t>
            </w:r>
          </w:p>
          <w:p w:rsidR="004217A0" w:rsidRPr="00087990" w:rsidRDefault="004217A0" w:rsidP="00F654F8">
            <w:pPr>
              <w:pStyle w:val="Tabletext"/>
              <w:numPr>
                <w:ilvl w:val="0"/>
                <w:numId w:val="47"/>
              </w:numPr>
              <w:rPr>
                <w:rFonts w:ascii="Calibri" w:hAnsi="Calibri" w:cs="Calibri"/>
              </w:rPr>
            </w:pPr>
            <w:r w:rsidRPr="00087990">
              <w:rPr>
                <w:rFonts w:ascii="Calibri" w:hAnsi="Calibri" w:cs="Calibri"/>
              </w:rPr>
              <w:t>Training planned / scheduled</w:t>
            </w:r>
          </w:p>
        </w:tc>
        <w:tc>
          <w:tcPr>
            <w:tcW w:w="3171"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Agfa / Customer</w:t>
            </w:r>
          </w:p>
        </w:tc>
      </w:tr>
      <w:tr w:rsidR="004217A0" w:rsidRPr="00087990" w:rsidTr="00087990">
        <w:tc>
          <w:tcPr>
            <w:tcW w:w="2057" w:type="dxa"/>
            <w:vMerge/>
            <w:shd w:val="clear" w:color="auto" w:fill="595959"/>
          </w:tcPr>
          <w:p w:rsidR="004217A0" w:rsidRPr="00087990" w:rsidRDefault="004217A0" w:rsidP="00087990">
            <w:pPr>
              <w:pStyle w:val="BodyText"/>
              <w:ind w:left="864"/>
              <w:rPr>
                <w:rFonts w:ascii="Calibri" w:hAnsi="Calibri" w:cs="Calibri"/>
                <w:lang w:eastAsia="de-DE"/>
              </w:rPr>
            </w:pPr>
          </w:p>
        </w:tc>
        <w:tc>
          <w:tcPr>
            <w:tcW w:w="3940"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Order hardware and O/S (if applicable)</w:t>
            </w:r>
          </w:p>
        </w:tc>
        <w:tc>
          <w:tcPr>
            <w:tcW w:w="3171"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Agfa</w:t>
            </w:r>
          </w:p>
        </w:tc>
      </w:tr>
      <w:tr w:rsidR="004217A0" w:rsidRPr="00087990" w:rsidTr="00087990">
        <w:tc>
          <w:tcPr>
            <w:tcW w:w="2057" w:type="dxa"/>
            <w:vMerge/>
            <w:shd w:val="clear" w:color="auto" w:fill="595959"/>
          </w:tcPr>
          <w:p w:rsidR="004217A0" w:rsidRPr="00087990" w:rsidRDefault="004217A0" w:rsidP="00087990">
            <w:pPr>
              <w:pStyle w:val="BodyText"/>
              <w:ind w:left="864"/>
              <w:rPr>
                <w:rFonts w:ascii="Calibri" w:hAnsi="Calibri" w:cs="Calibri"/>
                <w:lang w:eastAsia="de-DE"/>
              </w:rPr>
            </w:pPr>
          </w:p>
        </w:tc>
        <w:tc>
          <w:tcPr>
            <w:tcW w:w="3940"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Customer facilitating discussion with sites</w:t>
            </w:r>
          </w:p>
        </w:tc>
        <w:tc>
          <w:tcPr>
            <w:tcW w:w="3171"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Agfa / Customer</w:t>
            </w:r>
          </w:p>
        </w:tc>
      </w:tr>
      <w:tr w:rsidR="004217A0" w:rsidRPr="00087990" w:rsidTr="00087990">
        <w:tc>
          <w:tcPr>
            <w:tcW w:w="9168" w:type="dxa"/>
            <w:gridSpan w:val="3"/>
            <w:shd w:val="clear" w:color="auto" w:fill="595959"/>
          </w:tcPr>
          <w:p w:rsidR="004217A0" w:rsidRPr="00087990" w:rsidRDefault="004217A0" w:rsidP="00087990">
            <w:pPr>
              <w:pStyle w:val="Tableheader"/>
              <w:rPr>
                <w:rFonts w:ascii="Calibri" w:hAnsi="Calibri" w:cs="Calibri"/>
              </w:rPr>
            </w:pPr>
            <w:r w:rsidRPr="00087990">
              <w:rPr>
                <w:rFonts w:ascii="Calibri" w:hAnsi="Calibri" w:cs="Calibri"/>
              </w:rPr>
              <w:t>Phase 2 Milestone Deliverables</w:t>
            </w:r>
          </w:p>
        </w:tc>
      </w:tr>
      <w:tr w:rsidR="004217A0" w:rsidRPr="00087990" w:rsidTr="00087990">
        <w:tc>
          <w:tcPr>
            <w:tcW w:w="9168" w:type="dxa"/>
            <w:gridSpan w:val="3"/>
            <w:shd w:val="clear" w:color="auto" w:fill="auto"/>
          </w:tcPr>
          <w:p w:rsidR="004217A0" w:rsidRPr="00087990" w:rsidRDefault="004217A0" w:rsidP="00087990">
            <w:pPr>
              <w:pStyle w:val="Tabletext"/>
              <w:rPr>
                <w:rFonts w:ascii="Calibri" w:hAnsi="Calibri" w:cs="Calibri"/>
                <w:b/>
              </w:rPr>
            </w:pPr>
            <w:r w:rsidRPr="00087990">
              <w:rPr>
                <w:rFonts w:ascii="Calibri" w:hAnsi="Calibri" w:cs="Calibri"/>
                <w:b/>
              </w:rPr>
              <w:t>Architecture Document finalized and signed</w:t>
            </w:r>
          </w:p>
        </w:tc>
      </w:tr>
      <w:tr w:rsidR="004217A0" w:rsidRPr="00087990" w:rsidTr="00087990">
        <w:trPr>
          <w:trHeight w:val="125"/>
        </w:trPr>
        <w:tc>
          <w:tcPr>
            <w:tcW w:w="9168" w:type="dxa"/>
            <w:gridSpan w:val="3"/>
            <w:shd w:val="clear" w:color="auto" w:fill="auto"/>
          </w:tcPr>
          <w:p w:rsidR="004217A0" w:rsidRPr="00087990" w:rsidRDefault="004217A0" w:rsidP="00087990">
            <w:pPr>
              <w:pStyle w:val="Tabletext"/>
              <w:rPr>
                <w:rFonts w:ascii="Calibri" w:hAnsi="Calibri" w:cs="Calibri"/>
                <w:b/>
              </w:rPr>
            </w:pPr>
            <w:r w:rsidRPr="00087990">
              <w:rPr>
                <w:rFonts w:ascii="Calibri" w:hAnsi="Calibri" w:cs="Calibri"/>
                <w:b/>
              </w:rPr>
              <w:t>Cutover Plan (draft)</w:t>
            </w:r>
          </w:p>
        </w:tc>
      </w:tr>
      <w:tr w:rsidR="004217A0" w:rsidRPr="00087990" w:rsidTr="00087990">
        <w:trPr>
          <w:trHeight w:val="125"/>
        </w:trPr>
        <w:tc>
          <w:tcPr>
            <w:tcW w:w="9168" w:type="dxa"/>
            <w:gridSpan w:val="3"/>
            <w:shd w:val="clear" w:color="auto" w:fill="auto"/>
          </w:tcPr>
          <w:p w:rsidR="004217A0" w:rsidRPr="00087990" w:rsidRDefault="004217A0" w:rsidP="00087990">
            <w:pPr>
              <w:pStyle w:val="Tabletext"/>
              <w:rPr>
                <w:rFonts w:ascii="Calibri" w:hAnsi="Calibri" w:cs="Calibri"/>
              </w:rPr>
            </w:pPr>
            <w:r w:rsidRPr="00087990">
              <w:rPr>
                <w:rFonts w:ascii="Calibri" w:hAnsi="Calibri" w:cs="Calibri"/>
                <w:b/>
              </w:rPr>
              <w:t>Pre-Installation and Site Readiness Report finalized and signed.</w:t>
            </w:r>
            <w:r w:rsidRPr="00087990">
              <w:rPr>
                <w:rFonts w:ascii="Calibri" w:hAnsi="Calibri" w:cs="Calibri"/>
              </w:rPr>
              <w:t xml:space="preserve">  This document confirms that the customer facility is ready for the equipment and/or software to be shipped and installed.  This assumes that any network or power requirements will be satisfied in time for installation and testing.</w:t>
            </w:r>
          </w:p>
        </w:tc>
      </w:tr>
      <w:tr w:rsidR="004217A0" w:rsidRPr="00087990" w:rsidTr="00087990">
        <w:trPr>
          <w:trHeight w:val="125"/>
        </w:trPr>
        <w:tc>
          <w:tcPr>
            <w:tcW w:w="9168" w:type="dxa"/>
            <w:gridSpan w:val="3"/>
            <w:shd w:val="clear" w:color="auto" w:fill="auto"/>
          </w:tcPr>
          <w:p w:rsidR="004217A0" w:rsidRPr="00087990" w:rsidRDefault="004217A0" w:rsidP="00087990">
            <w:pPr>
              <w:pStyle w:val="Tabletext"/>
              <w:rPr>
                <w:rFonts w:ascii="Calibri" w:hAnsi="Calibri" w:cs="Calibri"/>
                <w:b/>
              </w:rPr>
            </w:pPr>
            <w:r w:rsidRPr="00087990">
              <w:rPr>
                <w:rFonts w:ascii="Calibri" w:hAnsi="Calibri" w:cs="Calibri"/>
                <w:b/>
              </w:rPr>
              <w:t>Project Plan – Revised</w:t>
            </w:r>
          </w:p>
        </w:tc>
      </w:tr>
    </w:tbl>
    <w:p w:rsidR="004217A0" w:rsidRPr="00087990" w:rsidRDefault="004217A0" w:rsidP="003763C1">
      <w:pPr>
        <w:pStyle w:val="Heading2"/>
        <w:numPr>
          <w:ilvl w:val="0"/>
          <w:numId w:val="0"/>
        </w:numPr>
        <w:ind w:left="576" w:hanging="576"/>
        <w:rPr>
          <w:rFonts w:ascii="Calibri" w:hAnsi="Calibri" w:cs="Calibri"/>
          <w:sz w:val="24"/>
          <w:szCs w:val="24"/>
        </w:rPr>
      </w:pPr>
      <w:bookmarkStart w:id="89" w:name="_Toc269900815"/>
      <w:bookmarkStart w:id="90" w:name="_Toc425789595"/>
      <w:bookmarkStart w:id="91" w:name="_Toc443673234"/>
      <w:bookmarkStart w:id="92" w:name="_Toc218884460"/>
      <w:bookmarkStart w:id="93" w:name="_Toc219955228"/>
      <w:bookmarkEnd w:id="87"/>
      <w:bookmarkEnd w:id="88"/>
      <w:r w:rsidRPr="00087990">
        <w:rPr>
          <w:rFonts w:ascii="Calibri" w:hAnsi="Calibri" w:cs="Calibri"/>
          <w:sz w:val="24"/>
          <w:szCs w:val="24"/>
        </w:rPr>
        <w:t>Phase 3 – Ent</w:t>
      </w:r>
      <w:r w:rsidR="00040DFD">
        <w:rPr>
          <w:rFonts w:ascii="Calibri" w:hAnsi="Calibri" w:cs="Calibri"/>
          <w:sz w:val="24"/>
          <w:szCs w:val="24"/>
        </w:rPr>
        <w:t xml:space="preserve">erprise Imaging </w:t>
      </w:r>
      <w:r w:rsidRPr="00087990">
        <w:rPr>
          <w:rFonts w:ascii="Calibri" w:hAnsi="Calibri" w:cs="Calibri"/>
          <w:sz w:val="24"/>
          <w:szCs w:val="24"/>
        </w:rPr>
        <w:t xml:space="preserve">Build – Test </w:t>
      </w:r>
      <w:bookmarkEnd w:id="89"/>
      <w:r w:rsidRPr="00087990">
        <w:rPr>
          <w:rFonts w:ascii="Calibri" w:hAnsi="Calibri" w:cs="Calibri"/>
          <w:sz w:val="24"/>
          <w:szCs w:val="24"/>
        </w:rPr>
        <w:t>Environment</w:t>
      </w:r>
      <w:bookmarkEnd w:id="90"/>
      <w:bookmarkEnd w:id="91"/>
    </w:p>
    <w:tbl>
      <w:tblPr>
        <w:tblW w:w="91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3940"/>
        <w:gridCol w:w="3171"/>
      </w:tblGrid>
      <w:tr w:rsidR="004217A0" w:rsidRPr="00087990" w:rsidTr="00087990">
        <w:tc>
          <w:tcPr>
            <w:tcW w:w="2057" w:type="dxa"/>
            <w:vMerge w:val="restart"/>
            <w:shd w:val="clear" w:color="auto" w:fill="595959"/>
            <w:vAlign w:val="center"/>
          </w:tcPr>
          <w:p w:rsidR="004217A0" w:rsidRPr="00087990" w:rsidRDefault="004217A0" w:rsidP="00087990">
            <w:pPr>
              <w:pStyle w:val="Tableheader"/>
              <w:rPr>
                <w:rFonts w:ascii="Calibri" w:hAnsi="Calibri" w:cs="Calibri"/>
              </w:rPr>
            </w:pPr>
            <w:r w:rsidRPr="00087990">
              <w:rPr>
                <w:rFonts w:ascii="Calibri" w:hAnsi="Calibri" w:cs="Calibri"/>
              </w:rPr>
              <w:t>Phase 3  – Enterprise Imaging VNA Build – Test Environment</w:t>
            </w:r>
          </w:p>
        </w:tc>
        <w:tc>
          <w:tcPr>
            <w:tcW w:w="3940" w:type="dxa"/>
            <w:shd w:val="clear" w:color="auto" w:fill="595959"/>
          </w:tcPr>
          <w:p w:rsidR="004217A0" w:rsidRPr="00087990" w:rsidRDefault="004217A0" w:rsidP="00087990">
            <w:pPr>
              <w:pStyle w:val="Tableheader"/>
              <w:rPr>
                <w:rFonts w:ascii="Calibri" w:hAnsi="Calibri" w:cs="Calibri"/>
              </w:rPr>
            </w:pPr>
            <w:r w:rsidRPr="00087990">
              <w:rPr>
                <w:rFonts w:ascii="Calibri" w:hAnsi="Calibri" w:cs="Calibri"/>
              </w:rPr>
              <w:t>Phase 3 Activities</w:t>
            </w:r>
          </w:p>
        </w:tc>
        <w:tc>
          <w:tcPr>
            <w:tcW w:w="3171" w:type="dxa"/>
            <w:shd w:val="clear" w:color="auto" w:fill="595959"/>
          </w:tcPr>
          <w:p w:rsidR="004217A0" w:rsidRPr="00087990" w:rsidRDefault="004217A0" w:rsidP="00087990">
            <w:pPr>
              <w:pStyle w:val="Tableheader"/>
              <w:rPr>
                <w:rFonts w:ascii="Calibri" w:hAnsi="Calibri" w:cs="Calibri"/>
              </w:rPr>
            </w:pPr>
            <w:r w:rsidRPr="00087990">
              <w:rPr>
                <w:rFonts w:ascii="Calibri" w:hAnsi="Calibri" w:cs="Calibri"/>
              </w:rPr>
              <w:t>Responsibility</w:t>
            </w:r>
          </w:p>
        </w:tc>
      </w:tr>
      <w:tr w:rsidR="004217A0" w:rsidRPr="00087990" w:rsidTr="00087990">
        <w:tc>
          <w:tcPr>
            <w:tcW w:w="2057" w:type="dxa"/>
            <w:vMerge/>
            <w:shd w:val="clear" w:color="auto" w:fill="595959"/>
          </w:tcPr>
          <w:p w:rsidR="004217A0" w:rsidRPr="00087990" w:rsidRDefault="004217A0" w:rsidP="00087990">
            <w:pPr>
              <w:pStyle w:val="BodyText"/>
              <w:ind w:left="864"/>
              <w:rPr>
                <w:rFonts w:ascii="Calibri" w:hAnsi="Calibri" w:cs="Calibri"/>
                <w:lang w:eastAsia="de-DE"/>
              </w:rPr>
            </w:pPr>
          </w:p>
        </w:tc>
        <w:tc>
          <w:tcPr>
            <w:tcW w:w="3940"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Hardware rack mounted, powered up &amp; networked / accessible remotely</w:t>
            </w:r>
          </w:p>
        </w:tc>
        <w:tc>
          <w:tcPr>
            <w:tcW w:w="3171"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Agfa / Customer</w:t>
            </w:r>
          </w:p>
        </w:tc>
      </w:tr>
      <w:tr w:rsidR="004217A0" w:rsidRPr="00087990" w:rsidTr="00087990">
        <w:tc>
          <w:tcPr>
            <w:tcW w:w="2057" w:type="dxa"/>
            <w:vMerge/>
            <w:shd w:val="clear" w:color="auto" w:fill="595959"/>
          </w:tcPr>
          <w:p w:rsidR="004217A0" w:rsidRPr="00087990" w:rsidRDefault="004217A0" w:rsidP="00087990">
            <w:pPr>
              <w:pStyle w:val="BodyText"/>
              <w:ind w:left="864"/>
              <w:rPr>
                <w:rFonts w:ascii="Calibri" w:hAnsi="Calibri" w:cs="Calibri"/>
                <w:lang w:eastAsia="de-DE"/>
              </w:rPr>
            </w:pPr>
          </w:p>
        </w:tc>
        <w:tc>
          <w:tcPr>
            <w:tcW w:w="3940"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 xml:space="preserve">Installation and configuration of </w:t>
            </w:r>
            <w:r w:rsidR="003763C1" w:rsidRPr="00087990">
              <w:rPr>
                <w:rFonts w:ascii="Calibri" w:hAnsi="Calibri" w:cs="Calibri"/>
              </w:rPr>
              <w:t>Enterprise Imaging</w:t>
            </w:r>
          </w:p>
        </w:tc>
        <w:tc>
          <w:tcPr>
            <w:tcW w:w="3171"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Agfa</w:t>
            </w:r>
          </w:p>
        </w:tc>
      </w:tr>
      <w:tr w:rsidR="004217A0" w:rsidRPr="00087990" w:rsidTr="00087990">
        <w:tc>
          <w:tcPr>
            <w:tcW w:w="2057" w:type="dxa"/>
            <w:vMerge/>
            <w:shd w:val="clear" w:color="auto" w:fill="595959"/>
          </w:tcPr>
          <w:p w:rsidR="004217A0" w:rsidRPr="00087990" w:rsidRDefault="004217A0" w:rsidP="00087990">
            <w:pPr>
              <w:pStyle w:val="BodyText"/>
              <w:ind w:left="864"/>
              <w:rPr>
                <w:rFonts w:ascii="Calibri" w:hAnsi="Calibri" w:cs="Calibri"/>
                <w:lang w:eastAsia="de-DE"/>
              </w:rPr>
            </w:pPr>
          </w:p>
        </w:tc>
        <w:tc>
          <w:tcPr>
            <w:tcW w:w="3940"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 xml:space="preserve">Testing of </w:t>
            </w:r>
            <w:r w:rsidR="003763C1" w:rsidRPr="00087990">
              <w:rPr>
                <w:rFonts w:ascii="Calibri" w:hAnsi="Calibri" w:cs="Calibri"/>
              </w:rPr>
              <w:t xml:space="preserve">Enterprise Imaging </w:t>
            </w:r>
            <w:r w:rsidRPr="00087990">
              <w:rPr>
                <w:rFonts w:ascii="Calibri" w:hAnsi="Calibri" w:cs="Calibri"/>
              </w:rPr>
              <w:t>in test environment</w:t>
            </w:r>
          </w:p>
        </w:tc>
        <w:tc>
          <w:tcPr>
            <w:tcW w:w="3171"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Agfa / (optionally) Customer</w:t>
            </w:r>
          </w:p>
        </w:tc>
      </w:tr>
      <w:tr w:rsidR="004217A0" w:rsidRPr="00087990" w:rsidTr="00087990">
        <w:tc>
          <w:tcPr>
            <w:tcW w:w="2057" w:type="dxa"/>
            <w:vMerge/>
            <w:shd w:val="clear" w:color="auto" w:fill="595959"/>
          </w:tcPr>
          <w:p w:rsidR="004217A0" w:rsidRPr="00087990" w:rsidRDefault="004217A0" w:rsidP="00087990">
            <w:pPr>
              <w:pStyle w:val="BodyText"/>
              <w:ind w:left="864"/>
              <w:rPr>
                <w:rFonts w:ascii="Calibri" w:hAnsi="Calibri" w:cs="Calibri"/>
                <w:lang w:eastAsia="de-DE"/>
              </w:rPr>
            </w:pPr>
          </w:p>
        </w:tc>
        <w:tc>
          <w:tcPr>
            <w:tcW w:w="3940"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Execution of Service Acceptance Test Plan</w:t>
            </w:r>
          </w:p>
        </w:tc>
        <w:tc>
          <w:tcPr>
            <w:tcW w:w="3171"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Agfa / Customer</w:t>
            </w:r>
          </w:p>
        </w:tc>
      </w:tr>
      <w:tr w:rsidR="004217A0" w:rsidRPr="00087990" w:rsidTr="00087990">
        <w:tc>
          <w:tcPr>
            <w:tcW w:w="9168" w:type="dxa"/>
            <w:gridSpan w:val="3"/>
            <w:shd w:val="clear" w:color="auto" w:fill="595959"/>
          </w:tcPr>
          <w:p w:rsidR="004217A0" w:rsidRPr="00087990" w:rsidRDefault="004217A0" w:rsidP="00087990">
            <w:pPr>
              <w:pStyle w:val="Tableheader"/>
              <w:rPr>
                <w:rFonts w:ascii="Calibri" w:hAnsi="Calibri" w:cs="Calibri"/>
              </w:rPr>
            </w:pPr>
            <w:r w:rsidRPr="00087990">
              <w:rPr>
                <w:rFonts w:ascii="Calibri" w:hAnsi="Calibri" w:cs="Calibri"/>
              </w:rPr>
              <w:t>Phase 3 Milestone Deliverables / Installation Acceptance</w:t>
            </w:r>
          </w:p>
        </w:tc>
      </w:tr>
      <w:tr w:rsidR="004217A0" w:rsidRPr="00087990" w:rsidTr="00087990">
        <w:tc>
          <w:tcPr>
            <w:tcW w:w="9168" w:type="dxa"/>
            <w:gridSpan w:val="3"/>
            <w:shd w:val="clear" w:color="auto" w:fill="auto"/>
          </w:tcPr>
          <w:p w:rsidR="004217A0" w:rsidRPr="00087990" w:rsidRDefault="004217A0" w:rsidP="00087990">
            <w:pPr>
              <w:pStyle w:val="Tabletext"/>
              <w:rPr>
                <w:rFonts w:ascii="Calibri" w:hAnsi="Calibri" w:cs="Calibri"/>
                <w:b/>
              </w:rPr>
            </w:pPr>
            <w:r w:rsidRPr="00087990">
              <w:rPr>
                <w:rFonts w:ascii="Calibri" w:hAnsi="Calibri" w:cs="Calibri"/>
                <w:b/>
              </w:rPr>
              <w:t>Service Acceptance Test Plan (SATP) completed and signed.</w:t>
            </w:r>
            <w:r w:rsidRPr="00087990">
              <w:rPr>
                <w:rFonts w:ascii="Calibri" w:hAnsi="Calibri" w:cs="Calibri"/>
              </w:rPr>
              <w:t xml:space="preserve">  Signed by Agfa and Customer; confirms that the Test Environment hardware and/or software specified in the quotation has been installed &amp; tested according to Agfa internal quality procedures.</w:t>
            </w:r>
          </w:p>
        </w:tc>
      </w:tr>
      <w:tr w:rsidR="004217A0" w:rsidRPr="00087990" w:rsidTr="00087990">
        <w:tc>
          <w:tcPr>
            <w:tcW w:w="9168" w:type="dxa"/>
            <w:gridSpan w:val="3"/>
            <w:shd w:val="clear" w:color="auto" w:fill="auto"/>
          </w:tcPr>
          <w:p w:rsidR="004217A0" w:rsidRPr="00087990" w:rsidRDefault="004217A0" w:rsidP="00087990">
            <w:pPr>
              <w:pStyle w:val="Tabletext"/>
              <w:rPr>
                <w:rFonts w:ascii="Calibri" w:hAnsi="Calibri" w:cs="Calibri"/>
                <w:b/>
              </w:rPr>
            </w:pPr>
            <w:r w:rsidRPr="00087990">
              <w:rPr>
                <w:rFonts w:ascii="Calibri" w:hAnsi="Calibri" w:cs="Calibri"/>
                <w:b/>
              </w:rPr>
              <w:t>Delivery and Acceptance Form (as required by Agfa region)</w:t>
            </w:r>
          </w:p>
        </w:tc>
      </w:tr>
    </w:tbl>
    <w:p w:rsidR="004217A0" w:rsidRPr="00087990" w:rsidRDefault="00040DFD" w:rsidP="003763C1">
      <w:pPr>
        <w:pStyle w:val="Heading2"/>
        <w:numPr>
          <w:ilvl w:val="0"/>
          <w:numId w:val="0"/>
        </w:numPr>
        <w:ind w:left="576" w:hanging="576"/>
        <w:rPr>
          <w:rFonts w:ascii="Calibri" w:hAnsi="Calibri" w:cs="Calibri"/>
          <w:sz w:val="24"/>
          <w:szCs w:val="24"/>
        </w:rPr>
      </w:pPr>
      <w:bookmarkStart w:id="94" w:name="_Toc269900817"/>
      <w:bookmarkStart w:id="95" w:name="_Toc425789596"/>
      <w:bookmarkStart w:id="96" w:name="_Toc443673235"/>
      <w:bookmarkStart w:id="97" w:name="_Toc218884461"/>
      <w:bookmarkStart w:id="98" w:name="_Toc219955229"/>
      <w:bookmarkEnd w:id="92"/>
      <w:bookmarkEnd w:id="93"/>
      <w:r>
        <w:rPr>
          <w:rFonts w:ascii="Calibri" w:hAnsi="Calibri" w:cs="Calibri"/>
          <w:sz w:val="24"/>
          <w:szCs w:val="24"/>
        </w:rPr>
        <w:t>Phase 4 – Enterprise Imaging</w:t>
      </w:r>
      <w:r w:rsidR="004217A0" w:rsidRPr="00087990">
        <w:rPr>
          <w:rFonts w:ascii="Calibri" w:hAnsi="Calibri" w:cs="Calibri"/>
          <w:sz w:val="24"/>
          <w:szCs w:val="24"/>
        </w:rPr>
        <w:t xml:space="preserve"> </w:t>
      </w:r>
      <w:bookmarkEnd w:id="94"/>
      <w:r w:rsidR="004217A0" w:rsidRPr="00087990">
        <w:rPr>
          <w:rFonts w:ascii="Calibri" w:hAnsi="Calibri" w:cs="Calibri"/>
          <w:sz w:val="24"/>
          <w:szCs w:val="24"/>
        </w:rPr>
        <w:t>Integration – Test Environment</w:t>
      </w:r>
      <w:bookmarkEnd w:id="95"/>
      <w:bookmarkEnd w:id="96"/>
    </w:p>
    <w:tbl>
      <w:tblPr>
        <w:tblW w:w="91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3940"/>
        <w:gridCol w:w="3171"/>
      </w:tblGrid>
      <w:tr w:rsidR="004217A0" w:rsidRPr="00087990" w:rsidTr="00087990">
        <w:tc>
          <w:tcPr>
            <w:tcW w:w="2057" w:type="dxa"/>
            <w:vMerge w:val="restart"/>
            <w:shd w:val="clear" w:color="auto" w:fill="595959"/>
            <w:vAlign w:val="center"/>
          </w:tcPr>
          <w:p w:rsidR="004217A0" w:rsidRPr="00087990" w:rsidRDefault="004217A0" w:rsidP="00087990">
            <w:pPr>
              <w:pStyle w:val="Tableheader"/>
              <w:rPr>
                <w:rFonts w:ascii="Calibri" w:hAnsi="Calibri" w:cs="Calibri"/>
              </w:rPr>
            </w:pPr>
            <w:r w:rsidRPr="00087990">
              <w:rPr>
                <w:rFonts w:ascii="Calibri" w:hAnsi="Calibri" w:cs="Calibri"/>
              </w:rPr>
              <w:t>Phase 4  – Enterprise Imaging VNA Integration – Test Environment</w:t>
            </w:r>
          </w:p>
          <w:p w:rsidR="004217A0" w:rsidRPr="00087990" w:rsidRDefault="004217A0" w:rsidP="00087990">
            <w:pPr>
              <w:pStyle w:val="BodyText"/>
              <w:ind w:left="864"/>
              <w:rPr>
                <w:rFonts w:ascii="Calibri" w:hAnsi="Calibri" w:cs="Calibri"/>
              </w:rPr>
            </w:pPr>
            <w:r w:rsidRPr="00087990">
              <w:rPr>
                <w:rFonts w:ascii="Calibri" w:hAnsi="Calibri" w:cs="Calibri"/>
                <w:lang w:eastAsia="de-DE"/>
              </w:rPr>
              <w:t>.</w:t>
            </w:r>
          </w:p>
        </w:tc>
        <w:tc>
          <w:tcPr>
            <w:tcW w:w="3940" w:type="dxa"/>
            <w:shd w:val="clear" w:color="auto" w:fill="595959"/>
          </w:tcPr>
          <w:p w:rsidR="004217A0" w:rsidRPr="00087990" w:rsidRDefault="004217A0" w:rsidP="00087990">
            <w:pPr>
              <w:pStyle w:val="Tableheader"/>
              <w:rPr>
                <w:rFonts w:ascii="Calibri" w:hAnsi="Calibri" w:cs="Calibri"/>
              </w:rPr>
            </w:pPr>
            <w:r w:rsidRPr="00087990">
              <w:rPr>
                <w:rFonts w:ascii="Calibri" w:hAnsi="Calibri" w:cs="Calibri"/>
              </w:rPr>
              <w:t>Phase 4 Activities</w:t>
            </w:r>
          </w:p>
        </w:tc>
        <w:tc>
          <w:tcPr>
            <w:tcW w:w="3171" w:type="dxa"/>
            <w:shd w:val="clear" w:color="auto" w:fill="595959"/>
          </w:tcPr>
          <w:p w:rsidR="004217A0" w:rsidRPr="00087990" w:rsidRDefault="004217A0" w:rsidP="00087990">
            <w:pPr>
              <w:pStyle w:val="Tableheader"/>
              <w:rPr>
                <w:rFonts w:ascii="Calibri" w:hAnsi="Calibri" w:cs="Calibri"/>
              </w:rPr>
            </w:pPr>
            <w:r w:rsidRPr="00087990">
              <w:rPr>
                <w:rFonts w:ascii="Calibri" w:hAnsi="Calibri" w:cs="Calibri"/>
              </w:rPr>
              <w:t>Responsibility</w:t>
            </w:r>
          </w:p>
        </w:tc>
      </w:tr>
      <w:tr w:rsidR="004217A0" w:rsidRPr="00087990" w:rsidTr="00087990">
        <w:tc>
          <w:tcPr>
            <w:tcW w:w="2057" w:type="dxa"/>
            <w:vMerge/>
            <w:shd w:val="clear" w:color="auto" w:fill="595959"/>
          </w:tcPr>
          <w:p w:rsidR="004217A0" w:rsidRPr="00087990" w:rsidRDefault="004217A0" w:rsidP="00087990">
            <w:pPr>
              <w:pStyle w:val="BodyText"/>
              <w:ind w:left="864"/>
              <w:rPr>
                <w:rFonts w:ascii="Calibri" w:hAnsi="Calibri" w:cs="Calibri"/>
                <w:lang w:eastAsia="de-DE"/>
              </w:rPr>
            </w:pPr>
          </w:p>
        </w:tc>
        <w:tc>
          <w:tcPr>
            <w:tcW w:w="3940"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 xml:space="preserve">Configure </w:t>
            </w:r>
            <w:r w:rsidR="003763C1" w:rsidRPr="00087990">
              <w:rPr>
                <w:rFonts w:ascii="Calibri" w:hAnsi="Calibri" w:cs="Calibri"/>
              </w:rPr>
              <w:t xml:space="preserve">Enterprise Imaging </w:t>
            </w:r>
            <w:r w:rsidRPr="00087990">
              <w:rPr>
                <w:rFonts w:ascii="Calibri" w:hAnsi="Calibri" w:cs="Calibri"/>
              </w:rPr>
              <w:t>and related systems as defined in SOW</w:t>
            </w:r>
          </w:p>
        </w:tc>
        <w:tc>
          <w:tcPr>
            <w:tcW w:w="3171"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Agfa</w:t>
            </w:r>
          </w:p>
        </w:tc>
      </w:tr>
      <w:tr w:rsidR="004217A0" w:rsidRPr="00087990" w:rsidTr="00087990">
        <w:tc>
          <w:tcPr>
            <w:tcW w:w="2057" w:type="dxa"/>
            <w:vMerge/>
            <w:shd w:val="clear" w:color="auto" w:fill="595959"/>
          </w:tcPr>
          <w:p w:rsidR="004217A0" w:rsidRPr="00087990" w:rsidRDefault="004217A0" w:rsidP="00087990">
            <w:pPr>
              <w:pStyle w:val="BodyText"/>
              <w:ind w:left="864"/>
              <w:rPr>
                <w:rFonts w:ascii="Calibri" w:hAnsi="Calibri" w:cs="Calibri"/>
                <w:lang w:eastAsia="de-DE"/>
              </w:rPr>
            </w:pPr>
          </w:p>
        </w:tc>
        <w:tc>
          <w:tcPr>
            <w:tcW w:w="3940"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 xml:space="preserve">Execution of </w:t>
            </w:r>
            <w:smartTag w:uri="urn:schemas-microsoft-com:office:smarttags" w:element="City">
              <w:r w:rsidRPr="00087990">
                <w:rPr>
                  <w:rFonts w:ascii="Calibri" w:hAnsi="Calibri" w:cs="Calibri"/>
                </w:rPr>
                <w:t>CATP</w:t>
              </w:r>
            </w:smartTag>
            <w:r w:rsidRPr="00087990">
              <w:rPr>
                <w:rFonts w:ascii="Calibri" w:hAnsi="Calibri" w:cs="Calibri"/>
              </w:rPr>
              <w:t xml:space="preserve"> in test environment</w:t>
            </w:r>
          </w:p>
        </w:tc>
        <w:tc>
          <w:tcPr>
            <w:tcW w:w="3171"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Agfa / Customer (optional)</w:t>
            </w:r>
          </w:p>
        </w:tc>
      </w:tr>
      <w:tr w:rsidR="004217A0" w:rsidRPr="00087990" w:rsidTr="00087990">
        <w:tc>
          <w:tcPr>
            <w:tcW w:w="2057" w:type="dxa"/>
            <w:vMerge/>
            <w:shd w:val="clear" w:color="auto" w:fill="595959"/>
          </w:tcPr>
          <w:p w:rsidR="004217A0" w:rsidRPr="00087990" w:rsidRDefault="004217A0" w:rsidP="00087990">
            <w:pPr>
              <w:pStyle w:val="BodyText"/>
              <w:ind w:left="864"/>
              <w:rPr>
                <w:rFonts w:ascii="Calibri" w:hAnsi="Calibri" w:cs="Calibri"/>
                <w:lang w:eastAsia="de-DE"/>
              </w:rPr>
            </w:pPr>
          </w:p>
        </w:tc>
        <w:tc>
          <w:tcPr>
            <w:tcW w:w="3940"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Review support procedures and tailor documentation as necessary</w:t>
            </w:r>
          </w:p>
        </w:tc>
        <w:tc>
          <w:tcPr>
            <w:tcW w:w="3171"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Agfa / Customer</w:t>
            </w:r>
          </w:p>
        </w:tc>
      </w:tr>
      <w:tr w:rsidR="004217A0" w:rsidRPr="00087990" w:rsidTr="00087990">
        <w:tc>
          <w:tcPr>
            <w:tcW w:w="2057" w:type="dxa"/>
            <w:vMerge/>
            <w:shd w:val="clear" w:color="auto" w:fill="595959"/>
          </w:tcPr>
          <w:p w:rsidR="004217A0" w:rsidRPr="00087990" w:rsidRDefault="004217A0" w:rsidP="00087990">
            <w:pPr>
              <w:pStyle w:val="BodyText"/>
              <w:ind w:left="864"/>
              <w:rPr>
                <w:rFonts w:ascii="Calibri" w:hAnsi="Calibri" w:cs="Calibri"/>
                <w:lang w:eastAsia="de-DE"/>
              </w:rPr>
            </w:pPr>
          </w:p>
        </w:tc>
        <w:tc>
          <w:tcPr>
            <w:tcW w:w="3940"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Finalize Cutover Plan</w:t>
            </w:r>
          </w:p>
        </w:tc>
        <w:tc>
          <w:tcPr>
            <w:tcW w:w="3171"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Agfa / Customer</w:t>
            </w:r>
          </w:p>
        </w:tc>
      </w:tr>
      <w:tr w:rsidR="004217A0" w:rsidRPr="00087990" w:rsidTr="00087990">
        <w:tc>
          <w:tcPr>
            <w:tcW w:w="9168" w:type="dxa"/>
            <w:gridSpan w:val="3"/>
            <w:shd w:val="clear" w:color="auto" w:fill="595959"/>
          </w:tcPr>
          <w:p w:rsidR="004217A0" w:rsidRPr="00087990" w:rsidRDefault="004217A0" w:rsidP="00087990">
            <w:pPr>
              <w:pStyle w:val="Tableheader"/>
              <w:rPr>
                <w:rFonts w:ascii="Calibri" w:hAnsi="Calibri" w:cs="Calibri"/>
              </w:rPr>
            </w:pPr>
            <w:r w:rsidRPr="00087990">
              <w:rPr>
                <w:rFonts w:ascii="Calibri" w:hAnsi="Calibri" w:cs="Calibri"/>
              </w:rPr>
              <w:lastRenderedPageBreak/>
              <w:t>Phase 4 Milestone Deliverables</w:t>
            </w:r>
          </w:p>
        </w:tc>
      </w:tr>
      <w:tr w:rsidR="004217A0" w:rsidRPr="00087990" w:rsidTr="00087990">
        <w:tc>
          <w:tcPr>
            <w:tcW w:w="9168" w:type="dxa"/>
            <w:gridSpan w:val="3"/>
            <w:shd w:val="clear" w:color="auto" w:fill="auto"/>
          </w:tcPr>
          <w:p w:rsidR="004217A0" w:rsidRPr="00087990" w:rsidRDefault="004217A0" w:rsidP="00087990">
            <w:pPr>
              <w:pStyle w:val="Tabletext"/>
              <w:rPr>
                <w:rFonts w:ascii="Calibri" w:hAnsi="Calibri" w:cs="Calibri"/>
              </w:rPr>
            </w:pPr>
            <w:r w:rsidRPr="00087990">
              <w:rPr>
                <w:rFonts w:ascii="Calibri" w:hAnsi="Calibri" w:cs="Calibri"/>
                <w:b/>
              </w:rPr>
              <w:t xml:space="preserve">Cutover Plan completed and signed.  </w:t>
            </w:r>
            <w:r w:rsidRPr="00087990">
              <w:rPr>
                <w:rFonts w:ascii="Calibri" w:hAnsi="Calibri" w:cs="Calibri"/>
              </w:rPr>
              <w:t>Based upon experience in Test Environment, Agfa and Customer to finalize the cutover plan in preparation to proceed with implementation in Live Environment.</w:t>
            </w:r>
          </w:p>
        </w:tc>
      </w:tr>
      <w:tr w:rsidR="004217A0" w:rsidRPr="00087990" w:rsidTr="00087990">
        <w:tc>
          <w:tcPr>
            <w:tcW w:w="9168" w:type="dxa"/>
            <w:gridSpan w:val="3"/>
            <w:shd w:val="clear" w:color="auto" w:fill="auto"/>
          </w:tcPr>
          <w:p w:rsidR="004217A0" w:rsidRPr="00087990" w:rsidRDefault="004217A0" w:rsidP="00087990">
            <w:pPr>
              <w:pStyle w:val="Tabletext"/>
              <w:rPr>
                <w:rFonts w:ascii="Calibri" w:hAnsi="Calibri" w:cs="Calibri"/>
                <w:b/>
              </w:rPr>
            </w:pPr>
            <w:r w:rsidRPr="00087990">
              <w:rPr>
                <w:rFonts w:ascii="Calibri" w:hAnsi="Calibri" w:cs="Calibri"/>
                <w:b/>
              </w:rPr>
              <w:t>Operational Support Documentation (draft).</w:t>
            </w:r>
          </w:p>
        </w:tc>
      </w:tr>
      <w:tr w:rsidR="004217A0" w:rsidRPr="00087990" w:rsidTr="00087990">
        <w:tc>
          <w:tcPr>
            <w:tcW w:w="9168" w:type="dxa"/>
            <w:gridSpan w:val="3"/>
            <w:shd w:val="clear" w:color="auto" w:fill="auto"/>
          </w:tcPr>
          <w:p w:rsidR="004217A0" w:rsidRPr="00087990" w:rsidRDefault="004217A0" w:rsidP="00087990">
            <w:pPr>
              <w:pStyle w:val="Tabletext"/>
              <w:rPr>
                <w:rFonts w:ascii="Calibri" w:hAnsi="Calibri" w:cs="Calibri"/>
              </w:rPr>
            </w:pPr>
            <w:r w:rsidRPr="00087990">
              <w:rPr>
                <w:rFonts w:ascii="Calibri" w:hAnsi="Calibri" w:cs="Calibri"/>
                <w:b/>
              </w:rPr>
              <w:t xml:space="preserve">Clinical Acceptance Test Plan (CATP) completed and signed.  </w:t>
            </w:r>
            <w:r w:rsidRPr="00087990">
              <w:rPr>
                <w:rFonts w:ascii="Calibri" w:hAnsi="Calibri" w:cs="Calibri"/>
              </w:rPr>
              <w:t>Signed by Agfa and Customer; confirms that the Test Environment hardware and/or software specified in the quotation has been installed &amp; tested according to Agfa internal quality procedures, and signifies customer acceptance and approval to proceed with implementation in Live Environment.</w:t>
            </w:r>
          </w:p>
        </w:tc>
      </w:tr>
    </w:tbl>
    <w:p w:rsidR="004217A0" w:rsidRPr="00087990" w:rsidRDefault="00040DFD" w:rsidP="003763C1">
      <w:pPr>
        <w:pStyle w:val="Heading2"/>
        <w:numPr>
          <w:ilvl w:val="0"/>
          <w:numId w:val="0"/>
        </w:numPr>
        <w:ind w:left="576" w:hanging="576"/>
        <w:rPr>
          <w:rFonts w:ascii="Calibri" w:hAnsi="Calibri" w:cs="Calibri"/>
          <w:sz w:val="24"/>
          <w:szCs w:val="24"/>
        </w:rPr>
      </w:pPr>
      <w:bookmarkStart w:id="99" w:name="_Toc269900819"/>
      <w:bookmarkStart w:id="100" w:name="_Toc425789597"/>
      <w:bookmarkStart w:id="101" w:name="_Toc443673236"/>
      <w:bookmarkStart w:id="102" w:name="_Toc218884462"/>
      <w:bookmarkStart w:id="103" w:name="_Toc219955230"/>
      <w:bookmarkEnd w:id="97"/>
      <w:bookmarkEnd w:id="98"/>
      <w:r>
        <w:rPr>
          <w:rFonts w:ascii="Calibri" w:hAnsi="Calibri" w:cs="Calibri"/>
          <w:sz w:val="24"/>
          <w:szCs w:val="24"/>
        </w:rPr>
        <w:t>Phase 5 – Enterprise Imaging</w:t>
      </w:r>
      <w:r w:rsidR="004217A0" w:rsidRPr="00087990">
        <w:rPr>
          <w:rFonts w:ascii="Calibri" w:hAnsi="Calibri" w:cs="Calibri"/>
          <w:sz w:val="24"/>
          <w:szCs w:val="24"/>
        </w:rPr>
        <w:t xml:space="preserve"> Build – Live </w:t>
      </w:r>
      <w:bookmarkEnd w:id="99"/>
      <w:r w:rsidR="004217A0" w:rsidRPr="00087990">
        <w:rPr>
          <w:rFonts w:ascii="Calibri" w:hAnsi="Calibri" w:cs="Calibri"/>
          <w:sz w:val="24"/>
          <w:szCs w:val="24"/>
        </w:rPr>
        <w:t>Environment</w:t>
      </w:r>
      <w:bookmarkEnd w:id="100"/>
      <w:bookmarkEnd w:id="101"/>
    </w:p>
    <w:tbl>
      <w:tblPr>
        <w:tblW w:w="91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3940"/>
        <w:gridCol w:w="3171"/>
      </w:tblGrid>
      <w:tr w:rsidR="004217A0" w:rsidRPr="00087990" w:rsidTr="00087990">
        <w:tc>
          <w:tcPr>
            <w:tcW w:w="2057" w:type="dxa"/>
            <w:vMerge w:val="restart"/>
            <w:shd w:val="clear" w:color="auto" w:fill="595959"/>
            <w:vAlign w:val="center"/>
          </w:tcPr>
          <w:p w:rsidR="004217A0" w:rsidRPr="00087990" w:rsidRDefault="004217A0" w:rsidP="00087990">
            <w:pPr>
              <w:pStyle w:val="Tableheader"/>
              <w:rPr>
                <w:rFonts w:ascii="Calibri" w:hAnsi="Calibri" w:cs="Calibri"/>
              </w:rPr>
            </w:pPr>
            <w:r w:rsidRPr="00087990">
              <w:rPr>
                <w:rFonts w:ascii="Calibri" w:hAnsi="Calibri" w:cs="Calibri"/>
              </w:rPr>
              <w:t>Phase 5  – Enterprise Imaging VNA Build – Live Environment</w:t>
            </w:r>
          </w:p>
        </w:tc>
        <w:tc>
          <w:tcPr>
            <w:tcW w:w="3940" w:type="dxa"/>
            <w:shd w:val="clear" w:color="auto" w:fill="595959"/>
          </w:tcPr>
          <w:p w:rsidR="004217A0" w:rsidRPr="00087990" w:rsidRDefault="004217A0" w:rsidP="00087990">
            <w:pPr>
              <w:pStyle w:val="Tableheader"/>
              <w:rPr>
                <w:rFonts w:ascii="Calibri" w:hAnsi="Calibri" w:cs="Calibri"/>
              </w:rPr>
            </w:pPr>
            <w:r w:rsidRPr="00087990">
              <w:rPr>
                <w:rFonts w:ascii="Calibri" w:hAnsi="Calibri" w:cs="Calibri"/>
              </w:rPr>
              <w:t>Phase 5 Activities</w:t>
            </w:r>
          </w:p>
        </w:tc>
        <w:tc>
          <w:tcPr>
            <w:tcW w:w="3171" w:type="dxa"/>
            <w:shd w:val="clear" w:color="auto" w:fill="595959"/>
          </w:tcPr>
          <w:p w:rsidR="004217A0" w:rsidRPr="00087990" w:rsidRDefault="004217A0" w:rsidP="00087990">
            <w:pPr>
              <w:pStyle w:val="Tableheader"/>
              <w:rPr>
                <w:rFonts w:ascii="Calibri" w:hAnsi="Calibri" w:cs="Calibri"/>
              </w:rPr>
            </w:pPr>
            <w:r w:rsidRPr="00087990">
              <w:rPr>
                <w:rFonts w:ascii="Calibri" w:hAnsi="Calibri" w:cs="Calibri"/>
              </w:rPr>
              <w:t>Responsibility</w:t>
            </w:r>
          </w:p>
        </w:tc>
      </w:tr>
      <w:tr w:rsidR="004217A0" w:rsidRPr="00087990" w:rsidTr="00087990">
        <w:tc>
          <w:tcPr>
            <w:tcW w:w="2057" w:type="dxa"/>
            <w:vMerge/>
            <w:shd w:val="clear" w:color="auto" w:fill="595959"/>
          </w:tcPr>
          <w:p w:rsidR="004217A0" w:rsidRPr="00087990" w:rsidRDefault="004217A0" w:rsidP="00087990">
            <w:pPr>
              <w:pStyle w:val="BodyText"/>
              <w:ind w:left="864"/>
              <w:rPr>
                <w:rFonts w:ascii="Calibri" w:hAnsi="Calibri" w:cs="Calibri"/>
                <w:lang w:eastAsia="de-DE"/>
              </w:rPr>
            </w:pPr>
          </w:p>
        </w:tc>
        <w:tc>
          <w:tcPr>
            <w:tcW w:w="3940"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Hardware rack mounted, powered up &amp; networked / accessible remotely</w:t>
            </w:r>
          </w:p>
        </w:tc>
        <w:tc>
          <w:tcPr>
            <w:tcW w:w="3171"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Agfa / Customer</w:t>
            </w:r>
          </w:p>
        </w:tc>
      </w:tr>
      <w:tr w:rsidR="004217A0" w:rsidRPr="00087990" w:rsidTr="00087990">
        <w:tc>
          <w:tcPr>
            <w:tcW w:w="2057" w:type="dxa"/>
            <w:vMerge/>
            <w:shd w:val="clear" w:color="auto" w:fill="595959"/>
          </w:tcPr>
          <w:p w:rsidR="004217A0" w:rsidRPr="00087990" w:rsidRDefault="004217A0" w:rsidP="00087990">
            <w:pPr>
              <w:pStyle w:val="BodyText"/>
              <w:ind w:left="864"/>
              <w:rPr>
                <w:rFonts w:ascii="Calibri" w:hAnsi="Calibri" w:cs="Calibri"/>
                <w:lang w:eastAsia="de-DE"/>
              </w:rPr>
            </w:pPr>
          </w:p>
        </w:tc>
        <w:tc>
          <w:tcPr>
            <w:tcW w:w="3940"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 xml:space="preserve">Installation and configuration of </w:t>
            </w:r>
            <w:r w:rsidR="003763C1" w:rsidRPr="00087990">
              <w:rPr>
                <w:rFonts w:ascii="Calibri" w:hAnsi="Calibri" w:cs="Calibri"/>
              </w:rPr>
              <w:t>Enterprise Imaging</w:t>
            </w:r>
          </w:p>
        </w:tc>
        <w:tc>
          <w:tcPr>
            <w:tcW w:w="3171"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Agfa</w:t>
            </w:r>
          </w:p>
        </w:tc>
      </w:tr>
      <w:tr w:rsidR="004217A0" w:rsidRPr="00087990" w:rsidTr="00087990">
        <w:tc>
          <w:tcPr>
            <w:tcW w:w="2057" w:type="dxa"/>
            <w:vMerge/>
            <w:shd w:val="clear" w:color="auto" w:fill="595959"/>
          </w:tcPr>
          <w:p w:rsidR="004217A0" w:rsidRPr="00087990" w:rsidRDefault="004217A0" w:rsidP="00087990">
            <w:pPr>
              <w:pStyle w:val="BodyText"/>
              <w:ind w:left="864"/>
              <w:rPr>
                <w:rFonts w:ascii="Calibri" w:hAnsi="Calibri" w:cs="Calibri"/>
                <w:lang w:eastAsia="de-DE"/>
              </w:rPr>
            </w:pPr>
          </w:p>
        </w:tc>
        <w:tc>
          <w:tcPr>
            <w:tcW w:w="3940"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 xml:space="preserve">Testing of </w:t>
            </w:r>
            <w:r w:rsidR="003763C1" w:rsidRPr="00087990">
              <w:rPr>
                <w:rFonts w:ascii="Calibri" w:hAnsi="Calibri" w:cs="Calibri"/>
              </w:rPr>
              <w:t xml:space="preserve">Enterprise Imaging </w:t>
            </w:r>
            <w:r w:rsidRPr="00087990">
              <w:rPr>
                <w:rFonts w:ascii="Calibri" w:hAnsi="Calibri" w:cs="Calibri"/>
              </w:rPr>
              <w:t>in live environment</w:t>
            </w:r>
          </w:p>
        </w:tc>
        <w:tc>
          <w:tcPr>
            <w:tcW w:w="3171"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Agfa / (optionally) Customer</w:t>
            </w:r>
          </w:p>
        </w:tc>
      </w:tr>
      <w:tr w:rsidR="004217A0" w:rsidRPr="00087990" w:rsidTr="00087990">
        <w:tc>
          <w:tcPr>
            <w:tcW w:w="2057" w:type="dxa"/>
            <w:vMerge/>
            <w:shd w:val="clear" w:color="auto" w:fill="595959"/>
          </w:tcPr>
          <w:p w:rsidR="004217A0" w:rsidRPr="00087990" w:rsidRDefault="004217A0" w:rsidP="00087990">
            <w:pPr>
              <w:pStyle w:val="BodyText"/>
              <w:ind w:left="864"/>
              <w:rPr>
                <w:rFonts w:ascii="Calibri" w:hAnsi="Calibri" w:cs="Calibri"/>
                <w:lang w:eastAsia="de-DE"/>
              </w:rPr>
            </w:pPr>
          </w:p>
        </w:tc>
        <w:tc>
          <w:tcPr>
            <w:tcW w:w="3940"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Execution of Service Acceptance Test Plan</w:t>
            </w:r>
          </w:p>
        </w:tc>
        <w:tc>
          <w:tcPr>
            <w:tcW w:w="3171"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Agfa / Customer</w:t>
            </w:r>
          </w:p>
        </w:tc>
      </w:tr>
      <w:tr w:rsidR="004217A0" w:rsidRPr="00087990" w:rsidTr="00087990">
        <w:tc>
          <w:tcPr>
            <w:tcW w:w="9168" w:type="dxa"/>
            <w:gridSpan w:val="3"/>
            <w:shd w:val="clear" w:color="auto" w:fill="595959"/>
          </w:tcPr>
          <w:p w:rsidR="004217A0" w:rsidRPr="00087990" w:rsidRDefault="004217A0" w:rsidP="00087990">
            <w:pPr>
              <w:pStyle w:val="Tableheader"/>
              <w:rPr>
                <w:rFonts w:ascii="Calibri" w:hAnsi="Calibri" w:cs="Calibri"/>
              </w:rPr>
            </w:pPr>
            <w:r w:rsidRPr="00087990">
              <w:rPr>
                <w:rFonts w:ascii="Calibri" w:hAnsi="Calibri" w:cs="Calibri"/>
              </w:rPr>
              <w:t>Phase 5 Milestone Deliverables</w:t>
            </w:r>
          </w:p>
        </w:tc>
      </w:tr>
      <w:tr w:rsidR="004217A0" w:rsidRPr="00087990" w:rsidTr="00087990">
        <w:tc>
          <w:tcPr>
            <w:tcW w:w="9168" w:type="dxa"/>
            <w:gridSpan w:val="3"/>
            <w:shd w:val="clear" w:color="auto" w:fill="auto"/>
          </w:tcPr>
          <w:p w:rsidR="004217A0" w:rsidRPr="00087990" w:rsidRDefault="004217A0" w:rsidP="00087990">
            <w:pPr>
              <w:pStyle w:val="Tabletext"/>
              <w:rPr>
                <w:rFonts w:ascii="Calibri" w:hAnsi="Calibri" w:cs="Calibri"/>
                <w:b/>
              </w:rPr>
            </w:pPr>
            <w:r w:rsidRPr="00087990">
              <w:rPr>
                <w:rFonts w:ascii="Calibri" w:hAnsi="Calibri" w:cs="Calibri"/>
                <w:b/>
              </w:rPr>
              <w:t>Service Acceptance Test Plan (SATP) completed and signed.</w:t>
            </w:r>
            <w:r w:rsidRPr="00087990">
              <w:rPr>
                <w:rFonts w:ascii="Calibri" w:hAnsi="Calibri" w:cs="Calibri"/>
              </w:rPr>
              <w:t xml:space="preserve">  Signed by Agfa and Customer; confirms that the Test Environment hardware and/or software specified in the quotation has been installed &amp; tested according to Agfa internal quality procedures.</w:t>
            </w:r>
          </w:p>
        </w:tc>
      </w:tr>
      <w:tr w:rsidR="004217A0" w:rsidRPr="00087990" w:rsidTr="00087990">
        <w:tc>
          <w:tcPr>
            <w:tcW w:w="9168" w:type="dxa"/>
            <w:gridSpan w:val="3"/>
            <w:shd w:val="clear" w:color="auto" w:fill="auto"/>
          </w:tcPr>
          <w:p w:rsidR="004217A0" w:rsidRPr="00087990" w:rsidRDefault="004217A0" w:rsidP="00087990">
            <w:pPr>
              <w:pStyle w:val="Tabletext"/>
              <w:rPr>
                <w:rFonts w:ascii="Calibri" w:hAnsi="Calibri" w:cs="Calibri"/>
                <w:b/>
              </w:rPr>
            </w:pPr>
            <w:r w:rsidRPr="00087990">
              <w:rPr>
                <w:rFonts w:ascii="Calibri" w:hAnsi="Calibri" w:cs="Calibri"/>
                <w:b/>
              </w:rPr>
              <w:t>Delivery and Acceptance Form (as required by Agfa region)</w:t>
            </w:r>
          </w:p>
        </w:tc>
      </w:tr>
    </w:tbl>
    <w:p w:rsidR="004217A0" w:rsidRPr="00087990" w:rsidRDefault="00040DFD" w:rsidP="003763C1">
      <w:pPr>
        <w:pStyle w:val="Heading2"/>
        <w:numPr>
          <w:ilvl w:val="0"/>
          <w:numId w:val="0"/>
        </w:numPr>
        <w:ind w:left="576" w:hanging="576"/>
        <w:rPr>
          <w:rFonts w:ascii="Calibri" w:hAnsi="Calibri" w:cs="Calibri"/>
          <w:sz w:val="24"/>
          <w:szCs w:val="24"/>
        </w:rPr>
      </w:pPr>
      <w:bookmarkStart w:id="104" w:name="_Toc269900821"/>
      <w:bookmarkStart w:id="105" w:name="_Toc425789598"/>
      <w:bookmarkStart w:id="106" w:name="_Toc443673237"/>
      <w:r>
        <w:rPr>
          <w:rFonts w:ascii="Calibri" w:hAnsi="Calibri" w:cs="Calibri"/>
          <w:sz w:val="24"/>
          <w:szCs w:val="24"/>
        </w:rPr>
        <w:t>Phase 6 – Enterprise Imaging</w:t>
      </w:r>
      <w:r w:rsidR="004217A0" w:rsidRPr="00087990">
        <w:rPr>
          <w:rFonts w:ascii="Calibri" w:hAnsi="Calibri" w:cs="Calibri"/>
          <w:sz w:val="24"/>
          <w:szCs w:val="24"/>
        </w:rPr>
        <w:t xml:space="preserve"> Integration – Live </w:t>
      </w:r>
      <w:bookmarkEnd w:id="104"/>
      <w:r w:rsidR="004217A0" w:rsidRPr="00087990">
        <w:rPr>
          <w:rFonts w:ascii="Calibri" w:hAnsi="Calibri" w:cs="Calibri"/>
          <w:sz w:val="24"/>
          <w:szCs w:val="24"/>
        </w:rPr>
        <w:t>Environment</w:t>
      </w:r>
      <w:bookmarkEnd w:id="105"/>
      <w:bookmarkEnd w:id="106"/>
    </w:p>
    <w:tbl>
      <w:tblPr>
        <w:tblW w:w="91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3940"/>
        <w:gridCol w:w="3171"/>
      </w:tblGrid>
      <w:tr w:rsidR="004217A0" w:rsidRPr="00087990" w:rsidTr="00087990">
        <w:tc>
          <w:tcPr>
            <w:tcW w:w="2057" w:type="dxa"/>
            <w:vMerge w:val="restart"/>
            <w:shd w:val="clear" w:color="auto" w:fill="595959"/>
            <w:vAlign w:val="center"/>
          </w:tcPr>
          <w:p w:rsidR="004217A0" w:rsidRPr="00087990" w:rsidRDefault="004217A0" w:rsidP="00087990">
            <w:pPr>
              <w:pStyle w:val="Tableheader"/>
              <w:rPr>
                <w:rFonts w:ascii="Calibri" w:hAnsi="Calibri" w:cs="Calibri"/>
              </w:rPr>
            </w:pPr>
            <w:r w:rsidRPr="00087990">
              <w:rPr>
                <w:rFonts w:ascii="Calibri" w:hAnsi="Calibri" w:cs="Calibri"/>
              </w:rPr>
              <w:t>Phase 6  – Enterprise Imaging VNA Integration – Live Environment</w:t>
            </w:r>
          </w:p>
        </w:tc>
        <w:tc>
          <w:tcPr>
            <w:tcW w:w="3940" w:type="dxa"/>
            <w:shd w:val="clear" w:color="auto" w:fill="595959"/>
          </w:tcPr>
          <w:p w:rsidR="004217A0" w:rsidRPr="00087990" w:rsidRDefault="004217A0" w:rsidP="00087990">
            <w:pPr>
              <w:pStyle w:val="Tableheader"/>
              <w:rPr>
                <w:rFonts w:ascii="Calibri" w:hAnsi="Calibri" w:cs="Calibri"/>
              </w:rPr>
            </w:pPr>
            <w:r w:rsidRPr="00087990">
              <w:rPr>
                <w:rFonts w:ascii="Calibri" w:hAnsi="Calibri" w:cs="Calibri"/>
              </w:rPr>
              <w:t>Phase 6 Activities</w:t>
            </w:r>
          </w:p>
        </w:tc>
        <w:tc>
          <w:tcPr>
            <w:tcW w:w="3171" w:type="dxa"/>
            <w:shd w:val="clear" w:color="auto" w:fill="595959"/>
          </w:tcPr>
          <w:p w:rsidR="004217A0" w:rsidRPr="00087990" w:rsidRDefault="004217A0" w:rsidP="00087990">
            <w:pPr>
              <w:pStyle w:val="Tableheader"/>
              <w:rPr>
                <w:rFonts w:ascii="Calibri" w:hAnsi="Calibri" w:cs="Calibri"/>
              </w:rPr>
            </w:pPr>
            <w:r w:rsidRPr="00087990">
              <w:rPr>
                <w:rFonts w:ascii="Calibri" w:hAnsi="Calibri" w:cs="Calibri"/>
              </w:rPr>
              <w:t>Responsibility</w:t>
            </w:r>
          </w:p>
        </w:tc>
      </w:tr>
      <w:tr w:rsidR="004217A0" w:rsidRPr="00087990" w:rsidTr="00087990">
        <w:tc>
          <w:tcPr>
            <w:tcW w:w="2057" w:type="dxa"/>
            <w:vMerge/>
            <w:shd w:val="clear" w:color="auto" w:fill="595959"/>
          </w:tcPr>
          <w:p w:rsidR="004217A0" w:rsidRPr="00087990" w:rsidRDefault="004217A0" w:rsidP="00087990">
            <w:pPr>
              <w:pStyle w:val="BodyText"/>
              <w:ind w:left="864"/>
              <w:rPr>
                <w:rFonts w:ascii="Calibri" w:hAnsi="Calibri" w:cs="Calibri"/>
                <w:lang w:eastAsia="de-DE"/>
              </w:rPr>
            </w:pPr>
          </w:p>
        </w:tc>
        <w:tc>
          <w:tcPr>
            <w:tcW w:w="3940"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 xml:space="preserve">Configure </w:t>
            </w:r>
            <w:r w:rsidR="003763C1" w:rsidRPr="00087990">
              <w:rPr>
                <w:rFonts w:ascii="Calibri" w:hAnsi="Calibri" w:cs="Calibri"/>
              </w:rPr>
              <w:t xml:space="preserve">Enterprise Imaging </w:t>
            </w:r>
            <w:r w:rsidRPr="00087990">
              <w:rPr>
                <w:rFonts w:ascii="Calibri" w:hAnsi="Calibri" w:cs="Calibri"/>
              </w:rPr>
              <w:t>and related systems as defined in SOW</w:t>
            </w:r>
          </w:p>
        </w:tc>
        <w:tc>
          <w:tcPr>
            <w:tcW w:w="3171"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Agfa</w:t>
            </w:r>
          </w:p>
        </w:tc>
      </w:tr>
      <w:tr w:rsidR="004217A0" w:rsidRPr="00087990" w:rsidTr="00087990">
        <w:tc>
          <w:tcPr>
            <w:tcW w:w="2057" w:type="dxa"/>
            <w:vMerge/>
            <w:shd w:val="clear" w:color="auto" w:fill="595959"/>
          </w:tcPr>
          <w:p w:rsidR="004217A0" w:rsidRPr="00087990" w:rsidRDefault="004217A0" w:rsidP="00087990">
            <w:pPr>
              <w:pStyle w:val="BodyText"/>
              <w:ind w:left="864"/>
              <w:rPr>
                <w:rFonts w:ascii="Calibri" w:hAnsi="Calibri" w:cs="Calibri"/>
                <w:lang w:eastAsia="de-DE"/>
              </w:rPr>
            </w:pPr>
          </w:p>
        </w:tc>
        <w:tc>
          <w:tcPr>
            <w:tcW w:w="3940"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 xml:space="preserve">Execution of </w:t>
            </w:r>
            <w:smartTag w:uri="urn:schemas-microsoft-com:office:smarttags" w:element="City">
              <w:r w:rsidRPr="00087990">
                <w:rPr>
                  <w:rFonts w:ascii="Calibri" w:hAnsi="Calibri" w:cs="Calibri"/>
                </w:rPr>
                <w:t>CATP</w:t>
              </w:r>
            </w:smartTag>
            <w:r w:rsidRPr="00087990">
              <w:rPr>
                <w:rFonts w:ascii="Calibri" w:hAnsi="Calibri" w:cs="Calibri"/>
              </w:rPr>
              <w:t xml:space="preserve"> in live environment</w:t>
            </w:r>
          </w:p>
        </w:tc>
        <w:tc>
          <w:tcPr>
            <w:tcW w:w="3171"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Agfa / Customer</w:t>
            </w:r>
          </w:p>
        </w:tc>
      </w:tr>
      <w:tr w:rsidR="004217A0" w:rsidRPr="00087990" w:rsidTr="00087990">
        <w:tc>
          <w:tcPr>
            <w:tcW w:w="2057" w:type="dxa"/>
            <w:vMerge/>
            <w:shd w:val="clear" w:color="auto" w:fill="595959"/>
          </w:tcPr>
          <w:p w:rsidR="004217A0" w:rsidRPr="00087990" w:rsidRDefault="004217A0" w:rsidP="00087990">
            <w:pPr>
              <w:pStyle w:val="BodyText"/>
              <w:ind w:left="864"/>
              <w:rPr>
                <w:rFonts w:ascii="Calibri" w:hAnsi="Calibri" w:cs="Calibri"/>
                <w:lang w:eastAsia="de-DE"/>
              </w:rPr>
            </w:pPr>
          </w:p>
        </w:tc>
        <w:tc>
          <w:tcPr>
            <w:tcW w:w="3940"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Deliver Training</w:t>
            </w:r>
          </w:p>
        </w:tc>
        <w:tc>
          <w:tcPr>
            <w:tcW w:w="3171"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Agfa</w:t>
            </w:r>
          </w:p>
        </w:tc>
      </w:tr>
      <w:tr w:rsidR="004217A0" w:rsidRPr="00087990" w:rsidTr="00087990">
        <w:tc>
          <w:tcPr>
            <w:tcW w:w="9168" w:type="dxa"/>
            <w:gridSpan w:val="3"/>
            <w:shd w:val="clear" w:color="auto" w:fill="595959"/>
          </w:tcPr>
          <w:p w:rsidR="004217A0" w:rsidRPr="00087990" w:rsidRDefault="004217A0" w:rsidP="00087990">
            <w:pPr>
              <w:pStyle w:val="Tableheader"/>
              <w:rPr>
                <w:rFonts w:ascii="Calibri" w:hAnsi="Calibri" w:cs="Calibri"/>
              </w:rPr>
            </w:pPr>
            <w:r w:rsidRPr="00087990">
              <w:rPr>
                <w:rFonts w:ascii="Calibri" w:hAnsi="Calibri" w:cs="Calibri"/>
              </w:rPr>
              <w:t>Phase 6 Milestone Deliverable</w:t>
            </w:r>
          </w:p>
        </w:tc>
      </w:tr>
      <w:tr w:rsidR="004217A0" w:rsidRPr="00087990" w:rsidTr="00087990">
        <w:tc>
          <w:tcPr>
            <w:tcW w:w="9168" w:type="dxa"/>
            <w:gridSpan w:val="3"/>
            <w:shd w:val="clear" w:color="auto" w:fill="auto"/>
          </w:tcPr>
          <w:p w:rsidR="004217A0" w:rsidRPr="00087990" w:rsidRDefault="004217A0" w:rsidP="00087990">
            <w:pPr>
              <w:pStyle w:val="Tabletext"/>
              <w:rPr>
                <w:rFonts w:ascii="Calibri" w:hAnsi="Calibri" w:cs="Calibri"/>
              </w:rPr>
            </w:pPr>
            <w:r w:rsidRPr="00087990">
              <w:rPr>
                <w:rFonts w:ascii="Calibri" w:hAnsi="Calibri" w:cs="Calibri"/>
                <w:b/>
              </w:rPr>
              <w:t>Training Acceptance signed.</w:t>
            </w:r>
            <w:r w:rsidRPr="00087990">
              <w:rPr>
                <w:rFonts w:ascii="Calibri" w:hAnsi="Calibri" w:cs="Calibri"/>
              </w:rPr>
              <w:t xml:space="preserve"> Training acceptance confirms that the Agfa applications resources have provided the training purchased by the Customer. Training records are provided for review/acceptance by the Customer Project Manager.</w:t>
            </w:r>
          </w:p>
        </w:tc>
      </w:tr>
      <w:tr w:rsidR="004217A0" w:rsidRPr="00087990" w:rsidTr="00087990">
        <w:tc>
          <w:tcPr>
            <w:tcW w:w="9168" w:type="dxa"/>
            <w:gridSpan w:val="3"/>
            <w:shd w:val="clear" w:color="auto" w:fill="auto"/>
          </w:tcPr>
          <w:p w:rsidR="004217A0" w:rsidRPr="00087990" w:rsidRDefault="004217A0" w:rsidP="00087990">
            <w:pPr>
              <w:pStyle w:val="Tabletext"/>
              <w:rPr>
                <w:rFonts w:ascii="Calibri" w:hAnsi="Calibri" w:cs="Calibri"/>
              </w:rPr>
            </w:pPr>
            <w:r w:rsidRPr="00087990">
              <w:rPr>
                <w:rFonts w:ascii="Calibri" w:hAnsi="Calibri" w:cs="Calibri"/>
                <w:b/>
              </w:rPr>
              <w:t xml:space="preserve">Clinical Acceptance Test Protocol (CATP) completed and signed.  </w:t>
            </w:r>
            <w:r w:rsidRPr="00087990">
              <w:rPr>
                <w:rFonts w:ascii="Calibri" w:hAnsi="Calibri" w:cs="Calibri"/>
              </w:rPr>
              <w:t>Signed by Agfa and Customer; confirms that the Live Environment hardware and/or software specified in the quotation has been installed &amp; tested according to Agfa internal quality procedures, and signifies customer acceptance and approval to proceed with Go-Live.</w:t>
            </w:r>
          </w:p>
        </w:tc>
      </w:tr>
    </w:tbl>
    <w:p w:rsidR="004217A0" w:rsidRPr="00087990" w:rsidRDefault="004217A0" w:rsidP="003763C1">
      <w:pPr>
        <w:pStyle w:val="Heading2"/>
        <w:numPr>
          <w:ilvl w:val="0"/>
          <w:numId w:val="0"/>
        </w:numPr>
        <w:ind w:left="576" w:hanging="576"/>
        <w:rPr>
          <w:rFonts w:ascii="Calibri" w:hAnsi="Calibri" w:cs="Calibri"/>
          <w:sz w:val="24"/>
          <w:szCs w:val="24"/>
        </w:rPr>
      </w:pPr>
      <w:bookmarkStart w:id="107" w:name="_Toc242255914"/>
      <w:bookmarkStart w:id="108" w:name="_Toc269900825"/>
      <w:bookmarkStart w:id="109" w:name="_Toc425789599"/>
      <w:bookmarkStart w:id="110" w:name="_Toc443673238"/>
      <w:bookmarkEnd w:id="102"/>
      <w:bookmarkEnd w:id="103"/>
      <w:r w:rsidRPr="00087990">
        <w:rPr>
          <w:rFonts w:ascii="Calibri" w:hAnsi="Calibri" w:cs="Calibri"/>
          <w:sz w:val="24"/>
          <w:szCs w:val="24"/>
        </w:rPr>
        <w:lastRenderedPageBreak/>
        <w:t>Phase 7 – Go Live</w:t>
      </w:r>
      <w:bookmarkEnd w:id="107"/>
      <w:bookmarkEnd w:id="108"/>
      <w:bookmarkEnd w:id="109"/>
      <w:bookmarkEnd w:id="110"/>
    </w:p>
    <w:tbl>
      <w:tblPr>
        <w:tblW w:w="9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5"/>
        <w:gridCol w:w="3940"/>
        <w:gridCol w:w="3171"/>
      </w:tblGrid>
      <w:tr w:rsidR="004217A0" w:rsidRPr="00087990" w:rsidTr="00087990">
        <w:tc>
          <w:tcPr>
            <w:tcW w:w="2165" w:type="dxa"/>
            <w:vMerge w:val="restart"/>
            <w:shd w:val="clear" w:color="auto" w:fill="595959"/>
            <w:vAlign w:val="center"/>
          </w:tcPr>
          <w:p w:rsidR="004217A0" w:rsidRPr="00087990" w:rsidRDefault="004217A0" w:rsidP="00087990">
            <w:pPr>
              <w:pStyle w:val="Tableheader"/>
              <w:rPr>
                <w:rFonts w:ascii="Calibri" w:hAnsi="Calibri" w:cs="Calibri"/>
              </w:rPr>
            </w:pPr>
            <w:r w:rsidRPr="00087990">
              <w:rPr>
                <w:rFonts w:ascii="Calibri" w:hAnsi="Calibri" w:cs="Calibri"/>
              </w:rPr>
              <w:t>Phase 7  – Go Live</w:t>
            </w:r>
          </w:p>
        </w:tc>
        <w:tc>
          <w:tcPr>
            <w:tcW w:w="3940" w:type="dxa"/>
            <w:shd w:val="clear" w:color="auto" w:fill="595959"/>
          </w:tcPr>
          <w:p w:rsidR="004217A0" w:rsidRPr="00087990" w:rsidRDefault="004217A0" w:rsidP="00087990">
            <w:pPr>
              <w:pStyle w:val="Tableheader"/>
              <w:rPr>
                <w:rFonts w:ascii="Calibri" w:hAnsi="Calibri" w:cs="Calibri"/>
              </w:rPr>
            </w:pPr>
            <w:r w:rsidRPr="00087990">
              <w:rPr>
                <w:rFonts w:ascii="Calibri" w:hAnsi="Calibri" w:cs="Calibri"/>
              </w:rPr>
              <w:t>Phase 9 Activities</w:t>
            </w:r>
          </w:p>
        </w:tc>
        <w:tc>
          <w:tcPr>
            <w:tcW w:w="3171" w:type="dxa"/>
            <w:shd w:val="clear" w:color="auto" w:fill="595959"/>
          </w:tcPr>
          <w:p w:rsidR="004217A0" w:rsidRPr="00087990" w:rsidRDefault="004217A0" w:rsidP="00087990">
            <w:pPr>
              <w:pStyle w:val="Tableheader"/>
              <w:rPr>
                <w:rFonts w:ascii="Calibri" w:hAnsi="Calibri" w:cs="Calibri"/>
              </w:rPr>
            </w:pPr>
            <w:r w:rsidRPr="00087990">
              <w:rPr>
                <w:rFonts w:ascii="Calibri" w:hAnsi="Calibri" w:cs="Calibri"/>
              </w:rPr>
              <w:t>Responsibility</w:t>
            </w:r>
          </w:p>
        </w:tc>
      </w:tr>
      <w:tr w:rsidR="004217A0" w:rsidRPr="00087990" w:rsidTr="00087990">
        <w:tc>
          <w:tcPr>
            <w:tcW w:w="2165" w:type="dxa"/>
            <w:vMerge/>
            <w:shd w:val="clear" w:color="auto" w:fill="595959"/>
          </w:tcPr>
          <w:p w:rsidR="004217A0" w:rsidRPr="00087990" w:rsidRDefault="004217A0" w:rsidP="00087990">
            <w:pPr>
              <w:pStyle w:val="BodyText"/>
              <w:ind w:left="864"/>
              <w:rPr>
                <w:rFonts w:ascii="Calibri" w:hAnsi="Calibri" w:cs="Calibri"/>
                <w:lang w:eastAsia="de-DE"/>
              </w:rPr>
            </w:pPr>
          </w:p>
        </w:tc>
        <w:tc>
          <w:tcPr>
            <w:tcW w:w="3940"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Execution of Cutover Plan</w:t>
            </w:r>
          </w:p>
        </w:tc>
        <w:tc>
          <w:tcPr>
            <w:tcW w:w="3171"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Agfa / Customer</w:t>
            </w:r>
          </w:p>
        </w:tc>
      </w:tr>
      <w:tr w:rsidR="004217A0" w:rsidRPr="00087990" w:rsidTr="00087990">
        <w:tc>
          <w:tcPr>
            <w:tcW w:w="9276" w:type="dxa"/>
            <w:gridSpan w:val="3"/>
            <w:shd w:val="clear" w:color="auto" w:fill="595959"/>
          </w:tcPr>
          <w:p w:rsidR="004217A0" w:rsidRPr="00087990" w:rsidRDefault="004217A0" w:rsidP="00087990">
            <w:pPr>
              <w:pStyle w:val="Tableheader"/>
              <w:rPr>
                <w:rFonts w:ascii="Calibri" w:hAnsi="Calibri" w:cs="Calibri"/>
              </w:rPr>
            </w:pPr>
            <w:r w:rsidRPr="00087990">
              <w:rPr>
                <w:rFonts w:ascii="Calibri" w:hAnsi="Calibri" w:cs="Calibri"/>
              </w:rPr>
              <w:t>Phase 7 Milestone Deliverables</w:t>
            </w:r>
          </w:p>
        </w:tc>
      </w:tr>
      <w:tr w:rsidR="004217A0" w:rsidRPr="00087990" w:rsidTr="00087990">
        <w:tc>
          <w:tcPr>
            <w:tcW w:w="9276" w:type="dxa"/>
            <w:gridSpan w:val="3"/>
            <w:shd w:val="clear" w:color="auto" w:fill="auto"/>
          </w:tcPr>
          <w:p w:rsidR="004217A0" w:rsidRPr="00087990" w:rsidRDefault="004217A0" w:rsidP="00087990">
            <w:pPr>
              <w:pStyle w:val="Tabletext"/>
              <w:rPr>
                <w:rFonts w:ascii="Calibri" w:hAnsi="Calibri" w:cs="Calibri"/>
              </w:rPr>
            </w:pPr>
            <w:r w:rsidRPr="00087990">
              <w:rPr>
                <w:rFonts w:ascii="Calibri" w:hAnsi="Calibri" w:cs="Calibri"/>
                <w:b/>
              </w:rPr>
              <w:t>Go-Live Notice.</w:t>
            </w:r>
            <w:r w:rsidRPr="00087990">
              <w:rPr>
                <w:rFonts w:ascii="Calibri" w:hAnsi="Calibri" w:cs="Calibri"/>
              </w:rPr>
              <w:t xml:space="preserve"> One week in advance of the Go-Live date, Agfa Project Management team to provide notice of Go-Live to Agfa and Customer support organizations.</w:t>
            </w:r>
          </w:p>
        </w:tc>
      </w:tr>
    </w:tbl>
    <w:p w:rsidR="004217A0" w:rsidRPr="00087990" w:rsidRDefault="004217A0" w:rsidP="003763C1">
      <w:pPr>
        <w:pStyle w:val="Heading2"/>
        <w:numPr>
          <w:ilvl w:val="0"/>
          <w:numId w:val="0"/>
        </w:numPr>
        <w:ind w:left="576" w:hanging="576"/>
        <w:rPr>
          <w:rFonts w:ascii="Calibri" w:hAnsi="Calibri" w:cs="Calibri"/>
          <w:sz w:val="24"/>
          <w:szCs w:val="24"/>
        </w:rPr>
      </w:pPr>
      <w:bookmarkStart w:id="111" w:name="_Toc242255915"/>
      <w:bookmarkStart w:id="112" w:name="_Toc269900826"/>
      <w:bookmarkStart w:id="113" w:name="_Toc425789600"/>
      <w:bookmarkStart w:id="114" w:name="_Toc443673239"/>
      <w:r w:rsidRPr="00087990">
        <w:rPr>
          <w:rFonts w:ascii="Calibri" w:hAnsi="Calibri" w:cs="Calibri"/>
          <w:sz w:val="24"/>
          <w:szCs w:val="24"/>
        </w:rPr>
        <w:t>Phase 8 –Transition to Support</w:t>
      </w:r>
      <w:bookmarkEnd w:id="111"/>
      <w:bookmarkEnd w:id="112"/>
      <w:r w:rsidRPr="00087990">
        <w:rPr>
          <w:rFonts w:ascii="Calibri" w:hAnsi="Calibri" w:cs="Calibri"/>
          <w:sz w:val="24"/>
          <w:szCs w:val="24"/>
        </w:rPr>
        <w:t xml:space="preserve"> / Project Wrap-up</w:t>
      </w:r>
      <w:bookmarkEnd w:id="113"/>
      <w:bookmarkEnd w:id="114"/>
    </w:p>
    <w:tbl>
      <w:tblPr>
        <w:tblW w:w="9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5"/>
        <w:gridCol w:w="3940"/>
        <w:gridCol w:w="3171"/>
      </w:tblGrid>
      <w:tr w:rsidR="004217A0" w:rsidRPr="00087990" w:rsidTr="00087990">
        <w:tc>
          <w:tcPr>
            <w:tcW w:w="2165" w:type="dxa"/>
            <w:vMerge w:val="restart"/>
            <w:shd w:val="clear" w:color="auto" w:fill="595959"/>
            <w:vAlign w:val="center"/>
          </w:tcPr>
          <w:p w:rsidR="004217A0" w:rsidRPr="00087990" w:rsidRDefault="004217A0" w:rsidP="00087990">
            <w:pPr>
              <w:pStyle w:val="Tableheader"/>
              <w:rPr>
                <w:rFonts w:ascii="Calibri" w:hAnsi="Calibri" w:cs="Calibri"/>
              </w:rPr>
            </w:pPr>
            <w:r w:rsidRPr="00087990">
              <w:rPr>
                <w:rFonts w:ascii="Calibri" w:hAnsi="Calibri" w:cs="Calibri"/>
              </w:rPr>
              <w:t xml:space="preserve">Phase 8  – Transition to </w:t>
            </w:r>
            <w:r w:rsidR="00356166" w:rsidRPr="00087990">
              <w:rPr>
                <w:rFonts w:ascii="Calibri" w:hAnsi="Calibri" w:cs="Calibri"/>
              </w:rPr>
              <w:t>Support</w:t>
            </w:r>
            <w:r w:rsidRPr="00087990">
              <w:rPr>
                <w:rFonts w:ascii="Calibri" w:hAnsi="Calibri" w:cs="Calibri"/>
              </w:rPr>
              <w:t xml:space="preserve"> / Project Wrap-up</w:t>
            </w:r>
          </w:p>
        </w:tc>
        <w:tc>
          <w:tcPr>
            <w:tcW w:w="3940" w:type="dxa"/>
            <w:shd w:val="clear" w:color="auto" w:fill="595959"/>
          </w:tcPr>
          <w:p w:rsidR="004217A0" w:rsidRPr="00087990" w:rsidRDefault="004217A0" w:rsidP="00087990">
            <w:pPr>
              <w:pStyle w:val="Tableheader"/>
              <w:rPr>
                <w:rFonts w:ascii="Calibri" w:hAnsi="Calibri" w:cs="Calibri"/>
              </w:rPr>
            </w:pPr>
            <w:r w:rsidRPr="00087990">
              <w:rPr>
                <w:rFonts w:ascii="Calibri" w:hAnsi="Calibri" w:cs="Calibri"/>
              </w:rPr>
              <w:t>Phase 8 Activities</w:t>
            </w:r>
          </w:p>
        </w:tc>
        <w:tc>
          <w:tcPr>
            <w:tcW w:w="3171" w:type="dxa"/>
            <w:shd w:val="clear" w:color="auto" w:fill="595959"/>
          </w:tcPr>
          <w:p w:rsidR="004217A0" w:rsidRPr="00087990" w:rsidRDefault="004217A0" w:rsidP="00087990">
            <w:pPr>
              <w:pStyle w:val="Tableheader"/>
              <w:rPr>
                <w:rFonts w:ascii="Calibri" w:hAnsi="Calibri" w:cs="Calibri"/>
              </w:rPr>
            </w:pPr>
            <w:r w:rsidRPr="00087990">
              <w:rPr>
                <w:rFonts w:ascii="Calibri" w:hAnsi="Calibri" w:cs="Calibri"/>
              </w:rPr>
              <w:t>Responsibility</w:t>
            </w:r>
          </w:p>
        </w:tc>
      </w:tr>
      <w:tr w:rsidR="004217A0" w:rsidRPr="00087990" w:rsidTr="00087990">
        <w:tc>
          <w:tcPr>
            <w:tcW w:w="2165" w:type="dxa"/>
            <w:vMerge/>
            <w:shd w:val="clear" w:color="auto" w:fill="595959"/>
          </w:tcPr>
          <w:p w:rsidR="004217A0" w:rsidRPr="00087990" w:rsidRDefault="004217A0" w:rsidP="00087990">
            <w:pPr>
              <w:pStyle w:val="BodyText"/>
              <w:ind w:left="864"/>
              <w:rPr>
                <w:rFonts w:ascii="Calibri" w:hAnsi="Calibri" w:cs="Calibri"/>
                <w:lang w:eastAsia="de-DE"/>
              </w:rPr>
            </w:pPr>
          </w:p>
        </w:tc>
        <w:tc>
          <w:tcPr>
            <w:tcW w:w="3940"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Post Live On-Site Support</w:t>
            </w:r>
          </w:p>
        </w:tc>
        <w:tc>
          <w:tcPr>
            <w:tcW w:w="3171"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Agfa Implementation Team</w:t>
            </w:r>
          </w:p>
        </w:tc>
      </w:tr>
      <w:tr w:rsidR="004217A0" w:rsidRPr="00087990" w:rsidTr="00087990">
        <w:tc>
          <w:tcPr>
            <w:tcW w:w="2165" w:type="dxa"/>
            <w:vMerge/>
            <w:shd w:val="clear" w:color="auto" w:fill="595959"/>
          </w:tcPr>
          <w:p w:rsidR="004217A0" w:rsidRPr="00087990" w:rsidRDefault="004217A0" w:rsidP="00087990">
            <w:pPr>
              <w:pStyle w:val="BodyText"/>
              <w:ind w:left="864"/>
              <w:rPr>
                <w:rFonts w:ascii="Calibri" w:hAnsi="Calibri" w:cs="Calibri"/>
                <w:lang w:eastAsia="de-DE"/>
              </w:rPr>
            </w:pPr>
          </w:p>
        </w:tc>
        <w:tc>
          <w:tcPr>
            <w:tcW w:w="3940"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Post Live Training (if applicable)</w:t>
            </w:r>
          </w:p>
        </w:tc>
        <w:tc>
          <w:tcPr>
            <w:tcW w:w="3171"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Agfa Implementation Team</w:t>
            </w:r>
          </w:p>
        </w:tc>
      </w:tr>
      <w:tr w:rsidR="004217A0" w:rsidRPr="00087990" w:rsidTr="00087990">
        <w:tc>
          <w:tcPr>
            <w:tcW w:w="2165" w:type="dxa"/>
            <w:vMerge/>
            <w:shd w:val="clear" w:color="auto" w:fill="595959"/>
          </w:tcPr>
          <w:p w:rsidR="004217A0" w:rsidRPr="00087990" w:rsidRDefault="004217A0" w:rsidP="00087990">
            <w:pPr>
              <w:pStyle w:val="BodyText"/>
              <w:ind w:left="864"/>
              <w:rPr>
                <w:rFonts w:ascii="Calibri" w:hAnsi="Calibri" w:cs="Calibri"/>
                <w:lang w:eastAsia="de-DE"/>
              </w:rPr>
            </w:pPr>
          </w:p>
        </w:tc>
        <w:tc>
          <w:tcPr>
            <w:tcW w:w="3940"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Lessons Learned Post-Live Review</w:t>
            </w:r>
          </w:p>
        </w:tc>
        <w:tc>
          <w:tcPr>
            <w:tcW w:w="3171"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Agfa / Customer</w:t>
            </w:r>
          </w:p>
        </w:tc>
      </w:tr>
      <w:tr w:rsidR="004217A0" w:rsidRPr="00087990" w:rsidTr="00087990">
        <w:tc>
          <w:tcPr>
            <w:tcW w:w="2165" w:type="dxa"/>
            <w:vMerge/>
            <w:shd w:val="clear" w:color="auto" w:fill="595959"/>
          </w:tcPr>
          <w:p w:rsidR="004217A0" w:rsidRPr="00087990" w:rsidRDefault="004217A0" w:rsidP="00087990">
            <w:pPr>
              <w:pStyle w:val="BodyText"/>
              <w:ind w:left="864"/>
              <w:rPr>
                <w:rFonts w:ascii="Calibri" w:hAnsi="Calibri" w:cs="Calibri"/>
                <w:lang w:eastAsia="de-DE"/>
              </w:rPr>
            </w:pPr>
          </w:p>
        </w:tc>
        <w:tc>
          <w:tcPr>
            <w:tcW w:w="3940"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Finalize Operational Support Documentation</w:t>
            </w:r>
          </w:p>
        </w:tc>
        <w:tc>
          <w:tcPr>
            <w:tcW w:w="3171"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Agfa / Customer</w:t>
            </w:r>
          </w:p>
        </w:tc>
      </w:tr>
      <w:tr w:rsidR="004217A0" w:rsidRPr="00087990" w:rsidTr="00087990">
        <w:tc>
          <w:tcPr>
            <w:tcW w:w="2165" w:type="dxa"/>
            <w:vMerge/>
            <w:shd w:val="clear" w:color="auto" w:fill="595959"/>
          </w:tcPr>
          <w:p w:rsidR="004217A0" w:rsidRPr="00087990" w:rsidRDefault="004217A0" w:rsidP="00087990">
            <w:pPr>
              <w:pStyle w:val="BodyText"/>
              <w:ind w:left="864"/>
              <w:rPr>
                <w:rFonts w:ascii="Calibri" w:hAnsi="Calibri" w:cs="Calibri"/>
                <w:lang w:eastAsia="de-DE"/>
              </w:rPr>
            </w:pPr>
          </w:p>
        </w:tc>
        <w:tc>
          <w:tcPr>
            <w:tcW w:w="3940"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Transition to Agfa Support</w:t>
            </w:r>
          </w:p>
        </w:tc>
        <w:tc>
          <w:tcPr>
            <w:tcW w:w="3171"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Agfa Implementation Team / Agfa Global Support</w:t>
            </w:r>
          </w:p>
        </w:tc>
      </w:tr>
      <w:tr w:rsidR="004217A0" w:rsidRPr="00087990" w:rsidTr="00087990">
        <w:tc>
          <w:tcPr>
            <w:tcW w:w="2165" w:type="dxa"/>
            <w:vMerge/>
            <w:shd w:val="clear" w:color="auto" w:fill="595959"/>
          </w:tcPr>
          <w:p w:rsidR="004217A0" w:rsidRPr="00087990" w:rsidRDefault="004217A0" w:rsidP="00087990">
            <w:pPr>
              <w:pStyle w:val="BodyText"/>
              <w:ind w:left="864"/>
              <w:rPr>
                <w:rFonts w:ascii="Calibri" w:hAnsi="Calibri" w:cs="Calibri"/>
                <w:lang w:eastAsia="de-DE"/>
              </w:rPr>
            </w:pPr>
          </w:p>
        </w:tc>
        <w:tc>
          <w:tcPr>
            <w:tcW w:w="3940"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Project Wrap-up</w:t>
            </w:r>
          </w:p>
        </w:tc>
        <w:tc>
          <w:tcPr>
            <w:tcW w:w="3171" w:type="dxa"/>
            <w:shd w:val="clear" w:color="auto" w:fill="auto"/>
          </w:tcPr>
          <w:p w:rsidR="004217A0" w:rsidRPr="00087990" w:rsidRDefault="004217A0" w:rsidP="00087990">
            <w:pPr>
              <w:pStyle w:val="Tabletext"/>
              <w:rPr>
                <w:rFonts w:ascii="Calibri" w:hAnsi="Calibri" w:cs="Calibri"/>
              </w:rPr>
            </w:pPr>
            <w:r w:rsidRPr="00087990">
              <w:rPr>
                <w:rFonts w:ascii="Calibri" w:hAnsi="Calibri" w:cs="Calibri"/>
              </w:rPr>
              <w:t>Agfa Implementation Team</w:t>
            </w:r>
          </w:p>
        </w:tc>
      </w:tr>
      <w:tr w:rsidR="004217A0" w:rsidRPr="00087990" w:rsidTr="00087990">
        <w:tc>
          <w:tcPr>
            <w:tcW w:w="9276" w:type="dxa"/>
            <w:gridSpan w:val="3"/>
            <w:shd w:val="clear" w:color="auto" w:fill="595959"/>
          </w:tcPr>
          <w:p w:rsidR="004217A0" w:rsidRPr="00087990" w:rsidRDefault="004217A0" w:rsidP="00087990">
            <w:pPr>
              <w:pStyle w:val="Tableheader"/>
              <w:rPr>
                <w:rFonts w:ascii="Calibri" w:hAnsi="Calibri" w:cs="Calibri"/>
              </w:rPr>
            </w:pPr>
            <w:r w:rsidRPr="00087990">
              <w:rPr>
                <w:rFonts w:ascii="Calibri" w:hAnsi="Calibri" w:cs="Calibri"/>
              </w:rPr>
              <w:t>Phase 8 Milestone Deliverables</w:t>
            </w:r>
          </w:p>
        </w:tc>
      </w:tr>
      <w:tr w:rsidR="004217A0" w:rsidRPr="00087990" w:rsidTr="00087990">
        <w:tc>
          <w:tcPr>
            <w:tcW w:w="9276" w:type="dxa"/>
            <w:gridSpan w:val="3"/>
            <w:shd w:val="clear" w:color="auto" w:fill="auto"/>
          </w:tcPr>
          <w:p w:rsidR="004217A0" w:rsidRPr="00087990" w:rsidRDefault="004217A0" w:rsidP="00087990">
            <w:pPr>
              <w:pStyle w:val="Tabletext"/>
              <w:rPr>
                <w:rFonts w:ascii="Calibri" w:hAnsi="Calibri" w:cs="Calibri"/>
                <w:b/>
              </w:rPr>
            </w:pPr>
            <w:r w:rsidRPr="00087990">
              <w:rPr>
                <w:rFonts w:ascii="Calibri" w:hAnsi="Calibri" w:cs="Calibri"/>
                <w:b/>
              </w:rPr>
              <w:t xml:space="preserve">Operational Support Documentation Finalized.  </w:t>
            </w:r>
            <w:r w:rsidRPr="00087990">
              <w:rPr>
                <w:rFonts w:ascii="Calibri" w:hAnsi="Calibri" w:cs="Calibri"/>
              </w:rPr>
              <w:t>Both Agfa and Customer are responsible for ensuring their respective procedure documents are up-to-date.</w:t>
            </w:r>
          </w:p>
        </w:tc>
      </w:tr>
      <w:tr w:rsidR="004217A0" w:rsidRPr="00087990" w:rsidTr="00087990">
        <w:tc>
          <w:tcPr>
            <w:tcW w:w="9276" w:type="dxa"/>
            <w:gridSpan w:val="3"/>
            <w:shd w:val="clear" w:color="auto" w:fill="auto"/>
          </w:tcPr>
          <w:p w:rsidR="004217A0" w:rsidRPr="00087990" w:rsidRDefault="004217A0" w:rsidP="00087990">
            <w:pPr>
              <w:pStyle w:val="Tabletext"/>
              <w:rPr>
                <w:rFonts w:ascii="Calibri" w:hAnsi="Calibri" w:cs="Calibri"/>
                <w:b/>
              </w:rPr>
            </w:pPr>
            <w:r w:rsidRPr="00087990">
              <w:rPr>
                <w:rFonts w:ascii="Calibri" w:hAnsi="Calibri" w:cs="Calibri"/>
                <w:b/>
              </w:rPr>
              <w:t xml:space="preserve">Project Wrap Up Presentation / Transition Meeting.  </w:t>
            </w:r>
            <w:r w:rsidRPr="00087990">
              <w:rPr>
                <w:rFonts w:ascii="Calibri" w:hAnsi="Calibri" w:cs="Calibri"/>
              </w:rPr>
              <w:t>This meeting will be conducted by the Agfa project manager to review the completed deliverables and any open issues highlighting whether or not they impact the clinical use of the solution.</w:t>
            </w:r>
          </w:p>
        </w:tc>
      </w:tr>
      <w:tr w:rsidR="004217A0" w:rsidRPr="00087990" w:rsidTr="00087990">
        <w:tc>
          <w:tcPr>
            <w:tcW w:w="9276" w:type="dxa"/>
            <w:gridSpan w:val="3"/>
            <w:shd w:val="clear" w:color="auto" w:fill="auto"/>
          </w:tcPr>
          <w:p w:rsidR="004217A0" w:rsidRPr="00087990" w:rsidRDefault="004217A0" w:rsidP="00087990">
            <w:pPr>
              <w:pStyle w:val="Tabletext"/>
              <w:rPr>
                <w:rFonts w:ascii="Calibri" w:hAnsi="Calibri" w:cs="Calibri"/>
                <w:b/>
              </w:rPr>
            </w:pPr>
            <w:r w:rsidRPr="00087990">
              <w:rPr>
                <w:rFonts w:ascii="Calibri" w:hAnsi="Calibri" w:cs="Calibri"/>
                <w:b/>
              </w:rPr>
              <w:t xml:space="preserve">Final Customer Acceptance. </w:t>
            </w:r>
            <w:r w:rsidRPr="00087990">
              <w:rPr>
                <w:rFonts w:ascii="Calibri" w:hAnsi="Calibri" w:cs="Calibri"/>
              </w:rPr>
              <w:t xml:space="preserve"> By signing the Final Customer Acceptance document, the Customer acknowledges that the project has been successfully implemented, tested, accepted and put into clinical use, and authorizes the transition to Agfa Global Support.  Authorized change request cost reconciliation must be carried out at this time.</w:t>
            </w:r>
          </w:p>
        </w:tc>
      </w:tr>
    </w:tbl>
    <w:p w:rsidR="00B30CD6" w:rsidRPr="00463C90" w:rsidRDefault="00B30CD6" w:rsidP="00F654F8">
      <w:pPr>
        <w:pStyle w:val="Heading2"/>
        <w:numPr>
          <w:ilvl w:val="1"/>
          <w:numId w:val="31"/>
        </w:numPr>
        <w:rPr>
          <w:rFonts w:ascii="Calibri" w:hAnsi="Calibri" w:cs="Calibri"/>
          <w:lang w:val="en-US"/>
        </w:rPr>
      </w:pPr>
      <w:bookmarkStart w:id="115" w:name="_Toc443673240"/>
      <w:bookmarkStart w:id="116" w:name="_Toc355272505"/>
      <w:bookmarkStart w:id="117" w:name="_Toc355275183"/>
      <w:bookmarkStart w:id="118" w:name="_Toc404677454"/>
      <w:r w:rsidRPr="00463C90">
        <w:rPr>
          <w:rFonts w:ascii="Calibri" w:hAnsi="Calibri" w:cs="Calibri"/>
          <w:lang w:val="en-US"/>
        </w:rPr>
        <w:t>Enterprise Imaging Services</w:t>
      </w:r>
      <w:bookmarkEnd w:id="115"/>
      <w:r w:rsidRPr="00463C90">
        <w:rPr>
          <w:rFonts w:ascii="Calibri" w:hAnsi="Calibri" w:cs="Calibri"/>
          <w:lang w:val="en-US"/>
        </w:rPr>
        <w:t xml:space="preserve"> </w:t>
      </w:r>
    </w:p>
    <w:p w:rsidR="00B30CD6" w:rsidRPr="00CE2D14" w:rsidRDefault="00B30CD6" w:rsidP="00CE2D14">
      <w:pPr>
        <w:ind w:firstLine="720"/>
        <w:rPr>
          <w:rFonts w:ascii="Calibri" w:hAnsi="Calibri" w:cs="Calibri"/>
          <w:b/>
          <w:sz w:val="24"/>
          <w:szCs w:val="24"/>
        </w:rPr>
      </w:pPr>
      <w:r w:rsidRPr="00CE2D14">
        <w:rPr>
          <w:rFonts w:ascii="Calibri" w:hAnsi="Calibri" w:cs="Calibri"/>
          <w:b/>
          <w:sz w:val="24"/>
          <w:szCs w:val="24"/>
        </w:rPr>
        <w:t>Business Analysis (Agfa Business Analyst)</w:t>
      </w:r>
    </w:p>
    <w:p w:rsidR="00B30CD6" w:rsidRPr="00463C90" w:rsidRDefault="00B30CD6" w:rsidP="00B30CD6">
      <w:pPr>
        <w:pStyle w:val="BodyText"/>
        <w:rPr>
          <w:rFonts w:ascii="Calibri" w:hAnsi="Calibri" w:cs="Calibri"/>
        </w:rPr>
      </w:pPr>
      <w:r w:rsidRPr="00463C90">
        <w:rPr>
          <w:rFonts w:ascii="Calibri" w:hAnsi="Calibri" w:cs="Calibri"/>
        </w:rPr>
        <w:t>Workflow Configuration enables processes to be optimized and staff efficiency to be increased.  Every information transaction provides an opportunity for process improvement and more efficient use of your staff's time. Business analysts provide objective and accurate information to assess productivity gains for the enterprise. Department-specific analysis and configuration for radiology, cardiology, critical care units, clinics and surgical suites supports system functionality as a whole. The analyst customizes software options and defines the services in the form of a statement of work (SOW) to provide high levels of automation to enhance efficiency and return on investment.</w:t>
      </w:r>
    </w:p>
    <w:p w:rsidR="00B30CD6" w:rsidRPr="00463C90" w:rsidRDefault="00B30CD6" w:rsidP="00B30CD6">
      <w:pPr>
        <w:rPr>
          <w:rFonts w:ascii="Calibri" w:hAnsi="Calibri" w:cs="Calibri"/>
        </w:rPr>
      </w:pPr>
      <w:r w:rsidRPr="00463C90">
        <w:rPr>
          <w:rFonts w:ascii="Calibri" w:hAnsi="Calibri" w:cs="Calibri"/>
        </w:rPr>
        <w:t>Agfa will conduct a comprehensive Business Analysis through on-site workshops for each service line that will be integrated into the Enterprise Imaging Solution.  The results of this analysis will determine the scope of the project and identify which Enterprise Imaging components are required to satisfy the desired workflow, and will also expose any workflow or technical gaps or risks to the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2"/>
        <w:gridCol w:w="3192"/>
        <w:gridCol w:w="3192"/>
      </w:tblGrid>
      <w:tr w:rsidR="00B30CD6" w:rsidRPr="00463C90" w:rsidTr="0098306D">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Activity</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 xml:space="preserve">Description </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Detail</w:t>
            </w:r>
          </w:p>
        </w:tc>
      </w:tr>
      <w:tr w:rsidR="00B30CD6" w:rsidRPr="00463C90" w:rsidTr="0098306D">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lastRenderedPageBreak/>
              <w:t>Enterprise Statement of Work (SOW) / Project Scope Drafted</w:t>
            </w:r>
          </w:p>
          <w:p w:rsidR="00B30CD6" w:rsidRPr="00463C90" w:rsidRDefault="00B30CD6" w:rsidP="0098306D">
            <w:pPr>
              <w:ind w:left="180"/>
              <w:rPr>
                <w:rFonts w:ascii="Calibri" w:hAnsi="Calibri" w:cs="Calibri"/>
              </w:rPr>
            </w:pP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Defines the services to be delivered to the customer</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SOW defines project scope, environment, and responsibilities mutually agreed to by Customer and Agfa prior to project kickoff in order to guide delivery of the solution</w:t>
            </w:r>
          </w:p>
        </w:tc>
      </w:tr>
      <w:tr w:rsidR="00B30CD6" w:rsidRPr="00463C90" w:rsidTr="0098306D">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Enterprise Business Analysis (EBA1)</w:t>
            </w:r>
          </w:p>
          <w:p w:rsidR="00B30CD6" w:rsidRPr="00463C90" w:rsidRDefault="00B30CD6" w:rsidP="0098306D">
            <w:pPr>
              <w:ind w:left="180"/>
              <w:rPr>
                <w:rFonts w:ascii="Calibri" w:hAnsi="Calibri" w:cs="Calibri"/>
              </w:rPr>
            </w:pP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Analysis of the Enterprise Workflow</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Current and future state workflows, identifies gaps and provides recommendations</w:t>
            </w:r>
          </w:p>
        </w:tc>
      </w:tr>
      <w:tr w:rsidR="00B30CD6" w:rsidRPr="00463C90" w:rsidTr="0098306D">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1st Department Business Analysis (DBA1) or (IPACSBA1)</w:t>
            </w:r>
          </w:p>
          <w:p w:rsidR="00B30CD6" w:rsidRPr="00463C90" w:rsidRDefault="00B30CD6" w:rsidP="0098306D">
            <w:pPr>
              <w:ind w:left="180"/>
              <w:rPr>
                <w:rFonts w:ascii="Calibri" w:hAnsi="Calibri" w:cs="Calibri"/>
              </w:rPr>
            </w:pP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Analysis of the Department Workflow</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Current and future state workflows, identifies gaps and provides recommendations</w:t>
            </w:r>
          </w:p>
        </w:tc>
      </w:tr>
      <w:tr w:rsidR="00B30CD6" w:rsidRPr="00463C90" w:rsidTr="0098306D">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Enterprise Statement of Work (SOW) / Project Scope Finalized</w:t>
            </w:r>
          </w:p>
          <w:p w:rsidR="00B30CD6" w:rsidRPr="00463C90" w:rsidRDefault="00B30CD6" w:rsidP="0098306D">
            <w:pPr>
              <w:ind w:left="180"/>
              <w:rPr>
                <w:rFonts w:ascii="Calibri" w:hAnsi="Calibri" w:cs="Calibri"/>
              </w:rPr>
            </w:pP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Defines the services to be delivered to the customer</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SOW defines project scope, environment, and responsibilities mutually agreed to by Customer and Agfa prior to project kickoff in order to guide delivery of the solution</w:t>
            </w:r>
          </w:p>
        </w:tc>
      </w:tr>
      <w:tr w:rsidR="00B30CD6" w:rsidRPr="00463C90" w:rsidTr="0098306D">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BA/Scope Hand off from Business Analyst to Deployment Team</w:t>
            </w:r>
          </w:p>
          <w:p w:rsidR="00B30CD6" w:rsidRPr="00463C90" w:rsidRDefault="00B30CD6" w:rsidP="0098306D">
            <w:pPr>
              <w:ind w:left="180"/>
              <w:rPr>
                <w:rFonts w:ascii="Calibri" w:hAnsi="Calibri" w:cs="Calibri"/>
              </w:rPr>
            </w:pP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Present Enterprise and Departmental BA</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Communicate workflow and configuration expectations to deployment team</w:t>
            </w:r>
          </w:p>
        </w:tc>
      </w:tr>
    </w:tbl>
    <w:p w:rsidR="003412C9" w:rsidRPr="00463C90" w:rsidRDefault="003412C9" w:rsidP="003412C9">
      <w:pPr>
        <w:rPr>
          <w:rFonts w:ascii="Calibri" w:hAnsi="Calibri" w:cs="Calibri"/>
          <w:b/>
        </w:rPr>
      </w:pPr>
    </w:p>
    <w:p w:rsidR="00B30CD6" w:rsidRPr="00CE2D14" w:rsidRDefault="00356166" w:rsidP="00CE2D14">
      <w:pPr>
        <w:ind w:firstLine="720"/>
        <w:rPr>
          <w:rFonts w:ascii="Calibri" w:hAnsi="Calibri" w:cs="Calibri"/>
          <w:b/>
          <w:sz w:val="24"/>
          <w:szCs w:val="24"/>
        </w:rPr>
      </w:pPr>
      <w:r>
        <w:rPr>
          <w:rFonts w:ascii="Calibri" w:hAnsi="Calibri" w:cs="Calibri"/>
          <w:b/>
          <w:sz w:val="24"/>
          <w:szCs w:val="24"/>
        </w:rPr>
        <w:t xml:space="preserve">Local </w:t>
      </w:r>
      <w:r w:rsidR="00B30CD6" w:rsidRPr="00CE2D14">
        <w:rPr>
          <w:rFonts w:ascii="Calibri" w:hAnsi="Calibri" w:cs="Calibri"/>
          <w:b/>
          <w:sz w:val="24"/>
          <w:szCs w:val="24"/>
        </w:rPr>
        <w:t xml:space="preserve">Project Management </w:t>
      </w:r>
    </w:p>
    <w:p w:rsidR="00B30CD6" w:rsidRPr="00463C90" w:rsidRDefault="00B30CD6" w:rsidP="00B30CD6">
      <w:pPr>
        <w:pStyle w:val="BodyText"/>
        <w:rPr>
          <w:rFonts w:ascii="Calibri" w:hAnsi="Calibri" w:cs="Calibri"/>
        </w:rPr>
      </w:pPr>
      <w:r w:rsidRPr="00463C90">
        <w:rPr>
          <w:rFonts w:ascii="Calibri" w:hAnsi="Calibri" w:cs="Calibri"/>
        </w:rPr>
        <w:t>Project Management provides a single point of contact for the customer to coordinate the project implementation, goals, budget and timeline.</w:t>
      </w:r>
    </w:p>
    <w:p w:rsidR="00B30CD6" w:rsidRPr="00463C90" w:rsidRDefault="00B30CD6" w:rsidP="00B30CD6">
      <w:pPr>
        <w:pStyle w:val="BodyText"/>
        <w:rPr>
          <w:rFonts w:ascii="Calibri" w:hAnsi="Calibri" w:cs="Calibri"/>
        </w:rPr>
      </w:pPr>
      <w:r w:rsidRPr="00463C90">
        <w:rPr>
          <w:rFonts w:ascii="Calibri" w:hAnsi="Calibri" w:cs="Calibri"/>
        </w:rPr>
        <w:t>Agfa Project Management is unique in the healthcare industry. It combines our deep-rooted healthcare application knowledge with our expertise of the system designs to help assure that the project is handled within the set timelines, within the budgets and without any day-to-day disruptions of your clinical workflow. We know how to put the pieces together for you, allowing you to focus on what you do best: care for patients.</w:t>
      </w:r>
    </w:p>
    <w:p w:rsidR="00B30CD6" w:rsidRPr="00463C90" w:rsidRDefault="00B30CD6" w:rsidP="003412C9">
      <w:pPr>
        <w:rPr>
          <w:rFonts w:ascii="Calibri" w:hAnsi="Calibri" w:cs="Calibri"/>
          <w:b/>
        </w:rPr>
      </w:pPr>
      <w:r w:rsidRPr="00463C90">
        <w:rPr>
          <w:rFonts w:ascii="Calibri" w:hAnsi="Calibri" w:cs="Calibri"/>
          <w:b/>
        </w:rPr>
        <w:t>Working with a Single Point of Contact:</w:t>
      </w:r>
    </w:p>
    <w:p w:rsidR="00B30CD6" w:rsidRPr="00463C90" w:rsidRDefault="00B30CD6" w:rsidP="00B30CD6">
      <w:pPr>
        <w:rPr>
          <w:rFonts w:ascii="Calibri" w:hAnsi="Calibri" w:cs="Calibri"/>
        </w:rPr>
      </w:pPr>
      <w:r w:rsidRPr="00463C90">
        <w:rPr>
          <w:rFonts w:ascii="Calibri" w:hAnsi="Calibri" w:cs="Calibri"/>
        </w:rPr>
        <w:t>Agfa project managers coordinate all activities involved in a large-scale complex installation in single or across multiple locations. Project managers will identify your critical needs, define responsibilities, develop a project plan outlining the tasks and resources, and establish controls for a smooth, timely process. Then they’ll supply you with regular project status reports, keeping you informed of the progress.</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All change requests will be administered in accordance with Agfa’s change control procedures and forms, or in accordance with the procedures set out in the standard Terms and Conditions.</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All change requests identified during the course of the project are not included in the solution scope as defined in this document.</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 xml:space="preserve">If there is a change in functionality or in any of the project deliverables requested by Customer, the change control process will be applied. </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Products ordered by Customer from other vendors that are needed for the system installation are delivered in/on time, as specified in the project planning.</w:t>
      </w:r>
    </w:p>
    <w:p w:rsidR="00B30CD6" w:rsidRPr="00463C90" w:rsidRDefault="00B30CD6" w:rsidP="00B30CD6">
      <w:pPr>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154"/>
        <w:gridCol w:w="3316"/>
      </w:tblGrid>
      <w:tr w:rsidR="00B30CD6" w:rsidRPr="00463C90" w:rsidTr="00B30CD6">
        <w:tc>
          <w:tcPr>
            <w:tcW w:w="3106"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lastRenderedPageBreak/>
              <w:t>Activity</w:t>
            </w:r>
          </w:p>
        </w:tc>
        <w:tc>
          <w:tcPr>
            <w:tcW w:w="3154"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 xml:space="preserve">Description </w:t>
            </w:r>
          </w:p>
        </w:tc>
        <w:tc>
          <w:tcPr>
            <w:tcW w:w="3316"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Detail</w:t>
            </w:r>
          </w:p>
        </w:tc>
      </w:tr>
      <w:tr w:rsidR="00B30CD6" w:rsidRPr="00463C90" w:rsidTr="00B30CD6">
        <w:tc>
          <w:tcPr>
            <w:tcW w:w="3106"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Internal AGFA Project Team Call</w:t>
            </w:r>
          </w:p>
        </w:tc>
        <w:tc>
          <w:tcPr>
            <w:tcW w:w="3154"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highlight key project deliverables/resources discuss infrastructure/Customer Expectations/ Customer Risks / Customer Temp</w:t>
            </w:r>
          </w:p>
        </w:tc>
        <w:tc>
          <w:tcPr>
            <w:tcW w:w="3316"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Review Solution overview, Purchase Order/Order Packet, Deployment/Installation resources/requirements/customer expectations/customer temperature and associated risks</w:t>
            </w:r>
          </w:p>
        </w:tc>
      </w:tr>
      <w:tr w:rsidR="00B30CD6" w:rsidRPr="00463C90" w:rsidTr="00B30CD6">
        <w:tc>
          <w:tcPr>
            <w:tcW w:w="3106"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Architecture, Workflow &amp; System Design Review</w:t>
            </w:r>
          </w:p>
        </w:tc>
        <w:tc>
          <w:tcPr>
            <w:tcW w:w="3154"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1.5 to 2hr knowledge transfer session between sales and Global Deployment Team / Regional Project Team</w:t>
            </w:r>
          </w:p>
        </w:tc>
        <w:tc>
          <w:tcPr>
            <w:tcW w:w="3316"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Discuss the architectural revisions, intended workflows, feature expectations/commitments, and system design.  Documentation hand over from pre-sales/sales to Global Deployment Team.</w:t>
            </w:r>
          </w:p>
        </w:tc>
      </w:tr>
      <w:tr w:rsidR="00B30CD6" w:rsidRPr="00463C90" w:rsidTr="00B30CD6">
        <w:tc>
          <w:tcPr>
            <w:tcW w:w="3106"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Review CPHW Architecture Meeting1</w:t>
            </w:r>
          </w:p>
        </w:tc>
        <w:tc>
          <w:tcPr>
            <w:tcW w:w="3154"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Multiple meetings to review specifications with customer when customer will be providing the HW</w:t>
            </w:r>
          </w:p>
        </w:tc>
        <w:tc>
          <w:tcPr>
            <w:tcW w:w="3316"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Review platform design, potential risks, and additional effort that may be required when customer provides hardware for solution</w:t>
            </w:r>
          </w:p>
        </w:tc>
      </w:tr>
      <w:tr w:rsidR="00B30CD6" w:rsidRPr="00463C90" w:rsidTr="00B30CD6">
        <w:tc>
          <w:tcPr>
            <w:tcW w:w="3106"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Customer Technical Pre-Kick off Call</w:t>
            </w:r>
          </w:p>
        </w:tc>
        <w:tc>
          <w:tcPr>
            <w:tcW w:w="3154"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First AGFA/Customer technical planning meeting</w:t>
            </w:r>
          </w:p>
        </w:tc>
        <w:tc>
          <w:tcPr>
            <w:tcW w:w="3316"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Discuss with customer on project schedule, resource considerations, technical requirements, potential project risks</w:t>
            </w:r>
          </w:p>
        </w:tc>
      </w:tr>
      <w:tr w:rsidR="00B30CD6" w:rsidRPr="00463C90" w:rsidTr="00B30CD6">
        <w:tc>
          <w:tcPr>
            <w:tcW w:w="3106"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Project Plan / Schedule Drafted</w:t>
            </w:r>
          </w:p>
        </w:tc>
        <w:tc>
          <w:tcPr>
            <w:tcW w:w="3154"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Project phasing and project delivery timing</w:t>
            </w:r>
          </w:p>
        </w:tc>
        <w:tc>
          <w:tcPr>
            <w:tcW w:w="3316"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Describes the objectives and deliverables of the project, as well as the procedures that will be used to execute the project which applies to all work performed within the scope of the project, or executed at the behest of the project.</w:t>
            </w:r>
          </w:p>
        </w:tc>
      </w:tr>
      <w:tr w:rsidR="00B30CD6" w:rsidRPr="00463C90" w:rsidTr="00B30CD6">
        <w:tc>
          <w:tcPr>
            <w:tcW w:w="3106"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Customer Technical Kick off Call</w:t>
            </w:r>
          </w:p>
        </w:tc>
        <w:tc>
          <w:tcPr>
            <w:tcW w:w="3154"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AGFA/Customer technical planning meeting</w:t>
            </w:r>
          </w:p>
        </w:tc>
        <w:tc>
          <w:tcPr>
            <w:tcW w:w="3316"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Describes the objectives and deliverables of the project, as well as the procedures that will be used to execute the project which applies to all work performed within the scope of the project, or executed at the behest of the project.</w:t>
            </w:r>
          </w:p>
        </w:tc>
      </w:tr>
      <w:tr w:rsidR="00B30CD6" w:rsidRPr="00463C90" w:rsidTr="00B30CD6">
        <w:tc>
          <w:tcPr>
            <w:tcW w:w="3106"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Customer Level Set (Technical)</w:t>
            </w:r>
          </w:p>
        </w:tc>
        <w:tc>
          <w:tcPr>
            <w:tcW w:w="3154"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First AGFA/Customer technical planning update/review with final Enterprise and 1st Departmental BA/SOW: Identify additional departments in pipeline as planning point</w:t>
            </w:r>
          </w:p>
        </w:tc>
        <w:tc>
          <w:tcPr>
            <w:tcW w:w="3316"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Discuss with customer on project schedule, resource considerations, technical requirements, potential project risks</w:t>
            </w:r>
          </w:p>
        </w:tc>
      </w:tr>
      <w:tr w:rsidR="00B30CD6" w:rsidRPr="00463C90" w:rsidTr="00B30CD6">
        <w:tc>
          <w:tcPr>
            <w:tcW w:w="3106"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Customer Clinical Kick off Call / Clinical Validation Meeting</w:t>
            </w:r>
          </w:p>
        </w:tc>
        <w:tc>
          <w:tcPr>
            <w:tcW w:w="3154"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Customer clinical review meeting - Kick off</w:t>
            </w:r>
          </w:p>
        </w:tc>
        <w:tc>
          <w:tcPr>
            <w:tcW w:w="3316"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 xml:space="preserve">Discuss with customer on project schedule, resource considerations, clinical requirements, </w:t>
            </w:r>
            <w:proofErr w:type="gramStart"/>
            <w:r w:rsidRPr="00463C90">
              <w:rPr>
                <w:rFonts w:ascii="Calibri" w:hAnsi="Calibri" w:cs="Calibri"/>
              </w:rPr>
              <w:t>potential</w:t>
            </w:r>
            <w:proofErr w:type="gramEnd"/>
            <w:r w:rsidRPr="00463C90">
              <w:rPr>
                <w:rFonts w:ascii="Calibri" w:hAnsi="Calibri" w:cs="Calibri"/>
              </w:rPr>
              <w:t xml:space="preserve"> project risks. Service ownership plan discussed.</w:t>
            </w:r>
          </w:p>
        </w:tc>
      </w:tr>
      <w:tr w:rsidR="00B30CD6" w:rsidRPr="00463C90" w:rsidTr="00B30CD6">
        <w:tc>
          <w:tcPr>
            <w:tcW w:w="3106"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lastRenderedPageBreak/>
              <w:t>Project Plan / Schedule Finalized</w:t>
            </w:r>
          </w:p>
        </w:tc>
        <w:tc>
          <w:tcPr>
            <w:tcW w:w="3154"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Project phasing and project delivery timing</w:t>
            </w:r>
          </w:p>
        </w:tc>
        <w:tc>
          <w:tcPr>
            <w:tcW w:w="3316" w:type="dxa"/>
            <w:shd w:val="clear" w:color="auto" w:fill="auto"/>
          </w:tcPr>
          <w:p w:rsidR="00B30CD6" w:rsidRPr="00463C90" w:rsidRDefault="00B30CD6" w:rsidP="0098306D">
            <w:pPr>
              <w:ind w:left="180"/>
              <w:rPr>
                <w:rFonts w:ascii="Calibri" w:hAnsi="Calibri" w:cs="Calibri"/>
              </w:rPr>
            </w:pPr>
            <w:proofErr w:type="gramStart"/>
            <w:r w:rsidRPr="00463C90">
              <w:rPr>
                <w:rFonts w:ascii="Calibri" w:hAnsi="Calibri" w:cs="Calibri"/>
              </w:rPr>
              <w:t>describes</w:t>
            </w:r>
            <w:proofErr w:type="gramEnd"/>
            <w:r w:rsidRPr="00463C90">
              <w:rPr>
                <w:rFonts w:ascii="Calibri" w:hAnsi="Calibri" w:cs="Calibri"/>
              </w:rPr>
              <w:t xml:space="preserve"> the objectives and deliverables of the project, as well as the procedures that will be used to execute the project which applies to all work performed within the scope of the project, or executed at the behest of the project.</w:t>
            </w:r>
          </w:p>
        </w:tc>
      </w:tr>
      <w:tr w:rsidR="00B30CD6" w:rsidRPr="00463C90" w:rsidTr="00B30CD6">
        <w:tc>
          <w:tcPr>
            <w:tcW w:w="3106"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Cutover Planning &amp; Configuration Freeze</w:t>
            </w:r>
          </w:p>
        </w:tc>
        <w:tc>
          <w:tcPr>
            <w:tcW w:w="3154"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Go-Live Technical Planning</w:t>
            </w:r>
          </w:p>
        </w:tc>
        <w:tc>
          <w:tcPr>
            <w:tcW w:w="3316"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Strategy for  go-live - provides step by step process for bringing the department from test to production</w:t>
            </w:r>
          </w:p>
        </w:tc>
      </w:tr>
    </w:tbl>
    <w:p w:rsidR="00B30CD6" w:rsidRPr="00CE2D14" w:rsidRDefault="003412C9" w:rsidP="00CE2D14">
      <w:pPr>
        <w:ind w:left="720"/>
        <w:rPr>
          <w:rFonts w:ascii="Calibri" w:hAnsi="Calibri" w:cs="Calibri"/>
          <w:b/>
          <w:sz w:val="24"/>
          <w:szCs w:val="24"/>
        </w:rPr>
      </w:pPr>
      <w:r w:rsidRPr="00463C90">
        <w:rPr>
          <w:rFonts w:ascii="Calibri" w:hAnsi="Calibri" w:cs="Calibri"/>
          <w:b/>
        </w:rPr>
        <w:br/>
      </w:r>
      <w:r w:rsidR="00B30CD6" w:rsidRPr="00CE2D14">
        <w:rPr>
          <w:rFonts w:ascii="Calibri" w:hAnsi="Calibri" w:cs="Calibri"/>
          <w:b/>
          <w:sz w:val="24"/>
          <w:szCs w:val="24"/>
        </w:rPr>
        <w:t xml:space="preserve">Technical Services </w:t>
      </w:r>
    </w:p>
    <w:p w:rsidR="00B30CD6" w:rsidRPr="00463C90" w:rsidRDefault="00B30CD6" w:rsidP="00B30CD6">
      <w:pPr>
        <w:rPr>
          <w:rFonts w:ascii="Calibri" w:hAnsi="Calibri" w:cs="Calibri"/>
        </w:rPr>
      </w:pPr>
      <w:r w:rsidRPr="00463C90">
        <w:rPr>
          <w:rFonts w:ascii="Calibri" w:hAnsi="Calibri" w:cs="Calibri"/>
        </w:rPr>
        <w:t xml:space="preserve">The </w:t>
      </w:r>
      <w:r w:rsidR="00DE7EF8" w:rsidRPr="00463C90">
        <w:rPr>
          <w:rFonts w:ascii="Calibri" w:hAnsi="Calibri" w:cs="Calibri"/>
        </w:rPr>
        <w:t>Agfa Global Deployment S</w:t>
      </w:r>
      <w:r w:rsidRPr="00463C90">
        <w:rPr>
          <w:rFonts w:ascii="Calibri" w:hAnsi="Calibri" w:cs="Calibri"/>
        </w:rPr>
        <w:t xml:space="preserve">ervices team </w:t>
      </w:r>
      <w:r w:rsidR="00DE7EF8" w:rsidRPr="00463C90">
        <w:rPr>
          <w:rFonts w:ascii="Calibri" w:hAnsi="Calibri" w:cs="Calibri"/>
        </w:rPr>
        <w:t xml:space="preserve">(with the assistance of trained Field Service Engineers) </w:t>
      </w:r>
      <w:r w:rsidRPr="00463C90">
        <w:rPr>
          <w:rFonts w:ascii="Calibri" w:hAnsi="Calibri" w:cs="Calibri"/>
        </w:rPr>
        <w:t xml:space="preserve">delivers and configures all the functional components of the specific customer’s solution. </w:t>
      </w:r>
      <w:r w:rsidR="00DE7EF8" w:rsidRPr="00463C90">
        <w:rPr>
          <w:rFonts w:ascii="Calibri" w:hAnsi="Calibri" w:cs="Calibri"/>
        </w:rPr>
        <w:t>They ensure</w:t>
      </w:r>
      <w:r w:rsidRPr="00463C90">
        <w:rPr>
          <w:rFonts w:ascii="Calibri" w:hAnsi="Calibri" w:cs="Calibri"/>
        </w:rPr>
        <w:t xml:space="preserve"> all workflows are functioning as agreed upon in the statem</w:t>
      </w:r>
      <w:r w:rsidR="00DE7EF8" w:rsidRPr="00463C90">
        <w:rPr>
          <w:rFonts w:ascii="Calibri" w:hAnsi="Calibri" w:cs="Calibri"/>
        </w:rPr>
        <w:t>ent of work (SOW) and conduct</w:t>
      </w:r>
      <w:r w:rsidRPr="00463C90">
        <w:rPr>
          <w:rFonts w:ascii="Calibri" w:hAnsi="Calibri" w:cs="Calibri"/>
        </w:rPr>
        <w:t xml:space="preserve"> clinical acceptance test plans in order </w:t>
      </w:r>
      <w:r w:rsidR="00DE7EF8" w:rsidRPr="00463C90">
        <w:rPr>
          <w:rFonts w:ascii="Calibri" w:hAnsi="Calibri" w:cs="Calibri"/>
        </w:rPr>
        <w:t>to receive</w:t>
      </w:r>
      <w:r w:rsidRPr="00463C90">
        <w:rPr>
          <w:rFonts w:ascii="Calibri" w:hAnsi="Calibri" w:cs="Calibri"/>
        </w:rPr>
        <w:t xml:space="preserve"> customer acceptance.</w:t>
      </w:r>
    </w:p>
    <w:p w:rsidR="00B30CD6" w:rsidRPr="00463C90" w:rsidRDefault="00B30CD6" w:rsidP="00B30CD6">
      <w:pPr>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2"/>
        <w:gridCol w:w="3192"/>
        <w:gridCol w:w="3192"/>
      </w:tblGrid>
      <w:tr w:rsidR="00B30CD6" w:rsidRPr="00463C90" w:rsidTr="00B30CD6">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Activity</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 xml:space="preserve">Description </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Detail</w:t>
            </w:r>
          </w:p>
        </w:tc>
      </w:tr>
      <w:tr w:rsidR="00B30CD6" w:rsidRPr="00463C90" w:rsidTr="00B30CD6">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Test Environment Configuration</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Configure based on SOW / Project Scope</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Configure functional components to support defined department workflow</w:t>
            </w:r>
          </w:p>
        </w:tc>
      </w:tr>
      <w:tr w:rsidR="00B30CD6" w:rsidRPr="00463C90" w:rsidTr="00B30CD6">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Enterprise Imaging Departmental CATP Execution</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Clinical Acceptance of User/Departmental Workflow</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Clinical applications driven front end user workflow</w:t>
            </w:r>
          </w:p>
        </w:tc>
      </w:tr>
      <w:tr w:rsidR="00B30CD6" w:rsidRPr="00463C90" w:rsidTr="00B30CD6">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Configuration re-work buffer</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Reconfigure the identified workflow components in the failed CATP</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Reconfigure/re-execute the CATP</w:t>
            </w:r>
          </w:p>
        </w:tc>
      </w:tr>
      <w:tr w:rsidR="00B30CD6" w:rsidRPr="00463C90" w:rsidTr="00B30CD6">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Production Environment Configuration</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Configure based on SOW / Project Scope / ported from test environment - Includes Department Configuration</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Configure functional components to support defined department workflow</w:t>
            </w:r>
          </w:p>
        </w:tc>
      </w:tr>
      <w:tr w:rsidR="00B30CD6" w:rsidRPr="00463C90" w:rsidTr="00B30CD6">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Customer Technical Knowledge Transfer</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Completion of Technical Knowledge Transfer document</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Provides technical overview of solution architecture and workflow to support organization</w:t>
            </w:r>
          </w:p>
        </w:tc>
      </w:tr>
      <w:tr w:rsidR="00B30CD6" w:rsidRPr="00463C90" w:rsidTr="00B30CD6">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Go-Live Support</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Orders and Imaging workflow per Departmental Workflow</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Enterprise Imaging Solution is the primary archive for Department 1, and image enabled EMR</w:t>
            </w:r>
          </w:p>
        </w:tc>
      </w:tr>
      <w:tr w:rsidR="00B30CD6" w:rsidRPr="00463C90" w:rsidTr="00B30CD6">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Transition to Support / Technical Knowledge Transfer Handoff</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new site issues reported to AGFA Global Support</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Present/Review Technical Knowledge Transfer document to support</w:t>
            </w:r>
          </w:p>
        </w:tc>
      </w:tr>
    </w:tbl>
    <w:p w:rsidR="00B30CD6" w:rsidRPr="00CE2D14" w:rsidRDefault="003412C9" w:rsidP="00CE2D14">
      <w:pPr>
        <w:ind w:left="720"/>
        <w:rPr>
          <w:rFonts w:ascii="Calibri" w:hAnsi="Calibri" w:cs="Calibri"/>
          <w:b/>
          <w:sz w:val="24"/>
          <w:szCs w:val="24"/>
        </w:rPr>
      </w:pPr>
      <w:r w:rsidRPr="00463C90">
        <w:rPr>
          <w:rFonts w:ascii="Calibri" w:hAnsi="Calibri" w:cs="Calibri"/>
          <w:b/>
        </w:rPr>
        <w:br/>
      </w:r>
      <w:r w:rsidR="00B30CD6" w:rsidRPr="00CE2D14">
        <w:rPr>
          <w:rFonts w:ascii="Calibri" w:hAnsi="Calibri" w:cs="Calibri"/>
          <w:b/>
          <w:sz w:val="24"/>
          <w:szCs w:val="24"/>
        </w:rPr>
        <w:t xml:space="preserve">Applications </w:t>
      </w:r>
      <w:r w:rsidR="00B57E90">
        <w:rPr>
          <w:rFonts w:ascii="Calibri" w:hAnsi="Calibri" w:cs="Calibri"/>
          <w:b/>
          <w:sz w:val="24"/>
          <w:szCs w:val="24"/>
        </w:rPr>
        <w:t xml:space="preserve">Training </w:t>
      </w:r>
    </w:p>
    <w:p w:rsidR="00B30CD6" w:rsidRPr="00463C90" w:rsidRDefault="00B30CD6" w:rsidP="00B30CD6">
      <w:pPr>
        <w:pStyle w:val="BodyText"/>
        <w:rPr>
          <w:rFonts w:ascii="Calibri" w:hAnsi="Calibri" w:cs="Calibri"/>
        </w:rPr>
      </w:pPr>
      <w:r w:rsidRPr="00463C90">
        <w:rPr>
          <w:rFonts w:ascii="Calibri" w:hAnsi="Calibri" w:cs="Calibri"/>
        </w:rPr>
        <w:lastRenderedPageBreak/>
        <w:t>Application Training Services focus on the distinct needs of individual users and help customers achieve a faster ROI by expediting user acceptance and maximizing system utilization.</w:t>
      </w:r>
      <w:r w:rsidR="00D1652F">
        <w:rPr>
          <w:rFonts w:ascii="Calibri" w:hAnsi="Calibri" w:cs="Calibri"/>
        </w:rPr>
        <w:t xml:space="preserve">  Radiologist training is planned based on 17 radiologists.</w:t>
      </w:r>
    </w:p>
    <w:p w:rsidR="00B30CD6" w:rsidRPr="00463C90" w:rsidRDefault="00B30CD6" w:rsidP="00B30CD6">
      <w:pPr>
        <w:pStyle w:val="BodyText"/>
        <w:rPr>
          <w:rFonts w:ascii="Calibri" w:hAnsi="Calibri" w:cs="Calibri"/>
        </w:rPr>
      </w:pPr>
      <w:r w:rsidRPr="00463C90">
        <w:rPr>
          <w:rFonts w:ascii="Calibri" w:hAnsi="Calibri" w:cs="Calibri"/>
        </w:rPr>
        <w:t>Application specialists provide training focused on the distinct needs of individual users: from a physician performing a diagnosis, to a technologist capturing images, to a clinical user surveying the comprehensive patient information. We subscribe to a two-tiered training process, which includes both initial training and a follow-up phase. Training can be planned for individuals or groups, and super-user training is available to enable on-site experts to quickly answer routine questions. By ensuring that your staff receives the appropriate orientation up front, you enable efficient transition into a production environment, where proper use of technology translates into productivity and enhanced patient care.</w:t>
      </w:r>
    </w:p>
    <w:p w:rsidR="00B30CD6" w:rsidRPr="00463C90" w:rsidRDefault="00B30CD6" w:rsidP="00B30CD6">
      <w:pPr>
        <w:pStyle w:val="BodyText"/>
        <w:rPr>
          <w:rFonts w:ascii="Calibri" w:hAnsi="Calibri" w:cs="Calibri"/>
        </w:rPr>
      </w:pPr>
      <w:r w:rsidRPr="00463C90">
        <w:rPr>
          <w:rFonts w:ascii="Calibri" w:hAnsi="Calibri" w:cs="Calibri"/>
        </w:rPr>
        <w:t>System Administration Training courses provide administrators with the knowledge needed to maximize standard IMPAX™ application capabilities.</w:t>
      </w:r>
    </w:p>
    <w:p w:rsidR="00B30CD6" w:rsidRPr="00463C90" w:rsidRDefault="00B30CD6" w:rsidP="00B30CD6">
      <w:pPr>
        <w:pStyle w:val="BodyText"/>
        <w:rPr>
          <w:rFonts w:ascii="Calibri" w:hAnsi="Calibri" w:cs="Calibri"/>
        </w:rPr>
      </w:pPr>
      <w:r w:rsidRPr="00463C90">
        <w:rPr>
          <w:rFonts w:ascii="Calibri" w:hAnsi="Calibri" w:cs="Calibri"/>
        </w:rPr>
        <w:t xml:space="preserve">Agfa System Administration Training courses are designed to share our many years of PACS and enterprise imaging knowledge with customer system administrators and to help them maximize standard Agfa Enterprise Imaging application capabilities. </w:t>
      </w:r>
    </w:p>
    <w:p w:rsidR="00B30CD6" w:rsidRPr="00463C90" w:rsidRDefault="00B30CD6" w:rsidP="00B30CD6">
      <w:pPr>
        <w:pStyle w:val="BodyText"/>
        <w:rPr>
          <w:rFonts w:ascii="Calibri" w:hAnsi="Calibri" w:cs="Calibri"/>
        </w:rPr>
      </w:pP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All trainees have adequate time available to attend the training sessions, without being required to fulfill their normal responsibilities.</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The following equipment and infrastructure is available:</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Dedicated training area.</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Sufficient client PCs with specified software.</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Training network access to test/production networks.</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Training network attached document printer.</w:t>
      </w:r>
    </w:p>
    <w:p w:rsidR="00B30CD6" w:rsidRPr="00463C90" w:rsidRDefault="00B30CD6" w:rsidP="00B30CD6">
      <w:pPr>
        <w:pStyle w:val="ListBullet2"/>
        <w:tabs>
          <w:tab w:val="clear" w:pos="1296"/>
        </w:tabs>
        <w:ind w:left="1440"/>
        <w:rPr>
          <w:rFonts w:ascii="Calibri" w:hAnsi="Calibri" w:cs="Calibri"/>
        </w:rPr>
      </w:pPr>
      <w:r w:rsidRPr="00463C90">
        <w:rPr>
          <w:rFonts w:ascii="Calibri" w:hAnsi="Calibri" w:cs="Calibri"/>
        </w:rPr>
        <w:t>Any augmentation to the training schedule or number of training participants is subject to the project change control procedure.</w:t>
      </w:r>
    </w:p>
    <w:p w:rsidR="00B30CD6" w:rsidRPr="00463C90" w:rsidRDefault="00B30CD6" w:rsidP="00B30CD6">
      <w:pPr>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2"/>
        <w:gridCol w:w="3192"/>
        <w:gridCol w:w="3192"/>
      </w:tblGrid>
      <w:tr w:rsidR="00B30CD6" w:rsidRPr="00463C90" w:rsidTr="00B30CD6">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Activity</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 xml:space="preserve">Description </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Detail</w:t>
            </w:r>
          </w:p>
        </w:tc>
      </w:tr>
      <w:tr w:rsidR="00B30CD6" w:rsidRPr="00463C90" w:rsidTr="00B30CD6">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Enterprise Imaging Departmental CATP Execution</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Clinical Acceptance of User/Departmental Workflow</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Clinical applications driven front end user workflow</w:t>
            </w:r>
          </w:p>
        </w:tc>
      </w:tr>
      <w:tr w:rsidR="00B30CD6" w:rsidRPr="00463C90" w:rsidTr="00B30CD6">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Configuration re-work buffer</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 xml:space="preserve">Reconfigure the </w:t>
            </w:r>
            <w:r w:rsidR="00B57E90" w:rsidRPr="00463C90">
              <w:rPr>
                <w:rFonts w:ascii="Calibri" w:hAnsi="Calibri" w:cs="Calibri"/>
              </w:rPr>
              <w:t>identified</w:t>
            </w:r>
            <w:r w:rsidRPr="00463C90">
              <w:rPr>
                <w:rFonts w:ascii="Calibri" w:hAnsi="Calibri" w:cs="Calibri"/>
              </w:rPr>
              <w:t xml:space="preserve"> workflow components in the failed CATP</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Reconfigure/re-execute the CATP</w:t>
            </w:r>
          </w:p>
        </w:tc>
      </w:tr>
      <w:tr w:rsidR="00B30CD6" w:rsidRPr="00463C90" w:rsidTr="00B30CD6">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User Training</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PACS Admin  Training</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Provides Enterprise Imaging Solution Training - Enterprise Imaging functional component - End User / Super User / Admin training</w:t>
            </w:r>
          </w:p>
        </w:tc>
      </w:tr>
      <w:tr w:rsidR="00B30CD6" w:rsidRPr="00463C90" w:rsidTr="00B30CD6">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Go-Live Support</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Orders and Imaging workflow per Departmental Workflow</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Enterprise Imaging Solution is the primary archive for Department 1, and image enabled EMR</w:t>
            </w:r>
          </w:p>
        </w:tc>
      </w:tr>
    </w:tbl>
    <w:p w:rsidR="00B30CD6" w:rsidRPr="00CE2D14" w:rsidRDefault="003412C9" w:rsidP="00CE2D14">
      <w:pPr>
        <w:ind w:left="720"/>
        <w:rPr>
          <w:rFonts w:ascii="Calibri" w:hAnsi="Calibri" w:cs="Calibri"/>
          <w:b/>
          <w:sz w:val="24"/>
          <w:szCs w:val="24"/>
        </w:rPr>
      </w:pPr>
      <w:r w:rsidRPr="00463C90">
        <w:rPr>
          <w:rFonts w:ascii="Calibri" w:hAnsi="Calibri" w:cs="Calibri"/>
          <w:b/>
        </w:rPr>
        <w:br/>
      </w:r>
      <w:r w:rsidR="00B30CD6" w:rsidRPr="00CE2D14">
        <w:rPr>
          <w:rFonts w:ascii="Calibri" w:hAnsi="Calibri" w:cs="Calibri"/>
          <w:b/>
          <w:sz w:val="24"/>
          <w:szCs w:val="24"/>
        </w:rPr>
        <w:t xml:space="preserve">Technical Services </w:t>
      </w:r>
    </w:p>
    <w:p w:rsidR="00B30CD6" w:rsidRPr="00463C90" w:rsidRDefault="00FD7698" w:rsidP="00B30CD6">
      <w:pPr>
        <w:rPr>
          <w:rFonts w:ascii="Calibri" w:hAnsi="Calibri" w:cs="Calibri"/>
        </w:rPr>
      </w:pPr>
      <w:r w:rsidRPr="00463C90">
        <w:rPr>
          <w:rFonts w:ascii="Calibri" w:hAnsi="Calibri" w:cs="Calibri"/>
        </w:rPr>
        <w:lastRenderedPageBreak/>
        <w:t xml:space="preserve">In conjunction with the </w:t>
      </w:r>
      <w:r w:rsidR="00B30CD6" w:rsidRPr="00463C90">
        <w:rPr>
          <w:rFonts w:ascii="Calibri" w:hAnsi="Calibri" w:cs="Calibri"/>
        </w:rPr>
        <w:t xml:space="preserve">global </w:t>
      </w:r>
      <w:r w:rsidRPr="00463C90">
        <w:rPr>
          <w:rFonts w:ascii="Calibri" w:hAnsi="Calibri" w:cs="Calibri"/>
        </w:rPr>
        <w:t xml:space="preserve">deployment services </w:t>
      </w:r>
      <w:r w:rsidR="00B30CD6" w:rsidRPr="00463C90">
        <w:rPr>
          <w:rFonts w:ascii="Calibri" w:hAnsi="Calibri" w:cs="Calibri"/>
        </w:rPr>
        <w:t>team a regional technical services team will work with the customer. The regional team provides services including installation of hardware components, software, software licenses and network connections. In addition to the physical installation and deployment of the solution the regional team will conduct and execute service acceptance test plans per functional component installed.</w:t>
      </w:r>
    </w:p>
    <w:p w:rsidR="00B30CD6" w:rsidRPr="00463C90" w:rsidRDefault="00B30CD6" w:rsidP="00B30CD6">
      <w:pPr>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2"/>
        <w:gridCol w:w="3192"/>
        <w:gridCol w:w="3192"/>
      </w:tblGrid>
      <w:tr w:rsidR="00B30CD6" w:rsidRPr="00463C90" w:rsidTr="00B30CD6">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Activity</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 xml:space="preserve">Description </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Detail</w:t>
            </w:r>
          </w:p>
        </w:tc>
      </w:tr>
      <w:tr w:rsidR="00B30CD6" w:rsidRPr="00463C90" w:rsidTr="00B30CD6">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Site Readiness Survey Started</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Site infrastructure evaluation</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Network, storage, and BC/DR dependencies identified</w:t>
            </w:r>
          </w:p>
        </w:tc>
      </w:tr>
      <w:tr w:rsidR="00B30CD6" w:rsidRPr="00463C90" w:rsidTr="00B30CD6">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Site Readiness Survey Complete</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All the pre-requisite documents are completed</w:t>
            </w:r>
          </w:p>
          <w:p w:rsidR="00B30CD6" w:rsidRPr="00463C90" w:rsidRDefault="00B30CD6" w:rsidP="0098306D">
            <w:pPr>
              <w:ind w:left="180"/>
              <w:rPr>
                <w:rFonts w:ascii="Calibri" w:hAnsi="Calibri" w:cs="Calibri"/>
              </w:rPr>
            </w:pPr>
            <w:r w:rsidRPr="00463C90">
              <w:rPr>
                <w:rFonts w:ascii="Calibri" w:hAnsi="Calibri" w:cs="Calibri"/>
              </w:rPr>
              <w:t>Site Survey is complete</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Storage Available, IT infrastructure, S/W delivered onsite</w:t>
            </w:r>
          </w:p>
        </w:tc>
      </w:tr>
      <w:tr w:rsidR="00B30CD6" w:rsidRPr="00463C90" w:rsidTr="00B30CD6">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HL7 / DICOM Standards Evaluation</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DVTK analysis - HL7 Specifications Analysis</w:t>
            </w:r>
          </w:p>
        </w:tc>
        <w:tc>
          <w:tcPr>
            <w:tcW w:w="3192" w:type="dxa"/>
            <w:shd w:val="clear" w:color="auto" w:fill="auto"/>
          </w:tcPr>
          <w:p w:rsidR="00B30CD6" w:rsidRPr="00463C90" w:rsidRDefault="00B30CD6" w:rsidP="0098306D">
            <w:pPr>
              <w:ind w:left="180"/>
              <w:rPr>
                <w:rFonts w:ascii="Calibri" w:hAnsi="Calibri" w:cs="Calibri"/>
              </w:rPr>
            </w:pPr>
            <w:proofErr w:type="gramStart"/>
            <w:r w:rsidRPr="00463C90">
              <w:rPr>
                <w:rFonts w:ascii="Calibri" w:hAnsi="Calibri" w:cs="Calibri"/>
              </w:rPr>
              <w:t>confirms</w:t>
            </w:r>
            <w:proofErr w:type="gramEnd"/>
            <w:r w:rsidRPr="00463C90">
              <w:rPr>
                <w:rFonts w:ascii="Calibri" w:hAnsi="Calibri" w:cs="Calibri"/>
              </w:rPr>
              <w:t xml:space="preserve"> the specialty department data conforms to the standards definitions for both HL7/DICOM in conjunction with the Global Deployment Team.</w:t>
            </w:r>
          </w:p>
        </w:tc>
      </w:tr>
      <w:tr w:rsidR="00B30CD6" w:rsidRPr="00463C90" w:rsidTr="00B30CD6">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Enterprise Imaging Hardware/Infrastructure Onsite Deployment (Not applicable if customer providing HW)</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Physical H/W Enterprise Imaging Solution Infrastructure Deployment</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Rack/Network/Power ESX VMs</w:t>
            </w:r>
          </w:p>
        </w:tc>
      </w:tr>
      <w:tr w:rsidR="00B30CD6" w:rsidRPr="00463C90" w:rsidTr="00B30CD6">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Hardware acceptance test plan (HATP)</w:t>
            </w:r>
          </w:p>
        </w:tc>
        <w:tc>
          <w:tcPr>
            <w:tcW w:w="3192" w:type="dxa"/>
            <w:shd w:val="clear" w:color="auto" w:fill="auto"/>
          </w:tcPr>
          <w:p w:rsidR="00B30CD6" w:rsidRPr="00463C90" w:rsidRDefault="00B30CD6" w:rsidP="0098306D">
            <w:pPr>
              <w:ind w:left="180"/>
              <w:rPr>
                <w:rFonts w:ascii="Calibri" w:hAnsi="Calibri" w:cs="Calibri"/>
              </w:rPr>
            </w:pPr>
          </w:p>
        </w:tc>
        <w:tc>
          <w:tcPr>
            <w:tcW w:w="3192" w:type="dxa"/>
            <w:shd w:val="clear" w:color="auto" w:fill="auto"/>
          </w:tcPr>
          <w:p w:rsidR="00B30CD6" w:rsidRPr="00463C90" w:rsidRDefault="00B30CD6" w:rsidP="0098306D">
            <w:pPr>
              <w:ind w:left="180"/>
              <w:rPr>
                <w:rFonts w:ascii="Calibri" w:hAnsi="Calibri" w:cs="Calibri"/>
              </w:rPr>
            </w:pPr>
          </w:p>
        </w:tc>
      </w:tr>
      <w:tr w:rsidR="00B30CD6" w:rsidRPr="00463C90" w:rsidTr="00B30CD6">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Hardware/Infrastructure Deployed (Hardware ATP Completed)</w:t>
            </w:r>
          </w:p>
        </w:tc>
        <w:tc>
          <w:tcPr>
            <w:tcW w:w="3192" w:type="dxa"/>
            <w:shd w:val="clear" w:color="auto" w:fill="auto"/>
          </w:tcPr>
          <w:p w:rsidR="00B30CD6" w:rsidRPr="00463C90" w:rsidRDefault="00B30CD6" w:rsidP="0098306D">
            <w:pPr>
              <w:ind w:left="180"/>
              <w:rPr>
                <w:rFonts w:ascii="Calibri" w:hAnsi="Calibri" w:cs="Calibri"/>
              </w:rPr>
            </w:pPr>
          </w:p>
        </w:tc>
        <w:tc>
          <w:tcPr>
            <w:tcW w:w="3192" w:type="dxa"/>
            <w:shd w:val="clear" w:color="auto" w:fill="auto"/>
          </w:tcPr>
          <w:p w:rsidR="00B30CD6" w:rsidRPr="00463C90" w:rsidRDefault="00B30CD6" w:rsidP="0098306D">
            <w:pPr>
              <w:ind w:left="180"/>
              <w:rPr>
                <w:rFonts w:ascii="Calibri" w:hAnsi="Calibri" w:cs="Calibri"/>
              </w:rPr>
            </w:pPr>
          </w:p>
        </w:tc>
      </w:tr>
      <w:tr w:rsidR="00B30CD6" w:rsidRPr="00463C90" w:rsidTr="00B30CD6">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Test Environment OVA Deployment</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install OVA's and configure component VMs</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Based Functional Component Install - Network / Base Product Install / License in conjunction with Global Deployment Team.</w:t>
            </w:r>
          </w:p>
        </w:tc>
      </w:tr>
      <w:tr w:rsidR="00B30CD6" w:rsidRPr="00463C90" w:rsidTr="00B30CD6">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Test Environment Functional Component Software</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install base functional component software</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Based Functional Component Install - Network / Base Product Install / License in conjunction with Global Deployment Team.</w:t>
            </w:r>
          </w:p>
        </w:tc>
      </w:tr>
      <w:tr w:rsidR="00B30CD6" w:rsidRPr="00463C90" w:rsidTr="00B30CD6">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Production Environment OVA Deployment</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install OVA's and configure component VMs</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Based Functional Component Install - Network / Base Product Install / License in conjunction with Global Deployment Team.</w:t>
            </w:r>
          </w:p>
        </w:tc>
      </w:tr>
      <w:tr w:rsidR="00B30CD6" w:rsidRPr="00463C90" w:rsidTr="00B30CD6">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Production Environment Functional Component Software</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install base functional component software</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Based Functional Component Install - Network / Base Product Install / License in conjunction with Global Deployment Team.</w:t>
            </w:r>
          </w:p>
        </w:tc>
      </w:tr>
      <w:tr w:rsidR="00B30CD6" w:rsidRPr="00463C90" w:rsidTr="00B30CD6">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Enterprise Imaging Core Service Acceptance Test Execution</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Service Acceptance testing per functional component installed</w:t>
            </w:r>
          </w:p>
        </w:tc>
        <w:tc>
          <w:tcPr>
            <w:tcW w:w="3192" w:type="dxa"/>
            <w:shd w:val="clear" w:color="auto" w:fill="auto"/>
          </w:tcPr>
          <w:p w:rsidR="00B30CD6" w:rsidRPr="00463C90" w:rsidRDefault="00B30CD6" w:rsidP="0098306D">
            <w:pPr>
              <w:ind w:left="180"/>
              <w:rPr>
                <w:rFonts w:ascii="Calibri" w:hAnsi="Calibri" w:cs="Calibri"/>
              </w:rPr>
            </w:pPr>
            <w:r w:rsidRPr="00463C90">
              <w:rPr>
                <w:rFonts w:ascii="Calibri" w:hAnsi="Calibri" w:cs="Calibri"/>
              </w:rPr>
              <w:t>Execute the SATP for each functional component in conjunction with Global Deployment Team.</w:t>
            </w:r>
          </w:p>
        </w:tc>
      </w:tr>
    </w:tbl>
    <w:p w:rsidR="00B30CD6" w:rsidRPr="00463C90" w:rsidRDefault="00B30CD6" w:rsidP="00B30CD6">
      <w:pPr>
        <w:rPr>
          <w:rFonts w:ascii="Calibri" w:hAnsi="Calibri" w:cs="Calibri"/>
        </w:rPr>
      </w:pPr>
    </w:p>
    <w:p w:rsidR="00B30CD6" w:rsidRPr="0098306D" w:rsidRDefault="00B30CD6" w:rsidP="0098306D">
      <w:pPr>
        <w:pStyle w:val="Heading1"/>
        <w:numPr>
          <w:ilvl w:val="0"/>
          <w:numId w:val="69"/>
        </w:numPr>
        <w:rPr>
          <w:rFonts w:ascii="Calibri" w:hAnsi="Calibri" w:cs="Calibri"/>
        </w:rPr>
      </w:pPr>
      <w:bookmarkStart w:id="119" w:name="_Toc404677459"/>
      <w:bookmarkStart w:id="120" w:name="_Toc443673241"/>
      <w:bookmarkEnd w:id="116"/>
      <w:bookmarkEnd w:id="117"/>
      <w:bookmarkEnd w:id="118"/>
      <w:r w:rsidRPr="0098306D">
        <w:rPr>
          <w:rFonts w:ascii="Calibri" w:hAnsi="Calibri" w:cs="Calibri"/>
        </w:rPr>
        <w:t>PROJECT DELIVERABLES</w:t>
      </w:r>
      <w:bookmarkEnd w:id="119"/>
      <w:bookmarkEnd w:id="120"/>
    </w:p>
    <w:tbl>
      <w:tblPr>
        <w:tblW w:w="7830" w:type="dxa"/>
        <w:tblInd w:w="7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1E0" w:firstRow="1" w:lastRow="1" w:firstColumn="1" w:lastColumn="1" w:noHBand="0" w:noVBand="0"/>
      </w:tblPr>
      <w:tblGrid>
        <w:gridCol w:w="2430"/>
        <w:gridCol w:w="3060"/>
        <w:gridCol w:w="2340"/>
      </w:tblGrid>
      <w:tr w:rsidR="00B30CD6" w:rsidRPr="00463C90" w:rsidTr="00B30CD6">
        <w:trPr>
          <w:cantSplit/>
          <w:trHeight w:val="476"/>
        </w:trPr>
        <w:tc>
          <w:tcPr>
            <w:tcW w:w="2430" w:type="dxa"/>
            <w:shd w:val="clear" w:color="auto" w:fill="D9D9D9"/>
            <w:vAlign w:val="center"/>
          </w:tcPr>
          <w:p w:rsidR="00B30CD6" w:rsidRPr="00463C90" w:rsidRDefault="00B30CD6" w:rsidP="00B30CD6">
            <w:pPr>
              <w:pStyle w:val="Tableheader"/>
              <w:rPr>
                <w:rFonts w:ascii="Calibri" w:hAnsi="Calibri" w:cs="Calibri"/>
                <w:color w:val="auto"/>
                <w:sz w:val="18"/>
                <w:szCs w:val="18"/>
              </w:rPr>
            </w:pPr>
            <w:r w:rsidRPr="00463C90">
              <w:rPr>
                <w:rFonts w:ascii="Calibri" w:hAnsi="Calibri" w:cs="Calibri"/>
                <w:color w:val="auto"/>
                <w:sz w:val="18"/>
                <w:szCs w:val="18"/>
              </w:rPr>
              <w:t>Document</w:t>
            </w:r>
          </w:p>
        </w:tc>
        <w:tc>
          <w:tcPr>
            <w:tcW w:w="3060" w:type="dxa"/>
            <w:shd w:val="clear" w:color="auto" w:fill="D9D9D9"/>
            <w:vAlign w:val="center"/>
          </w:tcPr>
          <w:p w:rsidR="00B30CD6" w:rsidRPr="00463C90" w:rsidRDefault="00B30CD6" w:rsidP="00B30CD6">
            <w:pPr>
              <w:pStyle w:val="Tableheader"/>
              <w:rPr>
                <w:rFonts w:ascii="Calibri" w:hAnsi="Calibri" w:cs="Calibri"/>
                <w:color w:val="auto"/>
                <w:sz w:val="18"/>
                <w:szCs w:val="18"/>
              </w:rPr>
            </w:pPr>
            <w:r w:rsidRPr="00463C90">
              <w:rPr>
                <w:rFonts w:ascii="Calibri" w:hAnsi="Calibri" w:cs="Calibri"/>
                <w:color w:val="auto"/>
                <w:sz w:val="18"/>
                <w:szCs w:val="18"/>
              </w:rPr>
              <w:t>Description</w:t>
            </w:r>
          </w:p>
        </w:tc>
        <w:tc>
          <w:tcPr>
            <w:tcW w:w="2340" w:type="dxa"/>
            <w:shd w:val="clear" w:color="auto" w:fill="D9D9D9"/>
            <w:vAlign w:val="center"/>
          </w:tcPr>
          <w:p w:rsidR="00B30CD6" w:rsidRPr="00463C90" w:rsidRDefault="00B30CD6" w:rsidP="00B30CD6">
            <w:pPr>
              <w:pStyle w:val="Tableheader"/>
              <w:rPr>
                <w:rFonts w:ascii="Calibri" w:hAnsi="Calibri" w:cs="Calibri"/>
                <w:color w:val="auto"/>
                <w:sz w:val="18"/>
                <w:szCs w:val="18"/>
              </w:rPr>
            </w:pPr>
            <w:r w:rsidRPr="00463C90">
              <w:rPr>
                <w:rFonts w:ascii="Calibri" w:hAnsi="Calibri" w:cs="Calibri"/>
                <w:color w:val="auto"/>
                <w:sz w:val="18"/>
                <w:szCs w:val="18"/>
              </w:rPr>
              <w:t>Frequency</w:t>
            </w:r>
          </w:p>
        </w:tc>
      </w:tr>
      <w:tr w:rsidR="00B30CD6" w:rsidRPr="00463C90" w:rsidTr="00B30CD6">
        <w:tc>
          <w:tcPr>
            <w:tcW w:w="2430" w:type="dxa"/>
          </w:tcPr>
          <w:p w:rsidR="00B30CD6" w:rsidRPr="00463C90" w:rsidRDefault="00B30CD6" w:rsidP="00B30CD6">
            <w:pPr>
              <w:pStyle w:val="Tableheader"/>
              <w:rPr>
                <w:rFonts w:ascii="Calibri" w:hAnsi="Calibri" w:cs="Calibri"/>
                <w:b w:val="0"/>
                <w:color w:val="auto"/>
              </w:rPr>
            </w:pPr>
            <w:r w:rsidRPr="00463C90">
              <w:rPr>
                <w:rFonts w:ascii="Calibri" w:hAnsi="Calibri" w:cs="Calibri"/>
                <w:b w:val="0"/>
                <w:color w:val="auto"/>
              </w:rPr>
              <w:t>Project Plan</w:t>
            </w:r>
            <w:r w:rsidRPr="00463C90">
              <w:rPr>
                <w:rFonts w:ascii="Calibri" w:hAnsi="Calibri" w:cs="Calibri"/>
                <w:b w:val="0"/>
                <w:color w:val="auto"/>
              </w:rPr>
              <w:br/>
            </w:r>
            <w:r w:rsidRPr="00463C90">
              <w:rPr>
                <w:rFonts w:ascii="Calibri" w:hAnsi="Calibri" w:cs="Calibri"/>
                <w:b w:val="0"/>
                <w:i/>
                <w:color w:val="auto"/>
                <w:sz w:val="18"/>
              </w:rPr>
              <w:t>(including project planning and risk register; upgrade checklist may be utilized to simplify tasks)</w:t>
            </w:r>
          </w:p>
        </w:tc>
        <w:tc>
          <w:tcPr>
            <w:tcW w:w="3060" w:type="dxa"/>
          </w:tcPr>
          <w:p w:rsidR="00B30CD6" w:rsidRPr="00463C90" w:rsidRDefault="00B30CD6" w:rsidP="00B30CD6">
            <w:pPr>
              <w:pStyle w:val="Tableheader"/>
              <w:rPr>
                <w:rFonts w:ascii="Calibri" w:hAnsi="Calibri" w:cs="Calibri"/>
                <w:b w:val="0"/>
                <w:color w:val="auto"/>
              </w:rPr>
            </w:pPr>
            <w:r w:rsidRPr="00463C90">
              <w:rPr>
                <w:rFonts w:ascii="Calibri" w:hAnsi="Calibri" w:cs="Calibri"/>
                <w:b w:val="0"/>
                <w:color w:val="auto"/>
              </w:rPr>
              <w:t>Specifies detailed agreements, processes and procedures for the execution of the project as well as the Final Business Analysis document and the Statement of Work.</w:t>
            </w:r>
          </w:p>
        </w:tc>
        <w:tc>
          <w:tcPr>
            <w:tcW w:w="2340" w:type="dxa"/>
          </w:tcPr>
          <w:p w:rsidR="00B30CD6" w:rsidRPr="00463C90" w:rsidRDefault="00B30CD6" w:rsidP="00B30CD6">
            <w:pPr>
              <w:pStyle w:val="Tableheader"/>
              <w:rPr>
                <w:rFonts w:ascii="Calibri" w:hAnsi="Calibri" w:cs="Calibri"/>
                <w:b w:val="0"/>
                <w:color w:val="auto"/>
              </w:rPr>
            </w:pPr>
            <w:r w:rsidRPr="00463C90">
              <w:rPr>
                <w:rFonts w:ascii="Calibri" w:hAnsi="Calibri" w:cs="Calibri"/>
                <w:b w:val="0"/>
                <w:color w:val="auto"/>
              </w:rPr>
              <w:t>Once after kickoff meeting. and updated regularly</w:t>
            </w:r>
          </w:p>
        </w:tc>
      </w:tr>
      <w:tr w:rsidR="00B30CD6" w:rsidRPr="00463C90" w:rsidTr="00B30CD6">
        <w:tc>
          <w:tcPr>
            <w:tcW w:w="2430" w:type="dxa"/>
          </w:tcPr>
          <w:p w:rsidR="00B30CD6" w:rsidRPr="00463C90" w:rsidRDefault="00B30CD6" w:rsidP="00B30CD6">
            <w:pPr>
              <w:pStyle w:val="Tableheader"/>
              <w:rPr>
                <w:rFonts w:ascii="Calibri" w:hAnsi="Calibri" w:cs="Calibri"/>
                <w:b w:val="0"/>
                <w:color w:val="auto"/>
              </w:rPr>
            </w:pPr>
            <w:r w:rsidRPr="00463C90">
              <w:rPr>
                <w:rFonts w:ascii="Calibri" w:hAnsi="Calibri" w:cs="Calibri"/>
                <w:b w:val="0"/>
                <w:color w:val="auto"/>
              </w:rPr>
              <w:t>Meeting minutes</w:t>
            </w:r>
          </w:p>
        </w:tc>
        <w:tc>
          <w:tcPr>
            <w:tcW w:w="3060" w:type="dxa"/>
          </w:tcPr>
          <w:p w:rsidR="00B30CD6" w:rsidRPr="00463C90" w:rsidRDefault="00B30CD6" w:rsidP="00B30CD6">
            <w:pPr>
              <w:pStyle w:val="BodyTextIndent"/>
              <w:ind w:left="0"/>
              <w:rPr>
                <w:rFonts w:ascii="Calibri" w:hAnsi="Calibri" w:cs="Calibri"/>
                <w:lang w:val="en-US"/>
              </w:rPr>
            </w:pPr>
            <w:r w:rsidRPr="00463C90">
              <w:rPr>
                <w:rFonts w:ascii="Calibri" w:hAnsi="Calibri" w:cs="Calibri"/>
                <w:lang w:val="en-US"/>
              </w:rPr>
              <w:t>Meeting minutes of the following meetings:</w:t>
            </w:r>
          </w:p>
          <w:p w:rsidR="00B30CD6" w:rsidRPr="00463C90" w:rsidRDefault="00B30CD6" w:rsidP="00BC7B0E">
            <w:pPr>
              <w:pStyle w:val="NoSpacing"/>
              <w:numPr>
                <w:ilvl w:val="0"/>
                <w:numId w:val="16"/>
              </w:numPr>
              <w:rPr>
                <w:rFonts w:cs="Calibri"/>
                <w:sz w:val="20"/>
                <w:szCs w:val="20"/>
                <w:lang w:eastAsia="de-DE"/>
              </w:rPr>
            </w:pPr>
            <w:r w:rsidRPr="00463C90">
              <w:rPr>
                <w:rFonts w:cs="Calibri"/>
                <w:sz w:val="20"/>
                <w:szCs w:val="20"/>
                <w:lang w:eastAsia="de-DE"/>
              </w:rPr>
              <w:t xml:space="preserve">Kick-off meeting </w:t>
            </w:r>
          </w:p>
          <w:p w:rsidR="00B30CD6" w:rsidRPr="00463C90" w:rsidRDefault="00B30CD6" w:rsidP="00BC7B0E">
            <w:pPr>
              <w:pStyle w:val="NoSpacing"/>
              <w:numPr>
                <w:ilvl w:val="0"/>
                <w:numId w:val="16"/>
              </w:numPr>
              <w:rPr>
                <w:rFonts w:cs="Calibri"/>
                <w:sz w:val="20"/>
                <w:szCs w:val="20"/>
                <w:lang w:eastAsia="de-DE"/>
              </w:rPr>
            </w:pPr>
            <w:r w:rsidRPr="00463C90">
              <w:rPr>
                <w:rFonts w:cs="Calibri"/>
                <w:sz w:val="20"/>
                <w:szCs w:val="20"/>
                <w:lang w:eastAsia="de-DE"/>
              </w:rPr>
              <w:t>Weekly status meetings</w:t>
            </w:r>
          </w:p>
          <w:p w:rsidR="00B30CD6" w:rsidRPr="00463C90" w:rsidRDefault="00B30CD6" w:rsidP="00BC7B0E">
            <w:pPr>
              <w:pStyle w:val="NoSpacing"/>
              <w:numPr>
                <w:ilvl w:val="0"/>
                <w:numId w:val="16"/>
              </w:numPr>
              <w:rPr>
                <w:rFonts w:cs="Calibri"/>
                <w:sz w:val="20"/>
                <w:szCs w:val="20"/>
              </w:rPr>
            </w:pPr>
            <w:r w:rsidRPr="00463C90">
              <w:rPr>
                <w:rFonts w:cs="Calibri"/>
                <w:sz w:val="20"/>
                <w:szCs w:val="20"/>
                <w:lang w:eastAsia="de-DE"/>
              </w:rPr>
              <w:t>Go/no-go meeting</w:t>
            </w:r>
          </w:p>
        </w:tc>
        <w:tc>
          <w:tcPr>
            <w:tcW w:w="2340" w:type="dxa"/>
          </w:tcPr>
          <w:p w:rsidR="00B30CD6" w:rsidRPr="00463C90" w:rsidRDefault="00B30CD6" w:rsidP="00B30CD6">
            <w:pPr>
              <w:pStyle w:val="Tableheader"/>
              <w:rPr>
                <w:rFonts w:ascii="Calibri" w:hAnsi="Calibri" w:cs="Calibri"/>
                <w:b w:val="0"/>
                <w:color w:val="auto"/>
              </w:rPr>
            </w:pPr>
            <w:r w:rsidRPr="00463C90">
              <w:rPr>
                <w:rFonts w:ascii="Calibri" w:hAnsi="Calibri" w:cs="Calibri"/>
                <w:b w:val="0"/>
                <w:color w:val="auto"/>
              </w:rPr>
              <w:t>Once Per Meeting</w:t>
            </w:r>
          </w:p>
        </w:tc>
      </w:tr>
      <w:tr w:rsidR="00B30CD6" w:rsidRPr="00463C90" w:rsidTr="00B30CD6">
        <w:tc>
          <w:tcPr>
            <w:tcW w:w="2430" w:type="dxa"/>
          </w:tcPr>
          <w:p w:rsidR="00B30CD6" w:rsidRPr="00463C90" w:rsidRDefault="00B30CD6" w:rsidP="00B30CD6">
            <w:pPr>
              <w:pStyle w:val="Tableheader"/>
              <w:rPr>
                <w:rFonts w:ascii="Calibri" w:hAnsi="Calibri" w:cs="Calibri"/>
                <w:b w:val="0"/>
                <w:color w:val="auto"/>
              </w:rPr>
            </w:pPr>
            <w:r w:rsidRPr="00463C90">
              <w:rPr>
                <w:rFonts w:ascii="Calibri" w:hAnsi="Calibri" w:cs="Calibri"/>
                <w:b w:val="0"/>
                <w:color w:val="auto"/>
              </w:rPr>
              <w:t>Acceptance documentation</w:t>
            </w:r>
          </w:p>
        </w:tc>
        <w:tc>
          <w:tcPr>
            <w:tcW w:w="3060" w:type="dxa"/>
          </w:tcPr>
          <w:p w:rsidR="00B30CD6" w:rsidRPr="00463C90" w:rsidRDefault="00B30CD6" w:rsidP="00B30CD6">
            <w:pPr>
              <w:pStyle w:val="BodyTextIndent"/>
              <w:ind w:left="0"/>
              <w:rPr>
                <w:rFonts w:ascii="Calibri" w:hAnsi="Calibri" w:cs="Calibri"/>
                <w:lang w:val="en-US"/>
              </w:rPr>
            </w:pPr>
            <w:r w:rsidRPr="00463C90">
              <w:rPr>
                <w:rFonts w:ascii="Calibri" w:hAnsi="Calibri" w:cs="Calibri"/>
                <w:lang w:val="en-US"/>
              </w:rPr>
              <w:t>Acceptance certificates for key milestones including:</w:t>
            </w:r>
          </w:p>
          <w:p w:rsidR="00B30CD6" w:rsidRPr="00463C90" w:rsidRDefault="00B30CD6" w:rsidP="00BC7B0E">
            <w:pPr>
              <w:pStyle w:val="NoSpacing"/>
              <w:numPr>
                <w:ilvl w:val="0"/>
                <w:numId w:val="16"/>
              </w:numPr>
              <w:rPr>
                <w:rFonts w:cs="Calibri"/>
                <w:sz w:val="20"/>
                <w:szCs w:val="20"/>
                <w:lang w:eastAsia="de-DE"/>
              </w:rPr>
            </w:pPr>
            <w:r w:rsidRPr="00463C90">
              <w:rPr>
                <w:rFonts w:cs="Calibri"/>
                <w:sz w:val="20"/>
                <w:szCs w:val="20"/>
                <w:lang w:eastAsia="de-DE"/>
              </w:rPr>
              <w:t>Site readiness form signed</w:t>
            </w:r>
          </w:p>
          <w:p w:rsidR="00B30CD6" w:rsidRPr="00463C90" w:rsidRDefault="00B30CD6" w:rsidP="00BC7B0E">
            <w:pPr>
              <w:pStyle w:val="NoSpacing"/>
              <w:numPr>
                <w:ilvl w:val="0"/>
                <w:numId w:val="16"/>
              </w:numPr>
              <w:rPr>
                <w:rFonts w:cs="Calibri"/>
                <w:sz w:val="20"/>
                <w:szCs w:val="20"/>
                <w:lang w:eastAsia="de-DE"/>
              </w:rPr>
            </w:pPr>
            <w:r w:rsidRPr="00463C90">
              <w:rPr>
                <w:rFonts w:cs="Calibri"/>
                <w:sz w:val="20"/>
                <w:szCs w:val="20"/>
                <w:lang w:eastAsia="de-DE"/>
              </w:rPr>
              <w:t>Business Analysis</w:t>
            </w:r>
          </w:p>
          <w:p w:rsidR="00B30CD6" w:rsidRPr="00463C90" w:rsidRDefault="00B30CD6" w:rsidP="00BC7B0E">
            <w:pPr>
              <w:pStyle w:val="NoSpacing"/>
              <w:numPr>
                <w:ilvl w:val="0"/>
                <w:numId w:val="16"/>
              </w:numPr>
              <w:rPr>
                <w:rFonts w:cs="Calibri"/>
                <w:sz w:val="20"/>
                <w:szCs w:val="20"/>
                <w:lang w:eastAsia="de-DE"/>
              </w:rPr>
            </w:pPr>
            <w:r w:rsidRPr="00463C90">
              <w:rPr>
                <w:rFonts w:cs="Calibri"/>
                <w:sz w:val="20"/>
                <w:szCs w:val="20"/>
                <w:lang w:eastAsia="de-DE"/>
              </w:rPr>
              <w:t>Service Acceptance Test Protocol  (SATP1)</w:t>
            </w:r>
          </w:p>
          <w:p w:rsidR="00B30CD6" w:rsidRPr="00463C90" w:rsidRDefault="00B30CD6" w:rsidP="00BC7B0E">
            <w:pPr>
              <w:pStyle w:val="NoSpacing"/>
              <w:numPr>
                <w:ilvl w:val="0"/>
                <w:numId w:val="16"/>
              </w:numPr>
              <w:rPr>
                <w:rFonts w:cs="Calibri"/>
                <w:sz w:val="20"/>
                <w:szCs w:val="20"/>
                <w:lang w:eastAsia="de-DE"/>
              </w:rPr>
            </w:pPr>
            <w:r w:rsidRPr="00463C90">
              <w:rPr>
                <w:rFonts w:cs="Calibri"/>
                <w:sz w:val="20"/>
                <w:szCs w:val="20"/>
                <w:lang w:eastAsia="de-DE"/>
              </w:rPr>
              <w:t>Clinical Acceptance Test Protocol (CATP)</w:t>
            </w:r>
          </w:p>
          <w:p w:rsidR="00B30CD6" w:rsidRPr="00463C90" w:rsidRDefault="00B30CD6" w:rsidP="00BC7B0E">
            <w:pPr>
              <w:pStyle w:val="NoSpacing"/>
              <w:numPr>
                <w:ilvl w:val="0"/>
                <w:numId w:val="16"/>
              </w:numPr>
              <w:rPr>
                <w:rFonts w:cs="Calibri"/>
                <w:sz w:val="20"/>
                <w:szCs w:val="20"/>
                <w:lang w:eastAsia="de-DE"/>
              </w:rPr>
            </w:pPr>
            <w:r w:rsidRPr="00463C90">
              <w:rPr>
                <w:rFonts w:cs="Calibri"/>
                <w:sz w:val="20"/>
                <w:szCs w:val="20"/>
                <w:lang w:eastAsia="de-DE"/>
              </w:rPr>
              <w:t>Final Acceptance Test Protocol (SATP2)</w:t>
            </w:r>
          </w:p>
        </w:tc>
        <w:tc>
          <w:tcPr>
            <w:tcW w:w="2340" w:type="dxa"/>
          </w:tcPr>
          <w:p w:rsidR="00B30CD6" w:rsidRPr="00463C90" w:rsidRDefault="00B30CD6" w:rsidP="00B30CD6">
            <w:pPr>
              <w:pStyle w:val="Tableheader"/>
              <w:rPr>
                <w:rFonts w:ascii="Calibri" w:hAnsi="Calibri" w:cs="Calibri"/>
                <w:b w:val="0"/>
                <w:color w:val="auto"/>
              </w:rPr>
            </w:pPr>
            <w:r w:rsidRPr="00463C90">
              <w:rPr>
                <w:rFonts w:ascii="Calibri" w:hAnsi="Calibri" w:cs="Calibri"/>
                <w:b w:val="0"/>
                <w:color w:val="auto"/>
              </w:rPr>
              <w:t>Once Per formal  acceptance milestone</w:t>
            </w:r>
          </w:p>
        </w:tc>
      </w:tr>
    </w:tbl>
    <w:p w:rsidR="00B30CD6" w:rsidRPr="00463C90" w:rsidRDefault="00B30CD6" w:rsidP="00B30CD6">
      <w:pPr>
        <w:pStyle w:val="BodyText"/>
        <w:rPr>
          <w:rFonts w:ascii="Calibri" w:hAnsi="Calibri" w:cs="Calibri"/>
          <w:lang w:eastAsia="de-DE"/>
        </w:rPr>
      </w:pPr>
    </w:p>
    <w:p w:rsidR="00B30CD6" w:rsidRPr="00463C90" w:rsidRDefault="00B30CD6" w:rsidP="0098306D">
      <w:pPr>
        <w:pStyle w:val="Heading1"/>
        <w:numPr>
          <w:ilvl w:val="0"/>
          <w:numId w:val="70"/>
        </w:numPr>
        <w:spacing w:before="240"/>
        <w:rPr>
          <w:rFonts w:ascii="Calibri" w:hAnsi="Calibri" w:cs="Calibri"/>
          <w:vanish/>
          <w:sz w:val="28"/>
          <w:szCs w:val="28"/>
        </w:rPr>
      </w:pPr>
      <w:bookmarkStart w:id="121" w:name="_Toc443673242"/>
      <w:r w:rsidRPr="00463C90">
        <w:rPr>
          <w:rFonts w:ascii="Calibri" w:hAnsi="Calibri" w:cs="Calibri"/>
          <w:lang w:val="en-US"/>
        </w:rPr>
        <w:t>Core Installation Service Description</w:t>
      </w:r>
      <w:bookmarkStart w:id="122" w:name="_Toc434591255"/>
      <w:bookmarkStart w:id="123" w:name="_Toc434591359"/>
      <w:bookmarkStart w:id="124" w:name="_Toc434591446"/>
      <w:bookmarkStart w:id="125" w:name="_Toc434591490"/>
      <w:bookmarkStart w:id="126" w:name="_Toc434591584"/>
      <w:bookmarkStart w:id="127" w:name="_Toc434591648"/>
      <w:bookmarkStart w:id="128" w:name="_Toc435013937"/>
      <w:bookmarkStart w:id="129" w:name="_Toc435014009"/>
      <w:bookmarkStart w:id="130" w:name="_Toc435014587"/>
      <w:bookmarkStart w:id="131" w:name="_Toc435014659"/>
      <w:bookmarkStart w:id="132" w:name="_Toc435014745"/>
      <w:bookmarkStart w:id="133" w:name="_Toc435020292"/>
      <w:bookmarkStart w:id="134" w:name="_Toc435020342"/>
      <w:bookmarkStart w:id="135" w:name="_Toc435107502"/>
      <w:bookmarkStart w:id="136" w:name="_Toc435107552"/>
      <w:bookmarkStart w:id="137" w:name="_Toc435187468"/>
      <w:bookmarkStart w:id="138" w:name="_Toc435188080"/>
      <w:bookmarkStart w:id="139" w:name="_Toc434591256"/>
      <w:bookmarkStart w:id="140" w:name="_Toc434591360"/>
      <w:bookmarkStart w:id="141" w:name="_Toc434591447"/>
      <w:bookmarkStart w:id="142" w:name="_Toc434591491"/>
      <w:bookmarkStart w:id="143" w:name="_Toc434591585"/>
      <w:bookmarkStart w:id="144" w:name="_Toc434591649"/>
      <w:bookmarkStart w:id="145" w:name="_Toc435013938"/>
      <w:bookmarkStart w:id="146" w:name="_Toc435014010"/>
      <w:bookmarkStart w:id="147" w:name="_Toc435014588"/>
      <w:bookmarkStart w:id="148" w:name="_Toc435014660"/>
      <w:bookmarkStart w:id="149" w:name="_Toc435014746"/>
      <w:bookmarkStart w:id="150" w:name="_Toc435020293"/>
      <w:bookmarkStart w:id="151" w:name="_Toc435020343"/>
      <w:bookmarkStart w:id="152" w:name="_Toc435107503"/>
      <w:bookmarkStart w:id="153" w:name="_Toc435107553"/>
      <w:bookmarkStart w:id="154" w:name="_Toc435187469"/>
      <w:bookmarkStart w:id="155" w:name="_Toc435188081"/>
      <w:bookmarkStart w:id="156" w:name="_Toc404677461"/>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rsidR="00B57E90" w:rsidRPr="0098306D" w:rsidRDefault="00B57E90" w:rsidP="0098306D">
      <w:pPr>
        <w:pStyle w:val="Heading2"/>
        <w:numPr>
          <w:ilvl w:val="1"/>
          <w:numId w:val="70"/>
        </w:numPr>
        <w:rPr>
          <w:rFonts w:ascii="Calibri" w:hAnsi="Calibri" w:cs="Calibri"/>
        </w:rPr>
      </w:pPr>
      <w:bookmarkStart w:id="157" w:name="_Toc443673243"/>
      <w:bookmarkEnd w:id="157"/>
    </w:p>
    <w:p w:rsidR="006454E6" w:rsidRPr="006454E6" w:rsidRDefault="006454E6" w:rsidP="006454E6">
      <w:pPr>
        <w:pStyle w:val="ListParagraph"/>
        <w:keepNext/>
        <w:numPr>
          <w:ilvl w:val="0"/>
          <w:numId w:val="68"/>
        </w:numPr>
        <w:tabs>
          <w:tab w:val="left" w:pos="0"/>
        </w:tabs>
        <w:spacing w:before="240"/>
        <w:contextualSpacing w:val="0"/>
        <w:outlineLvl w:val="1"/>
        <w:rPr>
          <w:rFonts w:ascii="Calibri" w:hAnsi="Calibri" w:cs="Calibri"/>
          <w:b/>
          <w:vanish/>
          <w:sz w:val="28"/>
          <w:szCs w:val="28"/>
          <w:lang w:val="x-none"/>
        </w:rPr>
      </w:pPr>
      <w:bookmarkStart w:id="158" w:name="_Toc442709628"/>
      <w:bookmarkStart w:id="159" w:name="_Toc443673187"/>
      <w:bookmarkStart w:id="160" w:name="_Toc443673244"/>
      <w:bookmarkEnd w:id="158"/>
      <w:bookmarkEnd w:id="159"/>
      <w:bookmarkEnd w:id="160"/>
    </w:p>
    <w:p w:rsidR="006454E6" w:rsidRPr="006454E6" w:rsidRDefault="006454E6" w:rsidP="006454E6">
      <w:pPr>
        <w:pStyle w:val="ListParagraph"/>
        <w:keepNext/>
        <w:numPr>
          <w:ilvl w:val="0"/>
          <w:numId w:val="68"/>
        </w:numPr>
        <w:tabs>
          <w:tab w:val="left" w:pos="0"/>
        </w:tabs>
        <w:spacing w:before="240"/>
        <w:contextualSpacing w:val="0"/>
        <w:outlineLvl w:val="1"/>
        <w:rPr>
          <w:rFonts w:ascii="Calibri" w:hAnsi="Calibri" w:cs="Calibri"/>
          <w:b/>
          <w:vanish/>
          <w:sz w:val="28"/>
          <w:szCs w:val="28"/>
          <w:lang w:val="x-none"/>
        </w:rPr>
      </w:pPr>
      <w:bookmarkStart w:id="161" w:name="_Toc442709629"/>
      <w:bookmarkStart w:id="162" w:name="_Toc443673188"/>
      <w:bookmarkStart w:id="163" w:name="_Toc443673245"/>
      <w:bookmarkEnd w:id="161"/>
      <w:bookmarkEnd w:id="162"/>
      <w:bookmarkEnd w:id="163"/>
    </w:p>
    <w:p w:rsidR="004D0AA7" w:rsidRPr="00463C90" w:rsidRDefault="004D0AA7" w:rsidP="0098306D">
      <w:pPr>
        <w:pStyle w:val="Heading2"/>
        <w:numPr>
          <w:ilvl w:val="1"/>
          <w:numId w:val="68"/>
        </w:numPr>
        <w:rPr>
          <w:rFonts w:ascii="Calibri" w:hAnsi="Calibri" w:cs="Calibri"/>
        </w:rPr>
      </w:pPr>
      <w:bookmarkStart w:id="164" w:name="_Toc443673246"/>
      <w:r w:rsidRPr="00463C90">
        <w:rPr>
          <w:rFonts w:ascii="Calibri" w:hAnsi="Calibri" w:cs="Calibri"/>
        </w:rPr>
        <w:t>Enterprise Imaging Business Analysis</w:t>
      </w:r>
      <w:bookmarkEnd w:id="164"/>
    </w:p>
    <w:p w:rsidR="004D0AA7" w:rsidRPr="00463C90" w:rsidRDefault="004D0AA7" w:rsidP="004D0AA7">
      <w:pPr>
        <w:pStyle w:val="BodyTextIndent"/>
        <w:ind w:left="600"/>
        <w:rPr>
          <w:rFonts w:ascii="Calibri" w:hAnsi="Calibri" w:cs="Calibri"/>
          <w:lang w:val="en-US"/>
        </w:rPr>
      </w:pPr>
      <w:r w:rsidRPr="00463C90">
        <w:rPr>
          <w:rFonts w:ascii="Calibri" w:hAnsi="Calibri" w:cs="Calibri"/>
        </w:rPr>
        <w:t xml:space="preserve">Agfa will conduct a comprehensive Business Analysis through on-site workshops for each service line that will be integrated into the Enterprise Imaging Solution.  The results of this analysis will determine the scope of the project and identify which Enterprise Imaging components are required to satisfy the desired workflow, and will also expose any workflow or technical gaps or risks to the project. </w:t>
      </w:r>
      <w:r w:rsidRPr="00463C90">
        <w:rPr>
          <w:rFonts w:ascii="Calibri" w:hAnsi="Calibri" w:cs="Calibri"/>
          <w:lang w:val="en-US"/>
        </w:rPr>
        <w:t>(Clinical Analysis referenced in section 4.2.4 needs to be considered).</w:t>
      </w:r>
    </w:p>
    <w:p w:rsidR="004D0AA7" w:rsidRPr="00463C90" w:rsidRDefault="004D0AA7" w:rsidP="004D0AA7">
      <w:pPr>
        <w:pStyle w:val="BodyTextIndent"/>
        <w:ind w:left="600"/>
        <w:rPr>
          <w:rFonts w:ascii="Calibri" w:hAnsi="Calibri" w:cs="Calibri"/>
          <w:lang w:val="en-US"/>
        </w:rPr>
      </w:pPr>
      <w:r w:rsidRPr="00463C90">
        <w:rPr>
          <w:rFonts w:ascii="Calibri" w:hAnsi="Calibri" w:cs="Calibri"/>
          <w:lang w:val="en-US"/>
        </w:rPr>
        <w:t>Agfa Enterprise Imaging Services involved: Business Analyst</w:t>
      </w:r>
    </w:p>
    <w:p w:rsidR="004D0AA7" w:rsidRPr="00463C90" w:rsidRDefault="004D0AA7" w:rsidP="0098306D">
      <w:pPr>
        <w:pStyle w:val="Heading2"/>
        <w:numPr>
          <w:ilvl w:val="1"/>
          <w:numId w:val="68"/>
        </w:numPr>
        <w:rPr>
          <w:rFonts w:ascii="Calibri" w:hAnsi="Calibri" w:cs="Calibri"/>
        </w:rPr>
      </w:pPr>
      <w:bookmarkStart w:id="165" w:name="_Toc403995410"/>
      <w:bookmarkStart w:id="166" w:name="_Toc404677455"/>
      <w:bookmarkStart w:id="167" w:name="_Toc443673247"/>
      <w:r w:rsidRPr="00463C90">
        <w:rPr>
          <w:rFonts w:ascii="Calibri" w:hAnsi="Calibri" w:cs="Calibri"/>
        </w:rPr>
        <w:t>Enterprise Imaging</w:t>
      </w:r>
      <w:r w:rsidR="00FF68C7">
        <w:rPr>
          <w:rFonts w:ascii="Calibri" w:hAnsi="Calibri" w:cs="Calibri"/>
          <w:lang w:val="en-US"/>
        </w:rPr>
        <w:t xml:space="preserve"> Core </w:t>
      </w:r>
      <w:r w:rsidRPr="00463C90">
        <w:rPr>
          <w:rFonts w:ascii="Calibri" w:hAnsi="Calibri" w:cs="Calibri"/>
          <w:lang w:val="en-US"/>
        </w:rPr>
        <w:t>OVA Deployment (TEST)</w:t>
      </w:r>
      <w:bookmarkEnd w:id="165"/>
      <w:bookmarkEnd w:id="166"/>
      <w:bookmarkEnd w:id="167"/>
    </w:p>
    <w:p w:rsidR="004D0AA7" w:rsidRPr="00463C90" w:rsidRDefault="004D0AA7" w:rsidP="004D0AA7">
      <w:pPr>
        <w:pStyle w:val="BodyTextIndent"/>
        <w:ind w:left="600"/>
        <w:rPr>
          <w:rFonts w:ascii="Calibri" w:hAnsi="Calibri" w:cs="Calibri"/>
          <w:lang w:val="en-US"/>
        </w:rPr>
      </w:pPr>
      <w:r w:rsidRPr="00463C90">
        <w:rPr>
          <w:rFonts w:ascii="Calibri" w:hAnsi="Calibri" w:cs="Calibri"/>
        </w:rPr>
        <w:t xml:space="preserve">Agfa will </w:t>
      </w:r>
      <w:r w:rsidRPr="00463C90">
        <w:rPr>
          <w:rFonts w:ascii="Calibri" w:hAnsi="Calibri" w:cs="Calibri"/>
          <w:lang w:val="en-US"/>
        </w:rPr>
        <w:t xml:space="preserve">stage, deploy, and </w:t>
      </w:r>
      <w:r w:rsidRPr="00463C90">
        <w:rPr>
          <w:rFonts w:ascii="Calibri" w:hAnsi="Calibri" w:cs="Calibri"/>
        </w:rPr>
        <w:t xml:space="preserve">conduct </w:t>
      </w:r>
      <w:r w:rsidRPr="00463C90">
        <w:rPr>
          <w:rFonts w:ascii="Calibri" w:hAnsi="Calibri" w:cs="Calibri"/>
          <w:lang w:val="en-US"/>
        </w:rPr>
        <w:t>an ATP on the core Enterprise Imaging virtual machines.</w:t>
      </w:r>
    </w:p>
    <w:p w:rsidR="004D0AA7" w:rsidRPr="00463C90" w:rsidRDefault="004D0AA7" w:rsidP="004D0AA7">
      <w:pPr>
        <w:pStyle w:val="BodyTextIndent"/>
        <w:ind w:left="600"/>
        <w:rPr>
          <w:rFonts w:ascii="Calibri" w:hAnsi="Calibri" w:cs="Calibri"/>
          <w:lang w:val="en-US"/>
        </w:rPr>
      </w:pPr>
      <w:r w:rsidRPr="00463C90">
        <w:rPr>
          <w:rFonts w:ascii="Calibri" w:hAnsi="Calibri" w:cs="Calibri"/>
          <w:lang w:val="en-US"/>
        </w:rPr>
        <w:t>Agfa Enterprise Imaging Services involved: PM, Global TS, Regional TS</w:t>
      </w:r>
      <w:r w:rsidR="00FF68C7">
        <w:rPr>
          <w:rFonts w:ascii="Calibri" w:hAnsi="Calibri" w:cs="Calibri"/>
          <w:lang w:val="en-US"/>
        </w:rPr>
        <w:t xml:space="preserve"> – Five (5) Days</w:t>
      </w:r>
    </w:p>
    <w:p w:rsidR="004D0AA7" w:rsidRPr="00463C90" w:rsidRDefault="004D0AA7" w:rsidP="0098306D">
      <w:pPr>
        <w:pStyle w:val="Heading2"/>
        <w:numPr>
          <w:ilvl w:val="1"/>
          <w:numId w:val="68"/>
        </w:numPr>
        <w:rPr>
          <w:rFonts w:ascii="Calibri" w:hAnsi="Calibri" w:cs="Calibri"/>
        </w:rPr>
      </w:pPr>
      <w:bookmarkStart w:id="168" w:name="_Toc403995411"/>
      <w:bookmarkStart w:id="169" w:name="_Toc404677456"/>
      <w:bookmarkStart w:id="170" w:name="_Toc443673248"/>
      <w:r w:rsidRPr="00463C90">
        <w:rPr>
          <w:rFonts w:ascii="Calibri" w:hAnsi="Calibri" w:cs="Calibri"/>
        </w:rPr>
        <w:lastRenderedPageBreak/>
        <w:t xml:space="preserve">Enterprise Imaging </w:t>
      </w:r>
      <w:r w:rsidRPr="00463C90">
        <w:rPr>
          <w:rFonts w:ascii="Calibri" w:hAnsi="Calibri" w:cs="Calibri"/>
          <w:lang w:val="en-US"/>
        </w:rPr>
        <w:t>Component Software (TEST)</w:t>
      </w:r>
      <w:bookmarkEnd w:id="168"/>
      <w:bookmarkEnd w:id="169"/>
      <w:bookmarkEnd w:id="170"/>
    </w:p>
    <w:p w:rsidR="004D0AA7" w:rsidRPr="00463C90" w:rsidRDefault="004D0AA7" w:rsidP="004D0AA7">
      <w:pPr>
        <w:pStyle w:val="BodyTextIndent"/>
        <w:ind w:left="600"/>
        <w:rPr>
          <w:rFonts w:ascii="Calibri" w:hAnsi="Calibri" w:cs="Calibri"/>
          <w:lang w:val="en-US"/>
        </w:rPr>
      </w:pPr>
      <w:r w:rsidRPr="00463C90">
        <w:rPr>
          <w:rFonts w:ascii="Calibri" w:hAnsi="Calibri" w:cs="Calibri"/>
        </w:rPr>
        <w:t xml:space="preserve">Agfa will </w:t>
      </w:r>
      <w:r w:rsidRPr="00463C90">
        <w:rPr>
          <w:rFonts w:ascii="Calibri" w:hAnsi="Calibri" w:cs="Calibri"/>
          <w:lang w:val="en-US"/>
        </w:rPr>
        <w:t>install the base functional component software, and conduct ATP on the component stack.</w:t>
      </w:r>
    </w:p>
    <w:p w:rsidR="004D0AA7" w:rsidRPr="00463C90" w:rsidRDefault="004D0AA7" w:rsidP="004D0AA7">
      <w:pPr>
        <w:pStyle w:val="BodyTextIndent"/>
        <w:ind w:left="600"/>
        <w:rPr>
          <w:rFonts w:ascii="Calibri" w:hAnsi="Calibri" w:cs="Calibri"/>
          <w:lang w:val="en-US"/>
        </w:rPr>
      </w:pPr>
      <w:r w:rsidRPr="00463C90">
        <w:rPr>
          <w:rFonts w:ascii="Calibri" w:hAnsi="Calibri" w:cs="Calibri"/>
          <w:lang w:val="en-US"/>
        </w:rPr>
        <w:t>Agfa Enterprise Imaging Services involved: PM, Global TS, Regional TS</w:t>
      </w:r>
      <w:r w:rsidR="00FF68C7">
        <w:rPr>
          <w:rFonts w:ascii="Calibri" w:hAnsi="Calibri" w:cs="Calibri"/>
          <w:lang w:val="en-US"/>
        </w:rPr>
        <w:t xml:space="preserve"> – Five (5) Days</w:t>
      </w:r>
    </w:p>
    <w:p w:rsidR="004D0AA7" w:rsidRPr="00463C90" w:rsidRDefault="004D0AA7" w:rsidP="0098306D">
      <w:pPr>
        <w:pStyle w:val="Heading2"/>
        <w:numPr>
          <w:ilvl w:val="1"/>
          <w:numId w:val="68"/>
        </w:numPr>
        <w:rPr>
          <w:rFonts w:ascii="Calibri" w:hAnsi="Calibri" w:cs="Calibri"/>
        </w:rPr>
      </w:pPr>
      <w:bookmarkStart w:id="171" w:name="_Toc403995412"/>
      <w:bookmarkStart w:id="172" w:name="_Toc404677457"/>
      <w:bookmarkStart w:id="173" w:name="_Toc443673249"/>
      <w:r w:rsidRPr="00463C90">
        <w:rPr>
          <w:rFonts w:ascii="Calibri" w:hAnsi="Calibri" w:cs="Calibri"/>
        </w:rPr>
        <w:t>Enterprise Imaging</w:t>
      </w:r>
      <w:r w:rsidR="00FF68C7">
        <w:rPr>
          <w:rFonts w:ascii="Calibri" w:hAnsi="Calibri" w:cs="Calibri"/>
          <w:lang w:val="en-US"/>
        </w:rPr>
        <w:t xml:space="preserve"> </w:t>
      </w:r>
      <w:r w:rsidRPr="00463C90">
        <w:rPr>
          <w:rFonts w:ascii="Calibri" w:hAnsi="Calibri" w:cs="Calibri"/>
          <w:lang w:val="en-US"/>
        </w:rPr>
        <w:t>OVA Deployment (PROD)</w:t>
      </w:r>
      <w:bookmarkEnd w:id="171"/>
      <w:bookmarkEnd w:id="172"/>
      <w:bookmarkEnd w:id="173"/>
    </w:p>
    <w:p w:rsidR="004D0AA7" w:rsidRPr="00463C90" w:rsidRDefault="004D0AA7" w:rsidP="004D0AA7">
      <w:pPr>
        <w:pStyle w:val="BodyTextIndent"/>
        <w:ind w:left="600"/>
        <w:rPr>
          <w:rFonts w:ascii="Calibri" w:hAnsi="Calibri" w:cs="Calibri"/>
          <w:lang w:val="en-US"/>
        </w:rPr>
      </w:pPr>
      <w:r w:rsidRPr="00463C90">
        <w:rPr>
          <w:rFonts w:ascii="Calibri" w:hAnsi="Calibri" w:cs="Calibri"/>
        </w:rPr>
        <w:t xml:space="preserve">Agfa will </w:t>
      </w:r>
      <w:r w:rsidRPr="00463C90">
        <w:rPr>
          <w:rFonts w:ascii="Calibri" w:hAnsi="Calibri" w:cs="Calibri"/>
          <w:lang w:val="en-US"/>
        </w:rPr>
        <w:t xml:space="preserve">stage, deploy, and </w:t>
      </w:r>
      <w:r w:rsidRPr="00463C90">
        <w:rPr>
          <w:rFonts w:ascii="Calibri" w:hAnsi="Calibri" w:cs="Calibri"/>
        </w:rPr>
        <w:t xml:space="preserve">conduct </w:t>
      </w:r>
      <w:r w:rsidRPr="00463C90">
        <w:rPr>
          <w:rFonts w:ascii="Calibri" w:hAnsi="Calibri" w:cs="Calibri"/>
          <w:lang w:val="en-US"/>
        </w:rPr>
        <w:t>an ATP on the core Enterprise Imaging virtual machines.</w:t>
      </w:r>
    </w:p>
    <w:p w:rsidR="004D0AA7" w:rsidRPr="00463C90" w:rsidRDefault="004D0AA7" w:rsidP="004D0AA7">
      <w:pPr>
        <w:pStyle w:val="BodyTextIndent"/>
        <w:ind w:left="600"/>
        <w:rPr>
          <w:rFonts w:ascii="Calibri" w:hAnsi="Calibri" w:cs="Calibri"/>
          <w:lang w:val="en-US"/>
        </w:rPr>
      </w:pPr>
      <w:r w:rsidRPr="00463C90">
        <w:rPr>
          <w:rFonts w:ascii="Calibri" w:hAnsi="Calibri" w:cs="Calibri"/>
          <w:lang w:val="en-US"/>
        </w:rPr>
        <w:t>Agfa Enterprise Imaging Services involved: PM, Global TS, Regional TS</w:t>
      </w:r>
      <w:r w:rsidR="00FF68C7">
        <w:rPr>
          <w:rFonts w:ascii="Calibri" w:hAnsi="Calibri" w:cs="Calibri"/>
          <w:lang w:val="en-US"/>
        </w:rPr>
        <w:t xml:space="preserve"> – Five (5) Days</w:t>
      </w:r>
    </w:p>
    <w:p w:rsidR="004D0AA7" w:rsidRPr="00463C90" w:rsidRDefault="004D0AA7" w:rsidP="0098306D">
      <w:pPr>
        <w:pStyle w:val="Heading2"/>
        <w:numPr>
          <w:ilvl w:val="1"/>
          <w:numId w:val="68"/>
        </w:numPr>
        <w:rPr>
          <w:rFonts w:ascii="Calibri" w:hAnsi="Calibri" w:cs="Calibri"/>
        </w:rPr>
      </w:pPr>
      <w:bookmarkStart w:id="174" w:name="_Toc403995413"/>
      <w:bookmarkStart w:id="175" w:name="_Toc404677458"/>
      <w:bookmarkStart w:id="176" w:name="_Toc443673250"/>
      <w:r w:rsidRPr="00463C90">
        <w:rPr>
          <w:rFonts w:ascii="Calibri" w:hAnsi="Calibri" w:cs="Calibri"/>
        </w:rPr>
        <w:t xml:space="preserve">Enterprise Imaging </w:t>
      </w:r>
      <w:r w:rsidRPr="00463C90">
        <w:rPr>
          <w:rFonts w:ascii="Calibri" w:hAnsi="Calibri" w:cs="Calibri"/>
          <w:lang w:val="en-US"/>
        </w:rPr>
        <w:t>Component Software (PROD)</w:t>
      </w:r>
      <w:bookmarkEnd w:id="174"/>
      <w:bookmarkEnd w:id="175"/>
      <w:bookmarkEnd w:id="176"/>
    </w:p>
    <w:p w:rsidR="004D0AA7" w:rsidRDefault="004D0AA7" w:rsidP="004D0AA7">
      <w:pPr>
        <w:pStyle w:val="BodyTextIndent"/>
        <w:ind w:left="600"/>
        <w:rPr>
          <w:rFonts w:ascii="Calibri" w:hAnsi="Calibri" w:cs="Calibri"/>
          <w:lang w:val="en-US"/>
        </w:rPr>
      </w:pPr>
      <w:r w:rsidRPr="00463C90">
        <w:rPr>
          <w:rFonts w:ascii="Calibri" w:hAnsi="Calibri" w:cs="Calibri"/>
        </w:rPr>
        <w:t xml:space="preserve">Agfa will </w:t>
      </w:r>
      <w:r w:rsidRPr="00463C90">
        <w:rPr>
          <w:rFonts w:ascii="Calibri" w:hAnsi="Calibri" w:cs="Calibri"/>
          <w:lang w:val="en-US"/>
        </w:rPr>
        <w:t>install the base functional component software, and conduct ATP on the component stack.</w:t>
      </w:r>
    </w:p>
    <w:p w:rsidR="00FF68C7" w:rsidRPr="00463C90" w:rsidRDefault="00FF68C7" w:rsidP="00FF68C7">
      <w:pPr>
        <w:pStyle w:val="BodyTextIndent"/>
        <w:ind w:left="600"/>
        <w:rPr>
          <w:rFonts w:ascii="Calibri" w:hAnsi="Calibri" w:cs="Calibri"/>
          <w:lang w:val="en-US"/>
        </w:rPr>
      </w:pPr>
      <w:r w:rsidRPr="00463C90">
        <w:rPr>
          <w:rFonts w:ascii="Calibri" w:hAnsi="Calibri" w:cs="Calibri"/>
          <w:lang w:val="en-US"/>
        </w:rPr>
        <w:t>Agfa Enterprise Imaging Services involved: PM, Global TS, Regional TS</w:t>
      </w:r>
      <w:r>
        <w:rPr>
          <w:rFonts w:ascii="Calibri" w:hAnsi="Calibri" w:cs="Calibri"/>
          <w:lang w:val="en-US"/>
        </w:rPr>
        <w:t xml:space="preserve"> – Five (5) Days</w:t>
      </w:r>
    </w:p>
    <w:p w:rsidR="00B30CD6" w:rsidRPr="00463C90" w:rsidRDefault="00B30CD6" w:rsidP="0098306D">
      <w:pPr>
        <w:pStyle w:val="Heading2"/>
        <w:numPr>
          <w:ilvl w:val="1"/>
          <w:numId w:val="68"/>
        </w:numPr>
        <w:rPr>
          <w:rFonts w:ascii="Calibri" w:hAnsi="Calibri" w:cs="Calibri"/>
        </w:rPr>
      </w:pPr>
      <w:bookmarkStart w:id="177" w:name="_Toc443673251"/>
      <w:r w:rsidRPr="00463C90">
        <w:rPr>
          <w:rFonts w:ascii="Calibri" w:hAnsi="Calibri" w:cs="Calibri"/>
        </w:rPr>
        <w:t xml:space="preserve">Enterprise Imaging </w:t>
      </w:r>
      <w:r w:rsidR="00695227" w:rsidRPr="00463C90">
        <w:rPr>
          <w:rFonts w:ascii="Calibri" w:hAnsi="Calibri" w:cs="Calibri"/>
          <w:lang w:val="en-US"/>
        </w:rPr>
        <w:t xml:space="preserve">Component </w:t>
      </w:r>
      <w:r w:rsidRPr="00463C90">
        <w:rPr>
          <w:rFonts w:ascii="Calibri" w:hAnsi="Calibri" w:cs="Calibri"/>
        </w:rPr>
        <w:t>Installation</w:t>
      </w:r>
      <w:bookmarkEnd w:id="156"/>
      <w:r w:rsidR="00695227" w:rsidRPr="00463C90">
        <w:rPr>
          <w:rFonts w:ascii="Calibri" w:hAnsi="Calibri" w:cs="Calibri"/>
          <w:lang w:val="en-US"/>
        </w:rPr>
        <w:t>s</w:t>
      </w:r>
      <w:bookmarkEnd w:id="177"/>
    </w:p>
    <w:p w:rsidR="00B30CD6" w:rsidRPr="00463C90" w:rsidRDefault="00B30CD6" w:rsidP="004518A2">
      <w:pPr>
        <w:rPr>
          <w:rFonts w:ascii="Calibri" w:hAnsi="Calibri" w:cs="Calibri"/>
        </w:rPr>
      </w:pPr>
      <w:r w:rsidRPr="00463C90">
        <w:rPr>
          <w:rFonts w:ascii="Calibri" w:hAnsi="Calibri" w:cs="Calibri"/>
        </w:rPr>
        <w:t>Enterprise Imaging Insta</w:t>
      </w:r>
      <w:r w:rsidR="00094155" w:rsidRPr="00463C90">
        <w:rPr>
          <w:rFonts w:ascii="Calibri" w:hAnsi="Calibri" w:cs="Calibri"/>
        </w:rPr>
        <w:t xml:space="preserve">llation </w:t>
      </w:r>
      <w:r w:rsidRPr="00463C90">
        <w:rPr>
          <w:rFonts w:ascii="Calibri" w:hAnsi="Calibri" w:cs="Calibri"/>
        </w:rPr>
        <w:t>provides initial installa</w:t>
      </w:r>
      <w:r w:rsidR="00094155" w:rsidRPr="00463C90">
        <w:rPr>
          <w:rFonts w:ascii="Calibri" w:hAnsi="Calibri" w:cs="Calibri"/>
        </w:rPr>
        <w:t>tion and configuration of an</w:t>
      </w:r>
      <w:r w:rsidRPr="00463C90">
        <w:rPr>
          <w:rFonts w:ascii="Calibri" w:hAnsi="Calibri" w:cs="Calibri"/>
        </w:rPr>
        <w:t xml:space="preserve"> Enterprise Imaging</w:t>
      </w:r>
      <w:r w:rsidR="00094155" w:rsidRPr="00463C90">
        <w:rPr>
          <w:rFonts w:ascii="Calibri" w:hAnsi="Calibri" w:cs="Calibri"/>
        </w:rPr>
        <w:t xml:space="preserve"> solution instance. I</w:t>
      </w:r>
      <w:r w:rsidRPr="00463C90">
        <w:rPr>
          <w:rFonts w:ascii="Calibri" w:hAnsi="Calibri" w:cs="Calibri"/>
        </w:rPr>
        <w:t>nstallation consists of: Platform configuration, enterprise interface configuration, master files configuration, availability configuration, and testing.</w:t>
      </w:r>
    </w:p>
    <w:p w:rsidR="0049775B" w:rsidRPr="00463C90" w:rsidRDefault="0049775B" w:rsidP="0098306D">
      <w:pPr>
        <w:pStyle w:val="Heading3"/>
        <w:numPr>
          <w:ilvl w:val="2"/>
          <w:numId w:val="68"/>
        </w:numPr>
        <w:rPr>
          <w:rFonts w:ascii="Calibri" w:hAnsi="Calibri" w:cs="Calibri"/>
          <w:sz w:val="28"/>
          <w:szCs w:val="28"/>
        </w:rPr>
      </w:pPr>
      <w:r w:rsidRPr="00463C90">
        <w:rPr>
          <w:rFonts w:ascii="Calibri" w:hAnsi="Calibri" w:cs="Calibri"/>
          <w:sz w:val="28"/>
          <w:szCs w:val="28"/>
        </w:rPr>
        <w:t xml:space="preserve">CSP-Centric Deployment </w:t>
      </w:r>
    </w:p>
    <w:p w:rsidR="0049775B" w:rsidRPr="00463C90" w:rsidRDefault="0049775B" w:rsidP="00F654F8">
      <w:pPr>
        <w:numPr>
          <w:ilvl w:val="0"/>
          <w:numId w:val="26"/>
        </w:numPr>
        <w:rPr>
          <w:rFonts w:ascii="Calibri" w:hAnsi="Calibri" w:cs="Calibri"/>
        </w:rPr>
      </w:pPr>
      <w:r w:rsidRPr="00463C90">
        <w:rPr>
          <w:rFonts w:ascii="Calibri" w:hAnsi="Calibri" w:cs="Calibri"/>
        </w:rPr>
        <w:t>Applicable for configurations on ALL departments, so it is not limited to Radiology, Cardiology or being deployed on a single department (versus multiple departments)</w:t>
      </w:r>
    </w:p>
    <w:p w:rsidR="0049775B" w:rsidRPr="00463C90" w:rsidRDefault="0049775B" w:rsidP="00F654F8">
      <w:pPr>
        <w:numPr>
          <w:ilvl w:val="0"/>
          <w:numId w:val="26"/>
        </w:numPr>
        <w:rPr>
          <w:rFonts w:ascii="Calibri" w:hAnsi="Calibri" w:cs="Calibri"/>
        </w:rPr>
      </w:pPr>
      <w:r w:rsidRPr="00463C90">
        <w:rPr>
          <w:rFonts w:ascii="Calibri" w:hAnsi="Calibri" w:cs="Calibri"/>
        </w:rPr>
        <w:t>Applicable when the total study volume production of the external PACS does not exceed the Core Server Platform scaling limits, as defined in the PDD. In the 8.0.0 release, this is defined on 1M studies/year</w:t>
      </w:r>
    </w:p>
    <w:p w:rsidR="0049775B" w:rsidRPr="00463C90" w:rsidRDefault="0049775B" w:rsidP="00F654F8">
      <w:pPr>
        <w:numPr>
          <w:ilvl w:val="0"/>
          <w:numId w:val="26"/>
        </w:numPr>
        <w:rPr>
          <w:rFonts w:ascii="Calibri" w:hAnsi="Calibri" w:cs="Calibri"/>
        </w:rPr>
      </w:pPr>
      <w:r w:rsidRPr="00463C90">
        <w:rPr>
          <w:rFonts w:ascii="Calibri" w:hAnsi="Calibri" w:cs="Calibri"/>
          <w:lang w:val="fr-FR"/>
        </w:rPr>
        <w:t>Supports multi-patient domain deployments</w:t>
      </w:r>
      <w:r w:rsidRPr="00463C90">
        <w:rPr>
          <w:rFonts w:ascii="Calibri" w:hAnsi="Calibri" w:cs="Calibri"/>
          <w:lang w:val="fr-FR"/>
        </w:rPr>
        <w:br/>
      </w:r>
      <w:r w:rsidRPr="00463C90">
        <w:rPr>
          <w:rFonts w:ascii="Calibri" w:hAnsi="Calibri" w:cs="Calibri"/>
          <w:lang w:val="fr-FR"/>
        </w:rPr>
        <w:br/>
      </w:r>
      <w:r w:rsidR="0098306D">
        <w:rPr>
          <w:rFonts w:ascii="Calibri" w:hAnsi="Calibri" w:cs="Calibri"/>
          <w:noProof/>
          <w:lang w:eastAsia="zh-TW"/>
        </w:rPr>
        <w:drawing>
          <wp:inline distT="0" distB="0" distL="0" distR="0" wp14:anchorId="7ACBC0F1" wp14:editId="75B5DF40">
            <wp:extent cx="3145155" cy="2957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5155" cy="2957830"/>
                    </a:xfrm>
                    <a:prstGeom prst="rect">
                      <a:avLst/>
                    </a:prstGeom>
                    <a:noFill/>
                    <a:ln>
                      <a:noFill/>
                    </a:ln>
                  </pic:spPr>
                </pic:pic>
              </a:graphicData>
            </a:graphic>
          </wp:inline>
        </w:drawing>
      </w:r>
    </w:p>
    <w:p w:rsidR="0049775B" w:rsidRPr="00463C90" w:rsidRDefault="0049775B" w:rsidP="0049775B">
      <w:pPr>
        <w:rPr>
          <w:rFonts w:ascii="Calibri" w:hAnsi="Calibri" w:cs="Calibri"/>
        </w:rPr>
      </w:pPr>
      <w:r w:rsidRPr="00463C90">
        <w:rPr>
          <w:rFonts w:ascii="Calibri" w:hAnsi="Calibri" w:cs="Calibri"/>
          <w:lang w:val="fr-FR"/>
        </w:rPr>
        <w:br/>
      </w:r>
    </w:p>
    <w:tbl>
      <w:tblPr>
        <w:tblW w:w="0" w:type="auto"/>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ook w:val="01E0" w:firstRow="1" w:lastRow="1" w:firstColumn="1" w:lastColumn="1" w:noHBand="0" w:noVBand="0"/>
      </w:tblPr>
      <w:tblGrid>
        <w:gridCol w:w="8447"/>
      </w:tblGrid>
      <w:tr w:rsidR="0049775B" w:rsidRPr="00463C90" w:rsidTr="00850060">
        <w:tc>
          <w:tcPr>
            <w:tcW w:w="8447" w:type="dxa"/>
            <w:shd w:val="clear" w:color="auto" w:fill="auto"/>
          </w:tcPr>
          <w:p w:rsidR="0049775B" w:rsidRPr="00463C90" w:rsidRDefault="0049775B" w:rsidP="00850060">
            <w:pPr>
              <w:ind w:left="864"/>
              <w:rPr>
                <w:rFonts w:ascii="Calibri" w:hAnsi="Calibri" w:cs="Calibri"/>
                <w:i/>
                <w:iCs/>
                <w:color w:val="0000FF"/>
                <w:sz w:val="18"/>
                <w:szCs w:val="18"/>
              </w:rPr>
            </w:pPr>
          </w:p>
        </w:tc>
      </w:tr>
    </w:tbl>
    <w:p w:rsidR="0049775B" w:rsidRPr="00463C90" w:rsidRDefault="0049775B" w:rsidP="0049775B">
      <w:pPr>
        <w:ind w:left="1080"/>
        <w:rPr>
          <w:rFonts w:ascii="Calibri" w:hAnsi="Calibri" w:cs="Calibri"/>
        </w:rPr>
      </w:pPr>
    </w:p>
    <w:p w:rsidR="0049775B" w:rsidRPr="00463C90" w:rsidRDefault="0049775B" w:rsidP="0049775B">
      <w:pPr>
        <w:pStyle w:val="Heading3"/>
        <w:numPr>
          <w:ilvl w:val="0"/>
          <w:numId w:val="0"/>
        </w:numPr>
        <w:ind w:left="720" w:hanging="720"/>
        <w:rPr>
          <w:rFonts w:ascii="Calibri" w:hAnsi="Calibri" w:cs="Calibri"/>
        </w:rPr>
      </w:pPr>
      <w:r w:rsidRPr="00463C90">
        <w:rPr>
          <w:rFonts w:ascii="Calibri" w:hAnsi="Calibri" w:cs="Calibri"/>
        </w:rPr>
        <w:tab/>
        <w:t xml:space="preserve">Scope </w:t>
      </w:r>
    </w:p>
    <w:tbl>
      <w:tblPr>
        <w:tblW w:w="0" w:type="auto"/>
        <w:tblInd w:w="118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0A0" w:firstRow="1" w:lastRow="0" w:firstColumn="1" w:lastColumn="0" w:noHBand="0" w:noVBand="0"/>
      </w:tblPr>
      <w:tblGrid>
        <w:gridCol w:w="4057"/>
        <w:gridCol w:w="3503"/>
      </w:tblGrid>
      <w:tr w:rsidR="0049775B" w:rsidRPr="00463C90" w:rsidTr="00850060">
        <w:tc>
          <w:tcPr>
            <w:tcW w:w="7560" w:type="dxa"/>
            <w:gridSpan w:val="2"/>
            <w:shd w:val="clear" w:color="auto" w:fill="D9D9D9"/>
            <w:vAlign w:val="center"/>
          </w:tcPr>
          <w:p w:rsidR="0049775B" w:rsidRPr="00463C90" w:rsidRDefault="0049775B" w:rsidP="00850060">
            <w:pPr>
              <w:pStyle w:val="Tableheader"/>
              <w:rPr>
                <w:rFonts w:ascii="Calibri" w:hAnsi="Calibri" w:cs="Calibri"/>
                <w:color w:val="auto"/>
              </w:rPr>
            </w:pPr>
            <w:r w:rsidRPr="00463C90">
              <w:rPr>
                <w:rFonts w:ascii="Calibri" w:hAnsi="Calibri" w:cs="Calibri"/>
                <w:color w:val="auto"/>
              </w:rPr>
              <w:t>Enterprise Imaging Installation</w:t>
            </w:r>
          </w:p>
        </w:tc>
      </w:tr>
      <w:tr w:rsidR="0049775B" w:rsidRPr="00463C90" w:rsidTr="00850060">
        <w:tc>
          <w:tcPr>
            <w:tcW w:w="4057" w:type="dxa"/>
            <w:vAlign w:val="center"/>
          </w:tcPr>
          <w:p w:rsidR="0049775B" w:rsidRPr="00463C90" w:rsidRDefault="0049775B" w:rsidP="00850060">
            <w:pPr>
              <w:spacing w:before="60" w:after="60"/>
              <w:rPr>
                <w:rFonts w:ascii="Calibri" w:hAnsi="Calibri" w:cs="Calibri"/>
              </w:rPr>
            </w:pPr>
            <w:r w:rsidRPr="00463C90">
              <w:rPr>
                <w:rFonts w:ascii="Calibri" w:hAnsi="Calibri" w:cs="Calibri"/>
              </w:rPr>
              <w:t>Enterprise Imaging to be installed</w:t>
            </w:r>
          </w:p>
        </w:tc>
        <w:tc>
          <w:tcPr>
            <w:tcW w:w="3503" w:type="dxa"/>
            <w:vAlign w:val="center"/>
          </w:tcPr>
          <w:p w:rsidR="0049775B" w:rsidRPr="0049775B" w:rsidRDefault="0049775B" w:rsidP="00850060">
            <w:pPr>
              <w:spacing w:before="60" w:after="60"/>
              <w:rPr>
                <w:rStyle w:val="Emphasis"/>
                <w:rFonts w:ascii="Calibri" w:hAnsi="Calibri" w:cs="Calibri"/>
              </w:rPr>
            </w:pPr>
            <w:r w:rsidRPr="0049775B">
              <w:rPr>
                <w:rStyle w:val="Emphasis"/>
                <w:rFonts w:ascii="Calibri" w:hAnsi="Calibri" w:cs="Calibri"/>
              </w:rPr>
              <w:t>YES</w:t>
            </w:r>
          </w:p>
        </w:tc>
      </w:tr>
      <w:tr w:rsidR="0049775B" w:rsidRPr="00463C90" w:rsidTr="00850060">
        <w:tc>
          <w:tcPr>
            <w:tcW w:w="4057" w:type="dxa"/>
            <w:vAlign w:val="center"/>
          </w:tcPr>
          <w:p w:rsidR="0049775B" w:rsidRPr="00463C90" w:rsidRDefault="0049775B" w:rsidP="00850060">
            <w:pPr>
              <w:spacing w:before="60" w:after="60"/>
              <w:rPr>
                <w:rFonts w:ascii="Calibri" w:hAnsi="Calibri" w:cs="Calibri"/>
              </w:rPr>
            </w:pPr>
            <w:r w:rsidRPr="00463C90">
              <w:rPr>
                <w:rFonts w:ascii="Calibri" w:hAnsi="Calibri" w:cs="Calibri"/>
              </w:rPr>
              <w:t>Enterprise Imaging License Volume</w:t>
            </w:r>
          </w:p>
        </w:tc>
        <w:tc>
          <w:tcPr>
            <w:tcW w:w="3503" w:type="dxa"/>
            <w:vAlign w:val="center"/>
          </w:tcPr>
          <w:p w:rsidR="0049775B" w:rsidRPr="0049775B" w:rsidRDefault="0049775B" w:rsidP="00850060">
            <w:pPr>
              <w:spacing w:before="60" w:after="60"/>
              <w:rPr>
                <w:rStyle w:val="Emphasis"/>
                <w:rFonts w:ascii="Calibri" w:hAnsi="Calibri" w:cs="Calibri"/>
              </w:rPr>
            </w:pPr>
            <w:r>
              <w:rPr>
                <w:rStyle w:val="Emphasis"/>
                <w:rFonts w:ascii="Calibri" w:hAnsi="Calibri" w:cs="Calibri"/>
              </w:rPr>
              <w:t>Core</w:t>
            </w:r>
          </w:p>
        </w:tc>
      </w:tr>
      <w:tr w:rsidR="0049775B" w:rsidRPr="00463C90" w:rsidTr="00850060">
        <w:tc>
          <w:tcPr>
            <w:tcW w:w="4057" w:type="dxa"/>
            <w:vAlign w:val="center"/>
          </w:tcPr>
          <w:p w:rsidR="0049775B" w:rsidRPr="00463C90" w:rsidRDefault="0049775B" w:rsidP="00850060">
            <w:pPr>
              <w:spacing w:before="60" w:after="60"/>
              <w:rPr>
                <w:rFonts w:ascii="Calibri" w:hAnsi="Calibri" w:cs="Calibri"/>
              </w:rPr>
            </w:pPr>
            <w:r w:rsidRPr="00463C90">
              <w:rPr>
                <w:rFonts w:ascii="Calibri" w:hAnsi="Calibri" w:cs="Calibri"/>
              </w:rPr>
              <w:t>Single or Dual Datacenter Configuration</w:t>
            </w:r>
          </w:p>
        </w:tc>
        <w:tc>
          <w:tcPr>
            <w:tcW w:w="3503" w:type="dxa"/>
            <w:vAlign w:val="center"/>
          </w:tcPr>
          <w:p w:rsidR="0049775B" w:rsidRPr="0049775B" w:rsidRDefault="0049775B" w:rsidP="00850060">
            <w:pPr>
              <w:spacing w:before="60" w:after="60"/>
              <w:rPr>
                <w:rStyle w:val="Emphasis"/>
                <w:rFonts w:ascii="Calibri" w:hAnsi="Calibri" w:cs="Calibri"/>
              </w:rPr>
            </w:pPr>
            <w:r>
              <w:rPr>
                <w:rStyle w:val="Emphasis"/>
                <w:rFonts w:ascii="Calibri" w:hAnsi="Calibri" w:cs="Calibri"/>
              </w:rPr>
              <w:t>Dual</w:t>
            </w:r>
          </w:p>
        </w:tc>
      </w:tr>
      <w:tr w:rsidR="0049775B" w:rsidRPr="00463C90" w:rsidTr="00850060">
        <w:tc>
          <w:tcPr>
            <w:tcW w:w="4057" w:type="dxa"/>
            <w:vAlign w:val="center"/>
          </w:tcPr>
          <w:p w:rsidR="0049775B" w:rsidRPr="00463C90" w:rsidRDefault="0049775B" w:rsidP="00850060">
            <w:pPr>
              <w:spacing w:before="60" w:after="60"/>
              <w:rPr>
                <w:rFonts w:ascii="Calibri" w:hAnsi="Calibri" w:cs="Calibri"/>
              </w:rPr>
            </w:pPr>
            <w:r w:rsidRPr="00463C90">
              <w:rPr>
                <w:rFonts w:ascii="Calibri" w:hAnsi="Calibri" w:cs="Calibri"/>
              </w:rPr>
              <w:t>Hardware to be provided by</w:t>
            </w:r>
          </w:p>
        </w:tc>
        <w:tc>
          <w:tcPr>
            <w:tcW w:w="3503" w:type="dxa"/>
            <w:vAlign w:val="center"/>
          </w:tcPr>
          <w:p w:rsidR="0049775B" w:rsidRPr="0049775B" w:rsidRDefault="0049775B" w:rsidP="00850060">
            <w:pPr>
              <w:spacing w:before="60" w:after="60"/>
              <w:rPr>
                <w:rStyle w:val="Emphasis"/>
                <w:rFonts w:ascii="Calibri" w:hAnsi="Calibri" w:cs="Calibri"/>
              </w:rPr>
            </w:pPr>
            <w:r>
              <w:rPr>
                <w:rStyle w:val="Emphasis"/>
                <w:rFonts w:ascii="Calibri" w:hAnsi="Calibri" w:cs="Calibri"/>
              </w:rPr>
              <w:t>Customer</w:t>
            </w:r>
          </w:p>
        </w:tc>
      </w:tr>
      <w:tr w:rsidR="0049775B" w:rsidRPr="00F654F8" w:rsidTr="00850060">
        <w:tc>
          <w:tcPr>
            <w:tcW w:w="4057" w:type="dxa"/>
            <w:vAlign w:val="center"/>
          </w:tcPr>
          <w:p w:rsidR="0049775B" w:rsidRPr="00F654F8" w:rsidRDefault="0049775B" w:rsidP="00850060">
            <w:pPr>
              <w:spacing w:before="60" w:after="60"/>
              <w:rPr>
                <w:rFonts w:ascii="Calibri" w:hAnsi="Calibri" w:cs="Calibri"/>
              </w:rPr>
            </w:pPr>
            <w:r w:rsidRPr="00F654F8">
              <w:rPr>
                <w:rFonts w:ascii="Calibri" w:hAnsi="Calibri" w:cs="Calibri"/>
              </w:rPr>
              <w:t>Clinical Systems</w:t>
            </w:r>
          </w:p>
        </w:tc>
        <w:tc>
          <w:tcPr>
            <w:tcW w:w="3503" w:type="dxa"/>
            <w:vAlign w:val="center"/>
          </w:tcPr>
          <w:p w:rsidR="0049775B" w:rsidRPr="00F654F8" w:rsidRDefault="0049775B" w:rsidP="00850060">
            <w:pPr>
              <w:spacing w:before="60" w:after="60"/>
              <w:rPr>
                <w:rStyle w:val="Emphasis"/>
                <w:rFonts w:ascii="Calibri" w:hAnsi="Calibri" w:cs="Calibri"/>
              </w:rPr>
            </w:pPr>
            <w:r w:rsidRPr="00F654F8">
              <w:rPr>
                <w:rStyle w:val="Emphasis"/>
                <w:rFonts w:ascii="Calibri" w:hAnsi="Calibri" w:cs="Calibri"/>
              </w:rPr>
              <w:t xml:space="preserve">One (1); </w:t>
            </w:r>
            <w:r w:rsidR="00990BA3">
              <w:rPr>
                <w:rStyle w:val="Emphasis"/>
                <w:rFonts w:ascii="Calibri" w:hAnsi="Calibri" w:cs="Calibri"/>
              </w:rPr>
              <w:t>GE Centricity RIS</w:t>
            </w:r>
          </w:p>
        </w:tc>
      </w:tr>
      <w:tr w:rsidR="0049775B" w:rsidRPr="00F654F8" w:rsidTr="00850060">
        <w:tc>
          <w:tcPr>
            <w:tcW w:w="4057" w:type="dxa"/>
            <w:vAlign w:val="center"/>
          </w:tcPr>
          <w:p w:rsidR="0049775B" w:rsidRPr="00F654F8" w:rsidRDefault="0049775B" w:rsidP="00850060">
            <w:pPr>
              <w:spacing w:before="60" w:after="60"/>
              <w:rPr>
                <w:rFonts w:ascii="Calibri" w:hAnsi="Calibri" w:cs="Calibri"/>
              </w:rPr>
            </w:pPr>
            <w:r w:rsidRPr="00F654F8">
              <w:rPr>
                <w:rFonts w:ascii="Calibri" w:hAnsi="Calibri" w:cs="Calibri"/>
              </w:rPr>
              <w:t>Message Sources</w:t>
            </w:r>
          </w:p>
        </w:tc>
        <w:tc>
          <w:tcPr>
            <w:tcW w:w="3503" w:type="dxa"/>
            <w:vAlign w:val="center"/>
          </w:tcPr>
          <w:p w:rsidR="0049775B" w:rsidRPr="00F654F8" w:rsidRDefault="0049775B" w:rsidP="00850060">
            <w:pPr>
              <w:spacing w:before="60" w:after="60"/>
              <w:rPr>
                <w:rStyle w:val="Emphasis"/>
                <w:rFonts w:ascii="Calibri" w:hAnsi="Calibri" w:cs="Calibri"/>
              </w:rPr>
            </w:pPr>
            <w:r w:rsidRPr="00F654F8">
              <w:rPr>
                <w:rStyle w:val="Emphasis"/>
                <w:rFonts w:ascii="Calibri" w:hAnsi="Calibri" w:cs="Calibri"/>
              </w:rPr>
              <w:t>One (1); Site Interface Engine</w:t>
            </w:r>
          </w:p>
        </w:tc>
      </w:tr>
      <w:tr w:rsidR="0049775B" w:rsidRPr="00F654F8" w:rsidTr="00850060">
        <w:tc>
          <w:tcPr>
            <w:tcW w:w="4057" w:type="dxa"/>
            <w:vAlign w:val="center"/>
          </w:tcPr>
          <w:p w:rsidR="0049775B" w:rsidRPr="00F654F8" w:rsidRDefault="0049775B" w:rsidP="00850060">
            <w:pPr>
              <w:spacing w:before="60" w:after="60"/>
              <w:rPr>
                <w:rFonts w:ascii="Calibri" w:hAnsi="Calibri" w:cs="Calibri"/>
              </w:rPr>
            </w:pPr>
            <w:r w:rsidRPr="00F654F8">
              <w:rPr>
                <w:rFonts w:ascii="Calibri" w:hAnsi="Calibri" w:cs="Calibri"/>
              </w:rPr>
              <w:t>Patient ID Domains</w:t>
            </w:r>
          </w:p>
        </w:tc>
        <w:tc>
          <w:tcPr>
            <w:tcW w:w="3503" w:type="dxa"/>
            <w:vAlign w:val="center"/>
          </w:tcPr>
          <w:p w:rsidR="0049775B" w:rsidRPr="00F654F8" w:rsidRDefault="0049775B" w:rsidP="00850060">
            <w:pPr>
              <w:spacing w:before="60" w:after="60"/>
              <w:rPr>
                <w:rStyle w:val="Emphasis"/>
                <w:rFonts w:ascii="Calibri" w:hAnsi="Calibri" w:cs="Calibri"/>
              </w:rPr>
            </w:pPr>
            <w:r w:rsidRPr="00F654F8">
              <w:rPr>
                <w:rStyle w:val="Emphasis"/>
                <w:rFonts w:ascii="Calibri" w:hAnsi="Calibri" w:cs="Calibri"/>
              </w:rPr>
              <w:t>One (1); EMPI</w:t>
            </w:r>
            <w:r w:rsidR="00B57E90">
              <w:rPr>
                <w:rStyle w:val="Emphasis"/>
                <w:rFonts w:ascii="Calibri" w:hAnsi="Calibri" w:cs="Calibri"/>
              </w:rPr>
              <w:t xml:space="preserve"> (Agfa Provided)</w:t>
            </w:r>
          </w:p>
        </w:tc>
      </w:tr>
      <w:tr w:rsidR="0049775B" w:rsidRPr="00F654F8" w:rsidTr="00850060">
        <w:tc>
          <w:tcPr>
            <w:tcW w:w="4057" w:type="dxa"/>
            <w:vAlign w:val="center"/>
          </w:tcPr>
          <w:p w:rsidR="0049775B" w:rsidRPr="00F654F8" w:rsidRDefault="0049775B" w:rsidP="00850060">
            <w:pPr>
              <w:spacing w:before="60" w:after="60"/>
              <w:rPr>
                <w:rFonts w:ascii="Calibri" w:hAnsi="Calibri" w:cs="Calibri"/>
              </w:rPr>
            </w:pPr>
            <w:r w:rsidRPr="00F654F8">
              <w:rPr>
                <w:rFonts w:ascii="Calibri" w:hAnsi="Calibri" w:cs="Calibri"/>
              </w:rPr>
              <w:t>Interface Engines</w:t>
            </w:r>
          </w:p>
        </w:tc>
        <w:tc>
          <w:tcPr>
            <w:tcW w:w="3503" w:type="dxa"/>
            <w:vAlign w:val="center"/>
          </w:tcPr>
          <w:p w:rsidR="0049775B" w:rsidRPr="00F654F8" w:rsidRDefault="0049775B" w:rsidP="00850060">
            <w:pPr>
              <w:spacing w:before="60" w:after="60"/>
              <w:rPr>
                <w:rStyle w:val="Emphasis"/>
                <w:rFonts w:ascii="Calibri" w:hAnsi="Calibri" w:cs="Calibri"/>
              </w:rPr>
            </w:pPr>
            <w:r w:rsidRPr="00F654F8">
              <w:rPr>
                <w:rStyle w:val="Emphasis"/>
                <w:rFonts w:ascii="Calibri" w:hAnsi="Calibri" w:cs="Calibri"/>
              </w:rPr>
              <w:t xml:space="preserve">One (1); </w:t>
            </w:r>
            <w:r w:rsidR="00141746" w:rsidRPr="00F654F8">
              <w:rPr>
                <w:rStyle w:val="Emphasis"/>
                <w:rFonts w:ascii="Calibri" w:hAnsi="Calibri" w:cs="Calibri"/>
              </w:rPr>
              <w:t>CorePoint</w:t>
            </w:r>
          </w:p>
        </w:tc>
      </w:tr>
      <w:tr w:rsidR="0049775B" w:rsidRPr="00F654F8" w:rsidTr="00850060">
        <w:tc>
          <w:tcPr>
            <w:tcW w:w="4057" w:type="dxa"/>
            <w:vAlign w:val="center"/>
          </w:tcPr>
          <w:p w:rsidR="0049775B" w:rsidRPr="00F654F8" w:rsidRDefault="00141746" w:rsidP="00850060">
            <w:pPr>
              <w:spacing w:before="60" w:after="60"/>
              <w:rPr>
                <w:rFonts w:ascii="Calibri" w:hAnsi="Calibri" w:cs="Calibri"/>
              </w:rPr>
            </w:pPr>
            <w:r w:rsidRPr="00F654F8">
              <w:rPr>
                <w:rFonts w:ascii="Calibri" w:hAnsi="Calibri" w:cs="Calibri"/>
              </w:rPr>
              <w:t xml:space="preserve">Enterprise Imaging </w:t>
            </w:r>
            <w:r w:rsidR="0049775B" w:rsidRPr="00F654F8">
              <w:rPr>
                <w:rFonts w:ascii="Calibri" w:hAnsi="Calibri" w:cs="Calibri"/>
              </w:rPr>
              <w:t>PS</w:t>
            </w:r>
          </w:p>
        </w:tc>
        <w:tc>
          <w:tcPr>
            <w:tcW w:w="3503" w:type="dxa"/>
            <w:vAlign w:val="center"/>
          </w:tcPr>
          <w:p w:rsidR="0049775B" w:rsidRPr="00F654F8" w:rsidRDefault="0049775B" w:rsidP="00850060">
            <w:pPr>
              <w:spacing w:before="60" w:after="60"/>
              <w:rPr>
                <w:rStyle w:val="Emphasis"/>
                <w:rFonts w:ascii="Calibri" w:hAnsi="Calibri" w:cs="Calibri"/>
              </w:rPr>
            </w:pPr>
            <w:r w:rsidRPr="00F654F8">
              <w:rPr>
                <w:rStyle w:val="Emphasis"/>
                <w:rFonts w:ascii="Calibri" w:hAnsi="Calibri" w:cs="Calibri"/>
              </w:rPr>
              <w:t>Five (5) Days</w:t>
            </w:r>
          </w:p>
        </w:tc>
      </w:tr>
    </w:tbl>
    <w:p w:rsidR="0049775B" w:rsidRPr="00F654F8" w:rsidRDefault="0049775B" w:rsidP="0049775B">
      <w:pPr>
        <w:pStyle w:val="BodyText"/>
        <w:ind w:left="1296"/>
        <w:rPr>
          <w:rFonts w:ascii="Calibri" w:hAnsi="Calibri" w:cs="Calibri"/>
          <w:lang w:eastAsia="de-DE"/>
        </w:rPr>
      </w:pPr>
      <w:r w:rsidRPr="00F654F8">
        <w:rPr>
          <w:rFonts w:ascii="Calibri" w:hAnsi="Calibri" w:cs="Calibri"/>
        </w:rPr>
        <w:tab/>
      </w:r>
      <w:r w:rsidRPr="00F654F8">
        <w:rPr>
          <w:rFonts w:ascii="Calibri" w:hAnsi="Calibri" w:cs="Calibri"/>
          <w:lang w:eastAsia="de-DE"/>
        </w:rPr>
        <w:t>*Note - Data migration is not in scope of this service</w:t>
      </w:r>
      <w:r w:rsidR="00B57E90">
        <w:rPr>
          <w:rFonts w:ascii="Calibri" w:hAnsi="Calibri" w:cs="Calibri"/>
          <w:lang w:eastAsia="de-DE"/>
        </w:rPr>
        <w:t>, see data migration section</w:t>
      </w:r>
      <w:r w:rsidRPr="00F654F8">
        <w:rPr>
          <w:rFonts w:ascii="Calibri" w:hAnsi="Calibri" w:cs="Calibri"/>
          <w:lang w:eastAsia="de-DE"/>
        </w:rPr>
        <w:t>.</w:t>
      </w:r>
    </w:p>
    <w:p w:rsidR="0049775B" w:rsidRPr="00F654F8" w:rsidRDefault="0049775B" w:rsidP="0049775B">
      <w:pPr>
        <w:pStyle w:val="Heading3"/>
        <w:numPr>
          <w:ilvl w:val="0"/>
          <w:numId w:val="0"/>
        </w:numPr>
        <w:ind w:left="720" w:hanging="720"/>
        <w:rPr>
          <w:rFonts w:ascii="Calibri" w:hAnsi="Calibri" w:cs="Calibri"/>
        </w:rPr>
      </w:pPr>
      <w:r w:rsidRPr="00F654F8">
        <w:rPr>
          <w:rFonts w:ascii="Calibri" w:hAnsi="Calibri" w:cs="Calibri"/>
        </w:rPr>
        <w:tab/>
        <w:t>Enterprise Imaging Components</w:t>
      </w:r>
    </w:p>
    <w:p w:rsidR="0049775B" w:rsidRPr="00F654F8" w:rsidRDefault="0049775B" w:rsidP="0049775B">
      <w:pPr>
        <w:pStyle w:val="Heading3"/>
        <w:widowControl w:val="0"/>
        <w:numPr>
          <w:ilvl w:val="0"/>
          <w:numId w:val="0"/>
        </w:numPr>
        <w:tabs>
          <w:tab w:val="clear" w:pos="0"/>
        </w:tabs>
        <w:spacing w:after="60" w:line="276" w:lineRule="auto"/>
        <w:ind w:left="576"/>
        <w:rPr>
          <w:rFonts w:ascii="Calibri" w:hAnsi="Calibri" w:cs="Calibri"/>
          <w:sz w:val="25"/>
          <w:szCs w:val="25"/>
        </w:rPr>
      </w:pPr>
      <w:r w:rsidRPr="00F654F8">
        <w:rPr>
          <w:rFonts w:ascii="Calibri" w:hAnsi="Calibri" w:cs="Calibri"/>
          <w:sz w:val="25"/>
          <w:szCs w:val="25"/>
        </w:rPr>
        <w:t>Backend components</w:t>
      </w:r>
    </w:p>
    <w:tbl>
      <w:tblPr>
        <w:tblW w:w="8789"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379"/>
      </w:tblGrid>
      <w:tr w:rsidR="0049775B" w:rsidRPr="00F654F8" w:rsidTr="00850060">
        <w:trPr>
          <w:cantSplit/>
          <w:tblHeader/>
        </w:trPr>
        <w:tc>
          <w:tcPr>
            <w:tcW w:w="2410" w:type="dxa"/>
            <w:shd w:val="clear" w:color="auto" w:fill="B3B3B3"/>
            <w:vAlign w:val="center"/>
          </w:tcPr>
          <w:p w:rsidR="0049775B" w:rsidRPr="00F654F8" w:rsidRDefault="0049775B" w:rsidP="00850060">
            <w:pPr>
              <w:keepNext/>
              <w:keepLines/>
              <w:spacing w:before="60" w:after="60"/>
              <w:ind w:left="176"/>
              <w:rPr>
                <w:rFonts w:ascii="Calibri" w:hAnsi="Calibri" w:cs="Calibri"/>
                <w:b/>
              </w:rPr>
            </w:pPr>
            <w:r w:rsidRPr="00F654F8">
              <w:rPr>
                <w:rFonts w:ascii="Calibri" w:hAnsi="Calibri" w:cs="Calibri"/>
                <w:b/>
              </w:rPr>
              <w:t>Desktop</w:t>
            </w:r>
          </w:p>
        </w:tc>
        <w:tc>
          <w:tcPr>
            <w:tcW w:w="6379" w:type="dxa"/>
            <w:shd w:val="clear" w:color="auto" w:fill="B3B3B3"/>
            <w:vAlign w:val="center"/>
          </w:tcPr>
          <w:p w:rsidR="0049775B" w:rsidRPr="00F654F8" w:rsidRDefault="0049775B" w:rsidP="00850060">
            <w:pPr>
              <w:keepNext/>
              <w:keepLines/>
              <w:spacing w:before="60" w:after="60"/>
              <w:ind w:left="176"/>
              <w:rPr>
                <w:rFonts w:ascii="Calibri" w:hAnsi="Calibri" w:cs="Calibri"/>
                <w:b/>
              </w:rPr>
            </w:pPr>
            <w:r w:rsidRPr="00F654F8">
              <w:rPr>
                <w:rFonts w:ascii="Calibri" w:hAnsi="Calibri" w:cs="Calibri"/>
                <w:b/>
              </w:rPr>
              <w:t>Description</w:t>
            </w:r>
          </w:p>
        </w:tc>
      </w:tr>
      <w:tr w:rsidR="0049775B" w:rsidRPr="00F654F8" w:rsidTr="00850060">
        <w:trPr>
          <w:cantSplit/>
        </w:trPr>
        <w:tc>
          <w:tcPr>
            <w:tcW w:w="2410" w:type="dxa"/>
            <w:shd w:val="clear" w:color="auto" w:fill="auto"/>
          </w:tcPr>
          <w:p w:rsidR="0049775B" w:rsidRPr="00F654F8" w:rsidRDefault="0049775B" w:rsidP="00850060">
            <w:pPr>
              <w:pStyle w:val="BodyText"/>
              <w:ind w:left="176" w:right="175"/>
              <w:rPr>
                <w:rFonts w:ascii="Calibri" w:hAnsi="Calibri" w:cs="Calibri"/>
              </w:rPr>
            </w:pPr>
            <w:r w:rsidRPr="00F654F8">
              <w:rPr>
                <w:rFonts w:ascii="Calibri" w:hAnsi="Calibri" w:cs="Calibri"/>
              </w:rPr>
              <w:t>Core Server Platform (CSP)</w:t>
            </w:r>
          </w:p>
        </w:tc>
        <w:tc>
          <w:tcPr>
            <w:tcW w:w="6379" w:type="dxa"/>
            <w:shd w:val="clear" w:color="auto" w:fill="auto"/>
          </w:tcPr>
          <w:p w:rsidR="0049775B" w:rsidRPr="00F654F8" w:rsidRDefault="0049775B" w:rsidP="00850060">
            <w:pPr>
              <w:pStyle w:val="BodyText"/>
              <w:rPr>
                <w:rFonts w:ascii="Calibri" w:hAnsi="Calibri" w:cs="Calibri"/>
              </w:rPr>
            </w:pPr>
            <w:r w:rsidRPr="00F654F8">
              <w:rPr>
                <w:rFonts w:ascii="Calibri" w:hAnsi="Calibri" w:cs="Calibri"/>
              </w:rPr>
              <w:t>The CSP is essentially the application server. It hosts workflows, connectivity, manages image caches and serves connections to the desktop and mobile applications.</w:t>
            </w:r>
          </w:p>
          <w:p w:rsidR="0049775B" w:rsidRPr="00F654F8" w:rsidRDefault="0049775B" w:rsidP="00850060">
            <w:pPr>
              <w:pStyle w:val="BodyText"/>
              <w:rPr>
                <w:rFonts w:ascii="Calibri" w:hAnsi="Calibri" w:cs="Calibri"/>
              </w:rPr>
            </w:pPr>
            <w:r w:rsidRPr="00F654F8">
              <w:rPr>
                <w:rFonts w:ascii="Calibri" w:hAnsi="Calibri" w:cs="Calibri"/>
              </w:rPr>
              <w:t>Depending on the production volume, one or more CSP servers are required. Consult the Platform Definition Documents for scaling guidelines.</w:t>
            </w:r>
          </w:p>
          <w:p w:rsidR="0049775B" w:rsidRPr="00F654F8" w:rsidRDefault="0049775B" w:rsidP="00850060">
            <w:pPr>
              <w:pStyle w:val="BodyText"/>
              <w:rPr>
                <w:rFonts w:ascii="Calibri" w:hAnsi="Calibri" w:cs="Calibri"/>
              </w:rPr>
            </w:pPr>
            <w:r w:rsidRPr="00F654F8">
              <w:rPr>
                <w:rFonts w:ascii="Calibri" w:hAnsi="Calibri" w:cs="Calibri"/>
              </w:rPr>
              <w:t>The CSP is windows based.</w:t>
            </w:r>
          </w:p>
        </w:tc>
      </w:tr>
      <w:tr w:rsidR="0049775B" w:rsidRPr="00F654F8" w:rsidTr="00850060">
        <w:trPr>
          <w:cantSplit/>
        </w:trPr>
        <w:tc>
          <w:tcPr>
            <w:tcW w:w="2410" w:type="dxa"/>
            <w:shd w:val="clear" w:color="auto" w:fill="auto"/>
          </w:tcPr>
          <w:p w:rsidR="0049775B" w:rsidRPr="00F654F8" w:rsidRDefault="0049775B" w:rsidP="00850060">
            <w:pPr>
              <w:pStyle w:val="BodyText"/>
              <w:ind w:left="176" w:right="175"/>
              <w:rPr>
                <w:rFonts w:ascii="Calibri" w:hAnsi="Calibri" w:cs="Calibri"/>
              </w:rPr>
            </w:pPr>
            <w:r w:rsidRPr="00F654F8">
              <w:rPr>
                <w:rFonts w:ascii="Calibri" w:hAnsi="Calibri" w:cs="Calibri"/>
              </w:rPr>
              <w:t>Database server</w:t>
            </w:r>
          </w:p>
        </w:tc>
        <w:tc>
          <w:tcPr>
            <w:tcW w:w="6379" w:type="dxa"/>
            <w:shd w:val="clear" w:color="auto" w:fill="auto"/>
          </w:tcPr>
          <w:p w:rsidR="0049775B" w:rsidRPr="00F654F8" w:rsidRDefault="0049775B" w:rsidP="00850060">
            <w:pPr>
              <w:pStyle w:val="BodyText"/>
              <w:rPr>
                <w:rFonts w:ascii="Calibri" w:hAnsi="Calibri" w:cs="Calibri"/>
              </w:rPr>
            </w:pPr>
            <w:r w:rsidRPr="00F654F8">
              <w:rPr>
                <w:rFonts w:ascii="Calibri" w:hAnsi="Calibri" w:cs="Calibri"/>
              </w:rPr>
              <w:t>The database server hosts an Oracle database which stores all clinical information as well system configuration settings.</w:t>
            </w:r>
          </w:p>
          <w:p w:rsidR="0049775B" w:rsidRPr="00F654F8" w:rsidRDefault="0049775B" w:rsidP="00850060">
            <w:pPr>
              <w:pStyle w:val="BodyText"/>
              <w:rPr>
                <w:rFonts w:ascii="Calibri" w:hAnsi="Calibri" w:cs="Calibri"/>
              </w:rPr>
            </w:pPr>
            <w:r w:rsidRPr="00F654F8">
              <w:rPr>
                <w:rFonts w:ascii="Calibri" w:hAnsi="Calibri" w:cs="Calibri"/>
              </w:rPr>
              <w:t>Oracle Data Guard and Oracle Database Appliance are both supported.</w:t>
            </w:r>
          </w:p>
          <w:p w:rsidR="0049775B" w:rsidRPr="00F654F8" w:rsidRDefault="0049775B" w:rsidP="00850060">
            <w:pPr>
              <w:pStyle w:val="BodyText"/>
              <w:rPr>
                <w:rFonts w:ascii="Calibri" w:hAnsi="Calibri" w:cs="Calibri"/>
              </w:rPr>
            </w:pPr>
            <w:r w:rsidRPr="00F654F8">
              <w:rPr>
                <w:rFonts w:ascii="Calibri" w:hAnsi="Calibri" w:cs="Calibri"/>
              </w:rPr>
              <w:t>The database server is standard available on windows, but is compatible with linux.</w:t>
            </w:r>
          </w:p>
        </w:tc>
      </w:tr>
      <w:tr w:rsidR="0049775B" w:rsidRPr="00F654F8" w:rsidTr="00850060">
        <w:trPr>
          <w:cantSplit/>
        </w:trPr>
        <w:tc>
          <w:tcPr>
            <w:tcW w:w="2410" w:type="dxa"/>
            <w:shd w:val="clear" w:color="auto" w:fill="auto"/>
          </w:tcPr>
          <w:p w:rsidR="0049775B" w:rsidRPr="00F654F8" w:rsidRDefault="0049775B" w:rsidP="00850060">
            <w:pPr>
              <w:pStyle w:val="BodyText"/>
              <w:ind w:left="176" w:right="175"/>
              <w:rPr>
                <w:rFonts w:ascii="Calibri" w:hAnsi="Calibri" w:cs="Calibri"/>
              </w:rPr>
            </w:pPr>
            <w:r w:rsidRPr="00F654F8">
              <w:rPr>
                <w:rFonts w:ascii="Calibri" w:hAnsi="Calibri" w:cs="Calibri"/>
              </w:rPr>
              <w:t>Proxy Server</w:t>
            </w:r>
          </w:p>
        </w:tc>
        <w:tc>
          <w:tcPr>
            <w:tcW w:w="6379" w:type="dxa"/>
            <w:shd w:val="clear" w:color="auto" w:fill="auto"/>
          </w:tcPr>
          <w:p w:rsidR="0049775B" w:rsidRPr="00F654F8" w:rsidRDefault="0049775B" w:rsidP="00850060">
            <w:pPr>
              <w:pStyle w:val="BodyText"/>
              <w:rPr>
                <w:rFonts w:ascii="Calibri" w:hAnsi="Calibri" w:cs="Calibri"/>
              </w:rPr>
            </w:pPr>
            <w:r w:rsidRPr="00F654F8">
              <w:rPr>
                <w:rFonts w:ascii="Calibri" w:hAnsi="Calibri" w:cs="Calibri"/>
              </w:rPr>
              <w:t>The Proxy Server is intended when modalities, desktop and mobile applications are located in a remote site. The Server optimizes connection to the CSP for high-latency connections typical for telco.</w:t>
            </w:r>
          </w:p>
          <w:p w:rsidR="0049775B" w:rsidRPr="00F654F8" w:rsidRDefault="0049775B" w:rsidP="00850060">
            <w:pPr>
              <w:pStyle w:val="BodyText"/>
              <w:rPr>
                <w:rFonts w:ascii="Calibri" w:hAnsi="Calibri" w:cs="Calibri"/>
              </w:rPr>
            </w:pPr>
            <w:r w:rsidRPr="00F654F8">
              <w:rPr>
                <w:rFonts w:ascii="Calibri" w:hAnsi="Calibri" w:cs="Calibri"/>
              </w:rPr>
              <w:t>The Proxy Server is windows based.</w:t>
            </w:r>
          </w:p>
        </w:tc>
      </w:tr>
    </w:tbl>
    <w:p w:rsidR="0049775B" w:rsidRPr="00F654F8" w:rsidRDefault="0049775B" w:rsidP="0049775B">
      <w:pPr>
        <w:pStyle w:val="BodyText"/>
        <w:rPr>
          <w:rFonts w:ascii="Calibri" w:hAnsi="Calibri" w:cs="Calibri"/>
          <w:lang w:val="en-CA" w:eastAsia="en-CA"/>
        </w:rPr>
      </w:pPr>
    </w:p>
    <w:p w:rsidR="0049775B" w:rsidRPr="00F654F8" w:rsidRDefault="0049775B" w:rsidP="0049775B">
      <w:pPr>
        <w:pStyle w:val="Heading3"/>
        <w:widowControl w:val="0"/>
        <w:numPr>
          <w:ilvl w:val="0"/>
          <w:numId w:val="0"/>
        </w:numPr>
        <w:tabs>
          <w:tab w:val="clear" w:pos="0"/>
        </w:tabs>
        <w:spacing w:after="60" w:line="276" w:lineRule="auto"/>
        <w:ind w:left="576"/>
        <w:rPr>
          <w:rFonts w:ascii="Calibri" w:hAnsi="Calibri" w:cs="Calibri"/>
          <w:sz w:val="25"/>
          <w:szCs w:val="25"/>
        </w:rPr>
      </w:pPr>
      <w:r w:rsidRPr="00F654F8">
        <w:rPr>
          <w:rFonts w:ascii="Calibri" w:hAnsi="Calibri" w:cs="Calibri"/>
          <w:sz w:val="25"/>
          <w:szCs w:val="25"/>
        </w:rPr>
        <w:lastRenderedPageBreak/>
        <w:t>Desktop and Mobile Applications</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9"/>
        <w:gridCol w:w="5542"/>
      </w:tblGrid>
      <w:tr w:rsidR="0049775B" w:rsidRPr="00F654F8" w:rsidTr="00850060">
        <w:trPr>
          <w:cantSplit/>
          <w:tblHeader/>
        </w:trPr>
        <w:tc>
          <w:tcPr>
            <w:tcW w:w="1739" w:type="dxa"/>
            <w:shd w:val="clear" w:color="auto" w:fill="C0C0C0"/>
          </w:tcPr>
          <w:p w:rsidR="0049775B" w:rsidRPr="00F654F8" w:rsidRDefault="0049775B" w:rsidP="00850060">
            <w:pPr>
              <w:keepNext/>
              <w:keepLines/>
              <w:spacing w:before="60" w:after="60"/>
              <w:ind w:left="176"/>
              <w:rPr>
                <w:rFonts w:ascii="Calibri" w:hAnsi="Calibri" w:cs="Calibri"/>
                <w:b/>
              </w:rPr>
            </w:pPr>
            <w:r w:rsidRPr="00F654F8">
              <w:rPr>
                <w:rFonts w:ascii="Calibri" w:hAnsi="Calibri" w:cs="Calibri"/>
                <w:b/>
              </w:rPr>
              <w:t>Application</w:t>
            </w:r>
          </w:p>
        </w:tc>
        <w:tc>
          <w:tcPr>
            <w:tcW w:w="5542" w:type="dxa"/>
            <w:shd w:val="clear" w:color="auto" w:fill="C0C0C0"/>
          </w:tcPr>
          <w:p w:rsidR="0049775B" w:rsidRPr="00F654F8" w:rsidRDefault="0049775B" w:rsidP="00850060">
            <w:pPr>
              <w:keepNext/>
              <w:keepLines/>
              <w:spacing w:before="60" w:after="60"/>
              <w:ind w:left="189"/>
              <w:rPr>
                <w:rFonts w:ascii="Calibri" w:hAnsi="Calibri" w:cs="Calibri"/>
                <w:b/>
              </w:rPr>
            </w:pPr>
            <w:r w:rsidRPr="00F654F8">
              <w:rPr>
                <w:rFonts w:ascii="Calibri" w:hAnsi="Calibri" w:cs="Calibri"/>
                <w:b/>
              </w:rPr>
              <w:t>Description</w:t>
            </w:r>
          </w:p>
        </w:tc>
      </w:tr>
      <w:tr w:rsidR="0049775B" w:rsidRPr="00F654F8" w:rsidTr="00850060">
        <w:trPr>
          <w:cantSplit/>
        </w:trPr>
        <w:tc>
          <w:tcPr>
            <w:tcW w:w="1739" w:type="dxa"/>
            <w:shd w:val="clear" w:color="auto" w:fill="auto"/>
          </w:tcPr>
          <w:p w:rsidR="0049775B" w:rsidRPr="00F654F8" w:rsidRDefault="0049775B" w:rsidP="00850060">
            <w:pPr>
              <w:keepNext/>
              <w:keepLines/>
              <w:spacing w:before="60" w:after="60"/>
              <w:ind w:left="176"/>
              <w:rPr>
                <w:rFonts w:ascii="Calibri" w:hAnsi="Calibri" w:cs="Calibri"/>
              </w:rPr>
            </w:pPr>
            <w:r w:rsidRPr="00F654F8">
              <w:rPr>
                <w:rFonts w:ascii="Calibri" w:hAnsi="Calibri" w:cs="Calibri"/>
              </w:rPr>
              <w:t>Diagnostic Desktop</w:t>
            </w:r>
          </w:p>
        </w:tc>
        <w:tc>
          <w:tcPr>
            <w:tcW w:w="5542" w:type="dxa"/>
            <w:shd w:val="clear" w:color="auto" w:fill="auto"/>
          </w:tcPr>
          <w:p w:rsidR="0049775B" w:rsidRPr="00F654F8" w:rsidRDefault="0049775B" w:rsidP="00850060">
            <w:pPr>
              <w:keepNext/>
              <w:keepLines/>
              <w:spacing w:before="60" w:after="60"/>
              <w:ind w:left="189"/>
              <w:rPr>
                <w:rFonts w:ascii="Calibri" w:hAnsi="Calibri" w:cs="Calibri"/>
              </w:rPr>
            </w:pPr>
            <w:r w:rsidRPr="00F654F8">
              <w:rPr>
                <w:rFonts w:ascii="Calibri" w:hAnsi="Calibri" w:cs="Calibri"/>
              </w:rPr>
              <w:t>View patient and image information, and perform diagnostics to complete reports and studies</w:t>
            </w:r>
          </w:p>
        </w:tc>
      </w:tr>
      <w:tr w:rsidR="0049775B" w:rsidRPr="00F654F8" w:rsidTr="00850060">
        <w:trPr>
          <w:cantSplit/>
        </w:trPr>
        <w:tc>
          <w:tcPr>
            <w:tcW w:w="1739" w:type="dxa"/>
            <w:shd w:val="clear" w:color="auto" w:fill="auto"/>
          </w:tcPr>
          <w:p w:rsidR="0049775B" w:rsidRPr="00F654F8" w:rsidRDefault="0049775B" w:rsidP="00850060">
            <w:pPr>
              <w:spacing w:before="60" w:after="60"/>
              <w:ind w:left="176"/>
              <w:rPr>
                <w:rFonts w:ascii="Calibri" w:hAnsi="Calibri" w:cs="Calibri"/>
              </w:rPr>
            </w:pPr>
          </w:p>
        </w:tc>
        <w:tc>
          <w:tcPr>
            <w:tcW w:w="5542" w:type="dxa"/>
            <w:shd w:val="clear" w:color="auto" w:fill="auto"/>
          </w:tcPr>
          <w:p w:rsidR="0049775B" w:rsidRPr="00F654F8" w:rsidRDefault="0049775B" w:rsidP="00850060">
            <w:pPr>
              <w:spacing w:before="60" w:after="60"/>
              <w:ind w:left="189"/>
              <w:rPr>
                <w:rFonts w:ascii="Calibri" w:hAnsi="Calibri" w:cs="Calibri"/>
              </w:rPr>
            </w:pPr>
          </w:p>
        </w:tc>
      </w:tr>
      <w:tr w:rsidR="0049775B" w:rsidRPr="00F654F8" w:rsidTr="00850060">
        <w:trPr>
          <w:cantSplit/>
        </w:trPr>
        <w:tc>
          <w:tcPr>
            <w:tcW w:w="1739" w:type="dxa"/>
            <w:shd w:val="clear" w:color="auto" w:fill="auto"/>
          </w:tcPr>
          <w:p w:rsidR="0049775B" w:rsidRPr="00F654F8" w:rsidRDefault="0049775B" w:rsidP="00850060">
            <w:pPr>
              <w:spacing w:before="60" w:after="60"/>
              <w:ind w:left="176"/>
              <w:rPr>
                <w:rFonts w:ascii="Calibri" w:hAnsi="Calibri" w:cs="Calibri"/>
              </w:rPr>
            </w:pPr>
            <w:r w:rsidRPr="00F654F8">
              <w:rPr>
                <w:rFonts w:ascii="Calibri" w:hAnsi="Calibri" w:cs="Calibri"/>
              </w:rPr>
              <w:t>Medical Secretary Desktop</w:t>
            </w:r>
          </w:p>
        </w:tc>
        <w:tc>
          <w:tcPr>
            <w:tcW w:w="5542" w:type="dxa"/>
            <w:shd w:val="clear" w:color="auto" w:fill="auto"/>
          </w:tcPr>
          <w:p w:rsidR="0049775B" w:rsidRPr="00F654F8" w:rsidRDefault="0049775B" w:rsidP="00850060">
            <w:pPr>
              <w:spacing w:before="60" w:after="60"/>
              <w:ind w:left="189"/>
              <w:rPr>
                <w:rFonts w:ascii="Calibri" w:hAnsi="Calibri" w:cs="Calibri"/>
              </w:rPr>
            </w:pPr>
            <w:r w:rsidRPr="00F654F8">
              <w:rPr>
                <w:rFonts w:ascii="Calibri" w:hAnsi="Calibri" w:cs="Calibri"/>
              </w:rPr>
              <w:t>The Medical Secretary Desktop supports the two main task types – patient and order – typically performed by a medical secretary or receptionist in a medical imaging department.</w:t>
            </w:r>
          </w:p>
          <w:p w:rsidR="0049775B" w:rsidRPr="00F654F8" w:rsidRDefault="0049775B" w:rsidP="00850060">
            <w:pPr>
              <w:spacing w:before="60" w:after="60"/>
              <w:ind w:left="189"/>
              <w:rPr>
                <w:rFonts w:ascii="Calibri" w:hAnsi="Calibri" w:cs="Calibri"/>
              </w:rPr>
            </w:pPr>
            <w:r w:rsidRPr="00F654F8">
              <w:rPr>
                <w:rFonts w:ascii="Calibri" w:hAnsi="Calibri" w:cs="Calibri"/>
              </w:rPr>
              <w:t>In addition transcriptionist work is done in this desktop as well.</w:t>
            </w:r>
          </w:p>
        </w:tc>
      </w:tr>
      <w:tr w:rsidR="00C41D0C" w:rsidRPr="00F654F8" w:rsidTr="00850060">
        <w:trPr>
          <w:cantSplit/>
        </w:trPr>
        <w:tc>
          <w:tcPr>
            <w:tcW w:w="1739" w:type="dxa"/>
            <w:shd w:val="clear" w:color="auto" w:fill="auto"/>
          </w:tcPr>
          <w:p w:rsidR="00C41D0C" w:rsidRPr="00F654F8" w:rsidRDefault="00C41D0C" w:rsidP="00850060">
            <w:pPr>
              <w:spacing w:before="60" w:after="60"/>
              <w:ind w:left="176"/>
              <w:rPr>
                <w:rFonts w:ascii="Calibri" w:hAnsi="Calibri" w:cs="Calibri"/>
              </w:rPr>
            </w:pPr>
            <w:r>
              <w:rPr>
                <w:rFonts w:ascii="Calibri" w:hAnsi="Calibri" w:cs="Calibri"/>
              </w:rPr>
              <w:t>Technologist Desktop</w:t>
            </w:r>
          </w:p>
        </w:tc>
        <w:tc>
          <w:tcPr>
            <w:tcW w:w="5542" w:type="dxa"/>
            <w:shd w:val="clear" w:color="auto" w:fill="auto"/>
          </w:tcPr>
          <w:p w:rsidR="00C41D0C" w:rsidRPr="00F654F8" w:rsidRDefault="00C41D0C" w:rsidP="00850060">
            <w:pPr>
              <w:spacing w:before="60" w:after="60"/>
              <w:ind w:left="189"/>
              <w:rPr>
                <w:rFonts w:ascii="Calibri" w:hAnsi="Calibri" w:cs="Calibri"/>
              </w:rPr>
            </w:pPr>
            <w:r>
              <w:rPr>
                <w:rFonts w:ascii="Calibri" w:hAnsi="Calibri" w:cs="Calibri"/>
              </w:rPr>
              <w:t>The technologist functionality includes acquisition of studies, management of modality worklists and QC procedures such as merging and splitting studies.</w:t>
            </w:r>
          </w:p>
        </w:tc>
      </w:tr>
      <w:tr w:rsidR="0049775B" w:rsidRPr="00F654F8" w:rsidTr="00850060">
        <w:trPr>
          <w:cantSplit/>
        </w:trPr>
        <w:tc>
          <w:tcPr>
            <w:tcW w:w="1739" w:type="dxa"/>
            <w:shd w:val="clear" w:color="auto" w:fill="auto"/>
          </w:tcPr>
          <w:p w:rsidR="0049775B" w:rsidRPr="00F654F8" w:rsidRDefault="0049775B" w:rsidP="00850060">
            <w:pPr>
              <w:spacing w:before="60" w:after="60"/>
              <w:ind w:left="176"/>
              <w:rPr>
                <w:rFonts w:ascii="Calibri" w:hAnsi="Calibri" w:cs="Calibri"/>
              </w:rPr>
            </w:pPr>
            <w:r w:rsidRPr="00F654F8">
              <w:rPr>
                <w:rFonts w:ascii="Calibri" w:hAnsi="Calibri" w:cs="Calibri"/>
              </w:rPr>
              <w:t>Administrator Desktop</w:t>
            </w:r>
          </w:p>
        </w:tc>
        <w:tc>
          <w:tcPr>
            <w:tcW w:w="5542" w:type="dxa"/>
            <w:shd w:val="clear" w:color="auto" w:fill="auto"/>
          </w:tcPr>
          <w:p w:rsidR="0049775B" w:rsidRPr="00F654F8" w:rsidRDefault="0049775B" w:rsidP="00850060">
            <w:pPr>
              <w:spacing w:before="60" w:after="60"/>
              <w:ind w:left="189"/>
              <w:rPr>
                <w:rFonts w:ascii="Calibri" w:hAnsi="Calibri" w:cs="Calibri"/>
              </w:rPr>
            </w:pPr>
            <w:r w:rsidRPr="00F654F8">
              <w:rPr>
                <w:rFonts w:ascii="Calibri" w:hAnsi="Calibri" w:cs="Calibri"/>
              </w:rPr>
              <w:t>Set up, manage and maintain all client desktops and server configurations</w:t>
            </w:r>
          </w:p>
        </w:tc>
      </w:tr>
      <w:tr w:rsidR="0049775B" w:rsidRPr="00F654F8" w:rsidTr="00850060">
        <w:trPr>
          <w:cantSplit/>
        </w:trPr>
        <w:tc>
          <w:tcPr>
            <w:tcW w:w="1739" w:type="dxa"/>
            <w:shd w:val="clear" w:color="auto" w:fill="auto"/>
          </w:tcPr>
          <w:p w:rsidR="0049775B" w:rsidRPr="00F654F8" w:rsidRDefault="0049775B" w:rsidP="00850060">
            <w:pPr>
              <w:spacing w:before="60" w:after="60"/>
              <w:ind w:left="176"/>
              <w:rPr>
                <w:rFonts w:ascii="Calibri" w:hAnsi="Calibri" w:cs="Calibri"/>
              </w:rPr>
            </w:pPr>
            <w:r w:rsidRPr="00F654F8">
              <w:rPr>
                <w:rFonts w:ascii="Calibri" w:hAnsi="Calibri" w:cs="Calibri"/>
              </w:rPr>
              <w:t>Clinician Desktop</w:t>
            </w:r>
          </w:p>
        </w:tc>
        <w:tc>
          <w:tcPr>
            <w:tcW w:w="5542" w:type="dxa"/>
            <w:shd w:val="clear" w:color="auto" w:fill="auto"/>
          </w:tcPr>
          <w:p w:rsidR="0049775B" w:rsidRPr="00F654F8" w:rsidRDefault="0049775B" w:rsidP="00850060">
            <w:pPr>
              <w:spacing w:before="60" w:after="60"/>
              <w:ind w:left="189"/>
              <w:rPr>
                <w:rFonts w:ascii="Calibri" w:hAnsi="Calibri" w:cs="Calibri"/>
              </w:rPr>
            </w:pPr>
            <w:r w:rsidRPr="00F654F8">
              <w:rPr>
                <w:rFonts w:ascii="Calibri" w:hAnsi="Calibri" w:cs="Calibri"/>
              </w:rPr>
              <w:t xml:space="preserve">View patient and image information. </w:t>
            </w:r>
          </w:p>
        </w:tc>
      </w:tr>
      <w:tr w:rsidR="0049775B" w:rsidRPr="00F654F8" w:rsidTr="00850060">
        <w:trPr>
          <w:cantSplit/>
        </w:trPr>
        <w:tc>
          <w:tcPr>
            <w:tcW w:w="1739" w:type="dxa"/>
            <w:shd w:val="clear" w:color="auto" w:fill="auto"/>
          </w:tcPr>
          <w:p w:rsidR="0049775B" w:rsidRPr="00F654F8" w:rsidRDefault="0049775B" w:rsidP="00850060">
            <w:pPr>
              <w:spacing w:before="60" w:after="60"/>
              <w:ind w:left="176"/>
              <w:rPr>
                <w:rFonts w:ascii="Calibri" w:hAnsi="Calibri" w:cs="Calibri"/>
              </w:rPr>
            </w:pPr>
            <w:r w:rsidRPr="00F654F8">
              <w:rPr>
                <w:rFonts w:ascii="Calibri" w:hAnsi="Calibri" w:cs="Calibri"/>
              </w:rPr>
              <w:t>XERO viewer</w:t>
            </w:r>
          </w:p>
        </w:tc>
        <w:tc>
          <w:tcPr>
            <w:tcW w:w="5542" w:type="dxa"/>
            <w:shd w:val="clear" w:color="auto" w:fill="auto"/>
          </w:tcPr>
          <w:p w:rsidR="0049775B" w:rsidRPr="00F654F8" w:rsidRDefault="00B57E90" w:rsidP="00850060">
            <w:pPr>
              <w:spacing w:before="60" w:after="60"/>
              <w:ind w:left="189"/>
              <w:rPr>
                <w:rFonts w:ascii="Calibri" w:hAnsi="Calibri" w:cs="Calibri"/>
              </w:rPr>
            </w:pPr>
            <w:r>
              <w:rPr>
                <w:rFonts w:ascii="Calibri" w:hAnsi="Calibri" w:cs="Calibri"/>
              </w:rPr>
              <w:t>XERO® is the solution universal web viewer. XERO® can be deployed to support LAN and secure WAN and internet access.</w:t>
            </w:r>
          </w:p>
        </w:tc>
      </w:tr>
      <w:tr w:rsidR="0049775B" w:rsidRPr="00F654F8" w:rsidTr="00850060">
        <w:trPr>
          <w:cantSplit/>
        </w:trPr>
        <w:tc>
          <w:tcPr>
            <w:tcW w:w="1739" w:type="dxa"/>
            <w:shd w:val="clear" w:color="auto" w:fill="auto"/>
          </w:tcPr>
          <w:p w:rsidR="0049775B" w:rsidRPr="00F654F8" w:rsidRDefault="0049775B" w:rsidP="00850060">
            <w:pPr>
              <w:spacing w:before="60" w:after="60"/>
              <w:ind w:left="176"/>
              <w:rPr>
                <w:rFonts w:ascii="Calibri" w:hAnsi="Calibri" w:cs="Calibri"/>
              </w:rPr>
            </w:pPr>
          </w:p>
        </w:tc>
        <w:tc>
          <w:tcPr>
            <w:tcW w:w="5542" w:type="dxa"/>
            <w:shd w:val="clear" w:color="auto" w:fill="auto"/>
          </w:tcPr>
          <w:p w:rsidR="0049775B" w:rsidRPr="00F654F8" w:rsidRDefault="0049775B" w:rsidP="00850060">
            <w:pPr>
              <w:spacing w:before="60" w:after="60"/>
              <w:ind w:left="189"/>
              <w:rPr>
                <w:rFonts w:ascii="Calibri" w:hAnsi="Calibri" w:cs="Calibri"/>
              </w:rPr>
            </w:pPr>
          </w:p>
        </w:tc>
      </w:tr>
      <w:tr w:rsidR="0049775B" w:rsidRPr="00F654F8" w:rsidTr="00850060">
        <w:trPr>
          <w:cantSplit/>
        </w:trPr>
        <w:tc>
          <w:tcPr>
            <w:tcW w:w="1739" w:type="dxa"/>
            <w:shd w:val="clear" w:color="auto" w:fill="auto"/>
          </w:tcPr>
          <w:p w:rsidR="0049775B" w:rsidRPr="00F654F8" w:rsidRDefault="0049775B" w:rsidP="00850060">
            <w:pPr>
              <w:spacing w:before="60" w:after="60"/>
              <w:ind w:left="176"/>
              <w:rPr>
                <w:rFonts w:ascii="Calibri" w:hAnsi="Calibri" w:cs="Calibri"/>
              </w:rPr>
            </w:pPr>
            <w:r w:rsidRPr="00F654F8">
              <w:rPr>
                <w:rFonts w:ascii="Calibri" w:hAnsi="Calibri" w:cs="Calibri"/>
              </w:rPr>
              <w:t>Report sign-off</w:t>
            </w:r>
          </w:p>
        </w:tc>
        <w:tc>
          <w:tcPr>
            <w:tcW w:w="5542" w:type="dxa"/>
            <w:shd w:val="clear" w:color="auto" w:fill="auto"/>
          </w:tcPr>
          <w:p w:rsidR="0049775B" w:rsidRPr="00F654F8" w:rsidRDefault="0049775B" w:rsidP="00850060">
            <w:pPr>
              <w:spacing w:before="60" w:after="60"/>
              <w:ind w:left="189"/>
              <w:rPr>
                <w:rFonts w:ascii="Calibri" w:hAnsi="Calibri" w:cs="Calibri"/>
              </w:rPr>
            </w:pPr>
            <w:r w:rsidRPr="00F654F8">
              <w:rPr>
                <w:rFonts w:ascii="Calibri" w:hAnsi="Calibri" w:cs="Calibri"/>
              </w:rPr>
              <w:t>This application allows you to perform sign-off tasks from a mobile device (providing you have permission) and, optionally, send a report for correction.</w:t>
            </w:r>
          </w:p>
        </w:tc>
      </w:tr>
      <w:tr w:rsidR="0049775B" w:rsidRPr="00F654F8" w:rsidTr="00850060">
        <w:trPr>
          <w:cantSplit/>
        </w:trPr>
        <w:tc>
          <w:tcPr>
            <w:tcW w:w="1739" w:type="dxa"/>
            <w:shd w:val="clear" w:color="auto" w:fill="auto"/>
          </w:tcPr>
          <w:p w:rsidR="0049775B" w:rsidRPr="00F654F8" w:rsidRDefault="0049775B" w:rsidP="00850060">
            <w:pPr>
              <w:spacing w:before="60" w:after="60"/>
              <w:ind w:left="176"/>
              <w:rPr>
                <w:rFonts w:ascii="Calibri" w:hAnsi="Calibri" w:cs="Calibri"/>
              </w:rPr>
            </w:pPr>
            <w:r w:rsidRPr="00F654F8">
              <w:rPr>
                <w:rFonts w:ascii="Calibri" w:hAnsi="Calibri" w:cs="Calibri"/>
              </w:rPr>
              <w:t>Teaching files</w:t>
            </w:r>
          </w:p>
        </w:tc>
        <w:tc>
          <w:tcPr>
            <w:tcW w:w="5542" w:type="dxa"/>
            <w:shd w:val="clear" w:color="auto" w:fill="auto"/>
          </w:tcPr>
          <w:p w:rsidR="0049775B" w:rsidRPr="00F654F8" w:rsidRDefault="0049775B" w:rsidP="00850060">
            <w:pPr>
              <w:spacing w:before="60" w:after="60"/>
              <w:ind w:left="189"/>
              <w:rPr>
                <w:rFonts w:ascii="Calibri" w:hAnsi="Calibri" w:cs="Calibri"/>
              </w:rPr>
            </w:pPr>
            <w:r w:rsidRPr="00F654F8">
              <w:rPr>
                <w:rFonts w:ascii="Calibri" w:hAnsi="Calibri" w:cs="Calibri"/>
              </w:rPr>
              <w:t>The teaching file viewer connects to the (optional) teaching file archive to display and manage teaching files.</w:t>
            </w:r>
            <w:r w:rsidRPr="00F654F8">
              <w:rPr>
                <w:rFonts w:ascii="Calibri" w:hAnsi="Calibri" w:cs="Calibri"/>
              </w:rPr>
              <w:br/>
              <w:t>Note that creation of teaching files can be completed from the Diagnostic, Acquisition and Clinician desktops, provided permissions are granted.</w:t>
            </w:r>
          </w:p>
        </w:tc>
      </w:tr>
    </w:tbl>
    <w:p w:rsidR="0049775B" w:rsidRPr="00F654F8" w:rsidRDefault="0049775B" w:rsidP="0049775B">
      <w:pPr>
        <w:pStyle w:val="BodyText"/>
        <w:rPr>
          <w:rFonts w:ascii="Calibri" w:hAnsi="Calibri" w:cs="Calibri"/>
          <w:lang w:val="en-CA" w:eastAsia="en-CA"/>
        </w:rPr>
      </w:pPr>
    </w:p>
    <w:p w:rsidR="0049775B" w:rsidRPr="00F654F8" w:rsidRDefault="0049775B" w:rsidP="0049775B">
      <w:pPr>
        <w:pStyle w:val="Heading3"/>
        <w:widowControl w:val="0"/>
        <w:numPr>
          <w:ilvl w:val="0"/>
          <w:numId w:val="0"/>
        </w:numPr>
        <w:tabs>
          <w:tab w:val="clear" w:pos="0"/>
        </w:tabs>
        <w:spacing w:after="60" w:line="276" w:lineRule="auto"/>
        <w:ind w:left="576"/>
        <w:rPr>
          <w:rFonts w:ascii="Calibri" w:hAnsi="Calibri" w:cs="Calibri"/>
          <w:sz w:val="25"/>
          <w:szCs w:val="25"/>
        </w:rPr>
      </w:pPr>
      <w:r w:rsidRPr="00F654F8">
        <w:rPr>
          <w:rFonts w:ascii="Calibri" w:hAnsi="Calibri" w:cs="Calibri"/>
          <w:sz w:val="25"/>
          <w:szCs w:val="25"/>
        </w:rPr>
        <w:lastRenderedPageBreak/>
        <w:t>Detailed Architecture</w:t>
      </w:r>
    </w:p>
    <w:p w:rsidR="0049775B" w:rsidRPr="00F654F8" w:rsidRDefault="0098306D" w:rsidP="0049775B">
      <w:pPr>
        <w:pStyle w:val="BodyText"/>
        <w:ind w:left="630"/>
        <w:rPr>
          <w:rFonts w:ascii="Calibri" w:hAnsi="Calibri" w:cs="Calibri"/>
          <w:lang w:val="en-CA" w:eastAsia="en-CA"/>
        </w:rPr>
      </w:pPr>
      <w:r>
        <w:rPr>
          <w:rFonts w:ascii="Calibri" w:hAnsi="Calibri" w:cs="Calibri"/>
          <w:noProof/>
          <w:lang w:eastAsia="zh-TW"/>
        </w:rPr>
        <w:drawing>
          <wp:inline distT="0" distB="0" distL="0" distR="0" wp14:anchorId="5D428446" wp14:editId="5BD94C2B">
            <wp:extent cx="5943600" cy="5064125"/>
            <wp:effectExtent l="0" t="0" r="0"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064125"/>
                    </a:xfrm>
                    <a:prstGeom prst="rect">
                      <a:avLst/>
                    </a:prstGeom>
                    <a:noFill/>
                    <a:ln>
                      <a:noFill/>
                    </a:ln>
                  </pic:spPr>
                </pic:pic>
              </a:graphicData>
            </a:graphic>
          </wp:inline>
        </w:drawing>
      </w:r>
    </w:p>
    <w:p w:rsidR="00F65D64" w:rsidRPr="006A6D6B" w:rsidRDefault="00F65D64" w:rsidP="006A6D6B">
      <w:pPr>
        <w:pStyle w:val="Heading2"/>
        <w:numPr>
          <w:ilvl w:val="0"/>
          <w:numId w:val="0"/>
        </w:numPr>
        <w:tabs>
          <w:tab w:val="clear" w:pos="0"/>
        </w:tabs>
        <w:spacing w:after="60"/>
        <w:ind w:left="576"/>
        <w:rPr>
          <w:rFonts w:ascii="Calibri" w:hAnsi="Calibri" w:cs="Calibri"/>
        </w:rPr>
      </w:pPr>
      <w:bookmarkStart w:id="178" w:name="_Toc442454964"/>
      <w:bookmarkStart w:id="179" w:name="_Toc443673252"/>
      <w:r w:rsidRPr="006A6D6B">
        <w:rPr>
          <w:rFonts w:ascii="Calibri" w:hAnsi="Calibri" w:cs="Calibri"/>
        </w:rPr>
        <w:t xml:space="preserve">System </w:t>
      </w:r>
      <w:r w:rsidRPr="006A6D6B">
        <w:rPr>
          <w:rFonts w:ascii="Calibri" w:hAnsi="Calibri" w:cs="Calibri"/>
          <w:lang w:val="en-US"/>
        </w:rPr>
        <w:t>S</w:t>
      </w:r>
      <w:proofErr w:type="spellStart"/>
      <w:r w:rsidRPr="006A6D6B">
        <w:rPr>
          <w:rFonts w:ascii="Calibri" w:hAnsi="Calibri" w:cs="Calibri"/>
        </w:rPr>
        <w:t>caling</w:t>
      </w:r>
      <w:bookmarkEnd w:id="178"/>
      <w:bookmarkEnd w:id="179"/>
      <w:proofErr w:type="spellEnd"/>
    </w:p>
    <w:p w:rsidR="00F65D64" w:rsidRPr="00F654F8" w:rsidRDefault="00F65D64" w:rsidP="00F65D64">
      <w:pPr>
        <w:pStyle w:val="Normal1"/>
      </w:pPr>
      <w:r w:rsidRPr="00F654F8">
        <w:t xml:space="preserve">The type, amount and configuration of </w:t>
      </w:r>
      <w:r w:rsidR="00E954CA">
        <w:fldChar w:fldCharType="begin"/>
      </w:r>
      <w:r w:rsidR="00E954CA">
        <w:instrText xml:space="preserve"> DOCPROPERTY  ProductName  \* MERGEFORMAT </w:instrText>
      </w:r>
      <w:r w:rsidR="00E954CA">
        <w:fldChar w:fldCharType="separate"/>
      </w:r>
      <w:r w:rsidRPr="00F654F8">
        <w:t>Enterprise Imaging</w:t>
      </w:r>
      <w:r w:rsidR="00E954CA">
        <w:fldChar w:fldCharType="end"/>
      </w:r>
      <w:r w:rsidRPr="00F654F8">
        <w:t xml:space="preserve"> hardware, software, licenses and services have been based on a specified number of studies per year.</w:t>
      </w:r>
    </w:p>
    <w:p w:rsidR="00F65D64" w:rsidRPr="00F654F8" w:rsidRDefault="00F65D64" w:rsidP="00F65D64">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47"/>
      </w:tblGrid>
      <w:tr w:rsidR="00F65D64" w:rsidRPr="00F654F8" w:rsidTr="00F654F8">
        <w:tc>
          <w:tcPr>
            <w:tcW w:w="8447" w:type="dxa"/>
            <w:shd w:val="clear" w:color="auto" w:fill="auto"/>
          </w:tcPr>
          <w:p w:rsidR="00F65D64" w:rsidRPr="00F654F8" w:rsidRDefault="00F65D64" w:rsidP="00F65D64">
            <w:pPr>
              <w:pStyle w:val="Normal1"/>
            </w:pPr>
          </w:p>
          <w:p w:rsidR="00F65D64" w:rsidRPr="00F654F8" w:rsidRDefault="00E954CA" w:rsidP="00F65D64">
            <w:pPr>
              <w:pStyle w:val="Normal1"/>
            </w:pPr>
            <w:r>
              <w:fldChar w:fldCharType="begin"/>
            </w:r>
            <w:r>
              <w:instrText xml:space="preserve"> REF  CustomerName  \* MERGEFORMAT </w:instrText>
            </w:r>
            <w:r>
              <w:fldChar w:fldCharType="separate"/>
            </w:r>
            <w:r w:rsidR="00D24D5A">
              <w:rPr>
                <w:b/>
                <w:bCs/>
              </w:rPr>
              <w:t>.</w:t>
            </w:r>
            <w:r>
              <w:rPr>
                <w:b/>
                <w:bCs/>
              </w:rPr>
              <w:fldChar w:fldCharType="end"/>
            </w:r>
            <w:r w:rsidR="00F65D64" w:rsidRPr="00F654F8">
              <w:t xml:space="preserve"> </w:t>
            </w:r>
            <w:r w:rsidR="00DF5A8C">
              <w:t>Y</w:t>
            </w:r>
            <w:r w:rsidR="00F65D64" w:rsidRPr="00F654F8">
              <w:t xml:space="preserve">early production volume is approximately: </w:t>
            </w:r>
            <w:r w:rsidR="00DF5A8C">
              <w:t>200</w:t>
            </w:r>
            <w:r w:rsidR="00F65D64" w:rsidRPr="00F654F8">
              <w:t>,000 studies.</w:t>
            </w:r>
          </w:p>
          <w:p w:rsidR="00F65D64" w:rsidRPr="00F654F8" w:rsidRDefault="00F65D64" w:rsidP="00F65D64">
            <w:pPr>
              <w:pStyle w:val="Normal1"/>
            </w:pPr>
          </w:p>
        </w:tc>
      </w:tr>
    </w:tbl>
    <w:p w:rsidR="00F65D64" w:rsidRPr="00F654F8" w:rsidRDefault="00F65D64" w:rsidP="006A6D6B">
      <w:pPr>
        <w:pStyle w:val="Heading2"/>
        <w:numPr>
          <w:ilvl w:val="0"/>
          <w:numId w:val="0"/>
        </w:numPr>
        <w:tabs>
          <w:tab w:val="clear" w:pos="0"/>
        </w:tabs>
        <w:spacing w:after="60"/>
        <w:ind w:left="576"/>
        <w:rPr>
          <w:rFonts w:ascii="Calibri" w:hAnsi="Calibri" w:cs="Calibri"/>
        </w:rPr>
      </w:pPr>
      <w:bookmarkStart w:id="180" w:name="_Toc442454965"/>
      <w:bookmarkStart w:id="181" w:name="_Toc443673253"/>
      <w:r w:rsidRPr="00F654F8">
        <w:rPr>
          <w:rFonts w:ascii="Calibri" w:hAnsi="Calibri" w:cs="Calibri"/>
        </w:rPr>
        <w:t xml:space="preserve">System </w:t>
      </w:r>
      <w:r w:rsidRPr="00F654F8">
        <w:rPr>
          <w:rFonts w:ascii="Calibri" w:hAnsi="Calibri" w:cs="Calibri"/>
          <w:lang w:val="en-US"/>
        </w:rPr>
        <w:t>L</w:t>
      </w:r>
      <w:proofErr w:type="spellStart"/>
      <w:r w:rsidRPr="00F654F8">
        <w:rPr>
          <w:rFonts w:ascii="Calibri" w:hAnsi="Calibri" w:cs="Calibri"/>
        </w:rPr>
        <w:t>anguage</w:t>
      </w:r>
      <w:bookmarkEnd w:id="180"/>
      <w:bookmarkEnd w:id="181"/>
      <w:proofErr w:type="spellEnd"/>
    </w:p>
    <w:p w:rsidR="00F65D64" w:rsidRPr="00F654F8" w:rsidRDefault="00F65D64" w:rsidP="00F65D64">
      <w:pPr>
        <w:pStyle w:val="Normal1"/>
      </w:pPr>
      <w:r w:rsidRPr="00F654F8">
        <w:t>The configuration of the system, as well as any licenses will be in the following language.</w:t>
      </w:r>
    </w:p>
    <w:p w:rsidR="00F65D64" w:rsidRPr="00F654F8" w:rsidRDefault="00F65D64" w:rsidP="00F65D64">
      <w:pPr>
        <w:pStyle w:val="Norm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47"/>
      </w:tblGrid>
      <w:tr w:rsidR="00F65D64" w:rsidRPr="00F654F8" w:rsidTr="00F654F8">
        <w:tc>
          <w:tcPr>
            <w:tcW w:w="8447" w:type="dxa"/>
            <w:shd w:val="clear" w:color="auto" w:fill="auto"/>
          </w:tcPr>
          <w:p w:rsidR="00F65D64" w:rsidRPr="00F654F8" w:rsidRDefault="00F65D64" w:rsidP="00F65D64">
            <w:pPr>
              <w:pStyle w:val="Normal1"/>
            </w:pPr>
          </w:p>
          <w:p w:rsidR="00F65D64" w:rsidRPr="00F654F8" w:rsidRDefault="00D1652F" w:rsidP="00F65D64">
            <w:pPr>
              <w:pStyle w:val="Normal1"/>
            </w:pPr>
            <w:r>
              <w:t>S</w:t>
            </w:r>
            <w:r w:rsidR="00F65D64" w:rsidRPr="00F654F8">
              <w:t>ystem language:   English.</w:t>
            </w:r>
          </w:p>
          <w:p w:rsidR="00F65D64" w:rsidRPr="00F654F8" w:rsidRDefault="00F65D64" w:rsidP="00F65D64">
            <w:pPr>
              <w:pStyle w:val="Normal1"/>
            </w:pPr>
          </w:p>
        </w:tc>
      </w:tr>
    </w:tbl>
    <w:p w:rsidR="00EC4806" w:rsidRPr="00F654F8" w:rsidRDefault="00EC4806" w:rsidP="00EC4806">
      <w:pPr>
        <w:pStyle w:val="Heading2"/>
        <w:numPr>
          <w:ilvl w:val="0"/>
          <w:numId w:val="0"/>
        </w:numPr>
        <w:tabs>
          <w:tab w:val="clear" w:pos="0"/>
        </w:tabs>
        <w:spacing w:after="60"/>
        <w:ind w:left="576"/>
        <w:rPr>
          <w:rFonts w:ascii="Calibri" w:hAnsi="Calibri" w:cs="Calibri"/>
        </w:rPr>
      </w:pPr>
      <w:bookmarkStart w:id="182" w:name="_Toc443673254"/>
      <w:bookmarkStart w:id="183" w:name="_Toc442454967"/>
      <w:r>
        <w:rPr>
          <w:rFonts w:ascii="Calibri" w:hAnsi="Calibri" w:cs="Calibri"/>
          <w:lang w:val="en-US"/>
        </w:rPr>
        <w:lastRenderedPageBreak/>
        <w:t>References</w:t>
      </w:r>
      <w:bookmarkEnd w:id="182"/>
    </w:p>
    <w:p w:rsidR="00EC4806" w:rsidRDefault="00EC4806" w:rsidP="00EC4806">
      <w:pPr>
        <w:autoSpaceDE w:val="0"/>
        <w:autoSpaceDN w:val="0"/>
        <w:adjustRightInd w:val="0"/>
        <w:spacing w:after="0"/>
        <w:rPr>
          <w:rFonts w:ascii="Tms Rmn" w:hAnsi="Tms Rmn"/>
          <w:sz w:val="24"/>
          <w:szCs w:val="24"/>
          <w:lang w:eastAsia="en-US"/>
        </w:rPr>
      </w:pPr>
    </w:p>
    <w:tbl>
      <w:tblPr>
        <w:tblW w:w="0" w:type="auto"/>
        <w:tblLayout w:type="fixed"/>
        <w:tblLook w:val="00A0" w:firstRow="1" w:lastRow="0" w:firstColumn="1" w:lastColumn="0" w:noHBand="0" w:noVBand="0"/>
      </w:tblPr>
      <w:tblGrid>
        <w:gridCol w:w="2808"/>
        <w:gridCol w:w="676"/>
        <w:gridCol w:w="1787"/>
        <w:gridCol w:w="2127"/>
        <w:gridCol w:w="1766"/>
      </w:tblGrid>
      <w:tr w:rsidR="00EC4806">
        <w:tc>
          <w:tcPr>
            <w:tcW w:w="2808" w:type="dxa"/>
            <w:tcBorders>
              <w:top w:val="single" w:sz="6" w:space="0" w:color="000000"/>
              <w:left w:val="single" w:sz="6" w:space="0" w:color="000000"/>
              <w:bottom w:val="single" w:sz="6" w:space="0" w:color="000000"/>
              <w:right w:val="single" w:sz="6" w:space="0" w:color="000000"/>
            </w:tcBorders>
            <w:shd w:val="clear" w:color="auto" w:fill="F7F7F7"/>
          </w:tcPr>
          <w:p w:rsidR="00EC4806" w:rsidRPr="002210E4" w:rsidRDefault="00EC4806">
            <w:pPr>
              <w:autoSpaceDE w:val="0"/>
              <w:autoSpaceDN w:val="0"/>
              <w:adjustRightInd w:val="0"/>
              <w:spacing w:after="0"/>
              <w:rPr>
                <w:rFonts w:ascii="Calibri" w:hAnsi="Calibri" w:cs="Calibri"/>
                <w:b/>
                <w:bCs/>
                <w:color w:val="000000"/>
                <w:lang w:eastAsia="en-US"/>
              </w:rPr>
            </w:pPr>
            <w:r w:rsidRPr="002210E4">
              <w:rPr>
                <w:rFonts w:ascii="Calibri" w:hAnsi="Calibri" w:cs="Calibri"/>
                <w:b/>
                <w:bCs/>
                <w:color w:val="000000"/>
                <w:lang w:eastAsia="en-US"/>
              </w:rPr>
              <w:t>Document</w:t>
            </w:r>
          </w:p>
        </w:tc>
        <w:tc>
          <w:tcPr>
            <w:tcW w:w="676" w:type="dxa"/>
            <w:tcBorders>
              <w:top w:val="single" w:sz="6" w:space="0" w:color="000000"/>
              <w:left w:val="single" w:sz="6" w:space="0" w:color="000000"/>
              <w:bottom w:val="single" w:sz="6" w:space="0" w:color="000000"/>
              <w:right w:val="single" w:sz="6" w:space="0" w:color="000000"/>
            </w:tcBorders>
            <w:shd w:val="clear" w:color="auto" w:fill="F7F7F7"/>
          </w:tcPr>
          <w:p w:rsidR="00EC4806" w:rsidRPr="002210E4" w:rsidRDefault="00EC4806">
            <w:pPr>
              <w:autoSpaceDE w:val="0"/>
              <w:autoSpaceDN w:val="0"/>
              <w:adjustRightInd w:val="0"/>
              <w:spacing w:after="0"/>
              <w:rPr>
                <w:rFonts w:ascii="Calibri" w:hAnsi="Calibri" w:cs="Calibri"/>
                <w:b/>
                <w:bCs/>
                <w:color w:val="000000"/>
                <w:lang w:eastAsia="en-US"/>
              </w:rPr>
            </w:pPr>
            <w:r w:rsidRPr="002210E4">
              <w:rPr>
                <w:rFonts w:ascii="Calibri" w:hAnsi="Calibri" w:cs="Calibri"/>
                <w:b/>
                <w:bCs/>
                <w:color w:val="000000"/>
                <w:lang w:eastAsia="en-US"/>
              </w:rPr>
              <w:t>Rev.</w:t>
            </w:r>
          </w:p>
        </w:tc>
        <w:tc>
          <w:tcPr>
            <w:tcW w:w="1787" w:type="dxa"/>
            <w:tcBorders>
              <w:top w:val="single" w:sz="6" w:space="0" w:color="000000"/>
              <w:left w:val="single" w:sz="6" w:space="0" w:color="000000"/>
              <w:bottom w:val="single" w:sz="6" w:space="0" w:color="000000"/>
              <w:right w:val="single" w:sz="6" w:space="0" w:color="000000"/>
            </w:tcBorders>
            <w:shd w:val="clear" w:color="auto" w:fill="F7F7F7"/>
          </w:tcPr>
          <w:p w:rsidR="00EC4806" w:rsidRPr="002210E4" w:rsidRDefault="00EC4806">
            <w:pPr>
              <w:autoSpaceDE w:val="0"/>
              <w:autoSpaceDN w:val="0"/>
              <w:adjustRightInd w:val="0"/>
              <w:spacing w:after="0"/>
              <w:rPr>
                <w:rFonts w:ascii="Calibri" w:hAnsi="Calibri" w:cs="Calibri"/>
                <w:b/>
                <w:bCs/>
                <w:color w:val="000000"/>
                <w:lang w:eastAsia="en-US"/>
              </w:rPr>
            </w:pPr>
            <w:r w:rsidRPr="002210E4">
              <w:rPr>
                <w:rFonts w:ascii="Calibri" w:hAnsi="Calibri" w:cs="Calibri"/>
                <w:b/>
                <w:bCs/>
                <w:color w:val="000000"/>
                <w:lang w:eastAsia="en-US"/>
              </w:rPr>
              <w:t>Owner</w:t>
            </w:r>
          </w:p>
        </w:tc>
        <w:tc>
          <w:tcPr>
            <w:tcW w:w="2127" w:type="dxa"/>
            <w:tcBorders>
              <w:top w:val="single" w:sz="6" w:space="0" w:color="000000"/>
              <w:left w:val="single" w:sz="6" w:space="0" w:color="000000"/>
              <w:bottom w:val="single" w:sz="6" w:space="0" w:color="000000"/>
              <w:right w:val="single" w:sz="6" w:space="0" w:color="000000"/>
            </w:tcBorders>
            <w:shd w:val="clear" w:color="auto" w:fill="F7F7F7"/>
          </w:tcPr>
          <w:p w:rsidR="00EC4806" w:rsidRPr="002210E4" w:rsidRDefault="00EC4806">
            <w:pPr>
              <w:autoSpaceDE w:val="0"/>
              <w:autoSpaceDN w:val="0"/>
              <w:adjustRightInd w:val="0"/>
              <w:spacing w:after="0"/>
              <w:rPr>
                <w:rFonts w:ascii="Calibri" w:hAnsi="Calibri" w:cs="Calibri"/>
                <w:b/>
                <w:bCs/>
                <w:color w:val="000000"/>
                <w:lang w:eastAsia="en-US"/>
              </w:rPr>
            </w:pPr>
            <w:r w:rsidRPr="002210E4">
              <w:rPr>
                <w:rFonts w:ascii="Calibri" w:hAnsi="Calibri" w:cs="Calibri"/>
                <w:b/>
                <w:bCs/>
                <w:color w:val="000000"/>
                <w:lang w:eastAsia="en-US"/>
              </w:rPr>
              <w:t>Status</w:t>
            </w:r>
          </w:p>
        </w:tc>
        <w:tc>
          <w:tcPr>
            <w:tcW w:w="1766" w:type="dxa"/>
            <w:tcBorders>
              <w:top w:val="single" w:sz="6" w:space="0" w:color="000000"/>
              <w:left w:val="single" w:sz="6" w:space="0" w:color="000000"/>
              <w:bottom w:val="single" w:sz="6" w:space="0" w:color="000000"/>
              <w:right w:val="single" w:sz="6" w:space="0" w:color="000000"/>
            </w:tcBorders>
            <w:shd w:val="clear" w:color="auto" w:fill="F7F7F7"/>
          </w:tcPr>
          <w:p w:rsidR="00EC4806" w:rsidRPr="002210E4" w:rsidRDefault="00EC4806">
            <w:pPr>
              <w:autoSpaceDE w:val="0"/>
              <w:autoSpaceDN w:val="0"/>
              <w:adjustRightInd w:val="0"/>
              <w:spacing w:after="0"/>
              <w:rPr>
                <w:rFonts w:ascii="Calibri" w:hAnsi="Calibri" w:cs="Calibri"/>
                <w:b/>
                <w:bCs/>
                <w:color w:val="000000"/>
                <w:lang w:eastAsia="en-US"/>
              </w:rPr>
            </w:pPr>
            <w:r w:rsidRPr="002210E4">
              <w:rPr>
                <w:rFonts w:ascii="Calibri" w:hAnsi="Calibri" w:cs="Calibri"/>
                <w:b/>
                <w:bCs/>
                <w:color w:val="000000"/>
                <w:lang w:eastAsia="en-US"/>
              </w:rPr>
              <w:t>Date</w:t>
            </w:r>
          </w:p>
        </w:tc>
      </w:tr>
      <w:tr w:rsidR="00EC4806">
        <w:tc>
          <w:tcPr>
            <w:tcW w:w="2808" w:type="dxa"/>
            <w:tcBorders>
              <w:top w:val="single" w:sz="6" w:space="0" w:color="000000"/>
              <w:left w:val="single" w:sz="6" w:space="0" w:color="000000"/>
              <w:bottom w:val="single" w:sz="6" w:space="0" w:color="000000"/>
              <w:right w:val="single" w:sz="6" w:space="0" w:color="000000"/>
            </w:tcBorders>
          </w:tcPr>
          <w:p w:rsidR="00EC4806" w:rsidRPr="002210E4" w:rsidRDefault="00EC4806">
            <w:pPr>
              <w:autoSpaceDE w:val="0"/>
              <w:autoSpaceDN w:val="0"/>
              <w:adjustRightInd w:val="0"/>
              <w:spacing w:after="0"/>
              <w:rPr>
                <w:rFonts w:ascii="Calibri" w:hAnsi="Calibri" w:cs="Calibri"/>
                <w:color w:val="000000"/>
                <w:lang w:eastAsia="en-US"/>
              </w:rPr>
            </w:pPr>
            <w:r w:rsidRPr="002210E4">
              <w:rPr>
                <w:rFonts w:ascii="Calibri" w:hAnsi="Calibri" w:cs="Calibri"/>
                <w:color w:val="000000"/>
                <w:lang w:eastAsia="en-US"/>
              </w:rPr>
              <w:t>Solution Architecture Workbook</w:t>
            </w:r>
          </w:p>
        </w:tc>
        <w:tc>
          <w:tcPr>
            <w:tcW w:w="676" w:type="dxa"/>
            <w:tcBorders>
              <w:top w:val="single" w:sz="6" w:space="0" w:color="000000"/>
              <w:left w:val="single" w:sz="6" w:space="0" w:color="000000"/>
              <w:bottom w:val="single" w:sz="6" w:space="0" w:color="000000"/>
              <w:right w:val="single" w:sz="6" w:space="0" w:color="000000"/>
            </w:tcBorders>
          </w:tcPr>
          <w:p w:rsidR="00EC4806" w:rsidRPr="002210E4" w:rsidRDefault="00EC4806">
            <w:pPr>
              <w:autoSpaceDE w:val="0"/>
              <w:autoSpaceDN w:val="0"/>
              <w:adjustRightInd w:val="0"/>
              <w:spacing w:after="0"/>
              <w:rPr>
                <w:rFonts w:ascii="Calibri" w:hAnsi="Calibri" w:cs="Calibri"/>
                <w:color w:val="000000"/>
                <w:lang w:eastAsia="en-US"/>
              </w:rPr>
            </w:pPr>
            <w:r w:rsidRPr="002210E4">
              <w:rPr>
                <w:rFonts w:ascii="Calibri" w:hAnsi="Calibri" w:cs="Calibri"/>
                <w:color w:val="000000"/>
                <w:lang w:eastAsia="en-US"/>
              </w:rPr>
              <w:t>1.0</w:t>
            </w:r>
          </w:p>
        </w:tc>
        <w:tc>
          <w:tcPr>
            <w:tcW w:w="1787" w:type="dxa"/>
            <w:tcBorders>
              <w:top w:val="single" w:sz="6" w:space="0" w:color="000000"/>
              <w:left w:val="single" w:sz="6" w:space="0" w:color="000000"/>
              <w:bottom w:val="single" w:sz="6" w:space="0" w:color="000000"/>
              <w:right w:val="single" w:sz="6" w:space="0" w:color="000000"/>
            </w:tcBorders>
          </w:tcPr>
          <w:p w:rsidR="00EC4806" w:rsidRPr="002210E4" w:rsidRDefault="00EC4806">
            <w:pPr>
              <w:autoSpaceDE w:val="0"/>
              <w:autoSpaceDN w:val="0"/>
              <w:adjustRightInd w:val="0"/>
              <w:spacing w:after="0"/>
              <w:rPr>
                <w:rFonts w:ascii="Calibri" w:hAnsi="Calibri" w:cs="Calibri"/>
                <w:color w:val="000000"/>
                <w:lang w:eastAsia="en-US"/>
              </w:rPr>
            </w:pPr>
            <w:r w:rsidRPr="002210E4">
              <w:rPr>
                <w:rFonts w:ascii="Calibri" w:hAnsi="Calibri" w:cs="Calibri"/>
                <w:color w:val="000000"/>
                <w:lang w:eastAsia="en-US"/>
              </w:rPr>
              <w:t>Bill Keller</w:t>
            </w:r>
          </w:p>
        </w:tc>
        <w:tc>
          <w:tcPr>
            <w:tcW w:w="2127" w:type="dxa"/>
            <w:tcBorders>
              <w:top w:val="single" w:sz="6" w:space="0" w:color="000000"/>
              <w:left w:val="single" w:sz="6" w:space="0" w:color="000000"/>
              <w:bottom w:val="single" w:sz="6" w:space="0" w:color="000000"/>
              <w:right w:val="single" w:sz="6" w:space="0" w:color="000000"/>
            </w:tcBorders>
          </w:tcPr>
          <w:p w:rsidR="00EC4806" w:rsidRDefault="00EC4806">
            <w:pPr>
              <w:autoSpaceDE w:val="0"/>
              <w:autoSpaceDN w:val="0"/>
              <w:adjustRightInd w:val="0"/>
              <w:spacing w:after="0"/>
              <w:rPr>
                <w:rFonts w:ascii="Calibri" w:hAnsi="Calibri" w:cs="Calibri"/>
                <w:color w:val="000000"/>
                <w:lang w:eastAsia="en-US"/>
              </w:rPr>
            </w:pPr>
            <w:r w:rsidRPr="002210E4">
              <w:rPr>
                <w:rFonts w:ascii="Calibri" w:hAnsi="Calibri" w:cs="Calibri"/>
                <w:color w:val="000000"/>
                <w:lang w:eastAsia="en-US"/>
              </w:rPr>
              <w:t>Reviewed with and sent to Methodist 1/25</w:t>
            </w:r>
          </w:p>
          <w:p w:rsidR="00DF5A8C" w:rsidRPr="002210E4" w:rsidRDefault="00DF5A8C">
            <w:pPr>
              <w:autoSpaceDE w:val="0"/>
              <w:autoSpaceDN w:val="0"/>
              <w:adjustRightInd w:val="0"/>
              <w:spacing w:after="0"/>
              <w:rPr>
                <w:rFonts w:ascii="Calibri" w:hAnsi="Calibri" w:cs="Calibri"/>
                <w:color w:val="000000"/>
                <w:lang w:eastAsia="en-US"/>
              </w:rPr>
            </w:pPr>
            <w:r>
              <w:rPr>
                <w:rFonts w:ascii="Calibri" w:hAnsi="Calibri" w:cs="Calibri"/>
                <w:color w:val="000000"/>
                <w:lang w:eastAsia="en-US"/>
              </w:rPr>
              <w:t>Livelink*****</w:t>
            </w:r>
          </w:p>
        </w:tc>
        <w:tc>
          <w:tcPr>
            <w:tcW w:w="1766" w:type="dxa"/>
            <w:tcBorders>
              <w:top w:val="single" w:sz="6" w:space="0" w:color="000000"/>
              <w:left w:val="single" w:sz="6" w:space="0" w:color="000000"/>
              <w:bottom w:val="single" w:sz="6" w:space="0" w:color="000000"/>
              <w:right w:val="single" w:sz="6" w:space="0" w:color="000000"/>
            </w:tcBorders>
          </w:tcPr>
          <w:p w:rsidR="00EC4806" w:rsidRPr="002210E4" w:rsidRDefault="00EC4806">
            <w:pPr>
              <w:autoSpaceDE w:val="0"/>
              <w:autoSpaceDN w:val="0"/>
              <w:adjustRightInd w:val="0"/>
              <w:spacing w:after="0"/>
              <w:rPr>
                <w:rFonts w:ascii="Calibri" w:hAnsi="Calibri" w:cs="Calibri"/>
                <w:color w:val="000000"/>
                <w:lang w:eastAsia="en-US"/>
              </w:rPr>
            </w:pPr>
            <w:r w:rsidRPr="002210E4">
              <w:rPr>
                <w:rFonts w:ascii="Calibri" w:hAnsi="Calibri" w:cs="Calibri"/>
                <w:color w:val="000000"/>
                <w:lang w:eastAsia="en-US"/>
              </w:rPr>
              <w:t>1/14/2016</w:t>
            </w:r>
          </w:p>
        </w:tc>
      </w:tr>
      <w:tr w:rsidR="00EC4806">
        <w:tc>
          <w:tcPr>
            <w:tcW w:w="2808" w:type="dxa"/>
            <w:tcBorders>
              <w:top w:val="single" w:sz="6" w:space="0" w:color="000000"/>
              <w:left w:val="single" w:sz="6" w:space="0" w:color="000000"/>
              <w:bottom w:val="single" w:sz="6" w:space="0" w:color="000000"/>
              <w:right w:val="single" w:sz="6" w:space="0" w:color="000000"/>
            </w:tcBorders>
          </w:tcPr>
          <w:p w:rsidR="00EC4806" w:rsidRPr="002210E4" w:rsidRDefault="00EC4806">
            <w:pPr>
              <w:autoSpaceDE w:val="0"/>
              <w:autoSpaceDN w:val="0"/>
              <w:adjustRightInd w:val="0"/>
              <w:spacing w:after="0"/>
              <w:rPr>
                <w:rFonts w:ascii="Calibri" w:hAnsi="Calibri" w:cs="Calibri"/>
                <w:color w:val="000000"/>
                <w:lang w:eastAsia="en-US"/>
              </w:rPr>
            </w:pPr>
            <w:r w:rsidRPr="002210E4">
              <w:rPr>
                <w:rFonts w:ascii="Calibri" w:hAnsi="Calibri" w:cs="Calibri"/>
                <w:color w:val="000000"/>
                <w:lang w:eastAsia="en-US"/>
              </w:rPr>
              <w:t>Agfa VPN checklist with requirements and optional ports</w:t>
            </w:r>
          </w:p>
        </w:tc>
        <w:tc>
          <w:tcPr>
            <w:tcW w:w="676" w:type="dxa"/>
            <w:tcBorders>
              <w:top w:val="single" w:sz="6" w:space="0" w:color="000000"/>
              <w:left w:val="single" w:sz="6" w:space="0" w:color="000000"/>
              <w:bottom w:val="single" w:sz="6" w:space="0" w:color="000000"/>
              <w:right w:val="single" w:sz="6" w:space="0" w:color="000000"/>
            </w:tcBorders>
          </w:tcPr>
          <w:p w:rsidR="00EC4806" w:rsidRPr="002210E4" w:rsidRDefault="00EC4806">
            <w:pPr>
              <w:autoSpaceDE w:val="0"/>
              <w:autoSpaceDN w:val="0"/>
              <w:adjustRightInd w:val="0"/>
              <w:spacing w:after="0"/>
              <w:rPr>
                <w:rFonts w:ascii="Calibri" w:hAnsi="Calibri" w:cs="Calibri"/>
                <w:color w:val="000000"/>
                <w:lang w:eastAsia="en-US"/>
              </w:rPr>
            </w:pPr>
          </w:p>
        </w:tc>
        <w:tc>
          <w:tcPr>
            <w:tcW w:w="1787" w:type="dxa"/>
            <w:tcBorders>
              <w:top w:val="single" w:sz="6" w:space="0" w:color="000000"/>
              <w:left w:val="single" w:sz="6" w:space="0" w:color="000000"/>
              <w:bottom w:val="single" w:sz="6" w:space="0" w:color="000000"/>
              <w:right w:val="single" w:sz="6" w:space="0" w:color="000000"/>
            </w:tcBorders>
          </w:tcPr>
          <w:p w:rsidR="00EC4806" w:rsidRPr="002210E4" w:rsidRDefault="00EC4806">
            <w:pPr>
              <w:autoSpaceDE w:val="0"/>
              <w:autoSpaceDN w:val="0"/>
              <w:adjustRightInd w:val="0"/>
              <w:spacing w:after="0"/>
              <w:rPr>
                <w:rFonts w:ascii="Calibri" w:hAnsi="Calibri" w:cs="Calibri"/>
                <w:color w:val="000000"/>
                <w:lang w:eastAsia="en-US"/>
              </w:rPr>
            </w:pPr>
            <w:r w:rsidRPr="002210E4">
              <w:rPr>
                <w:rFonts w:ascii="Calibri" w:hAnsi="Calibri" w:cs="Calibri"/>
                <w:color w:val="000000"/>
                <w:lang w:eastAsia="en-US"/>
              </w:rPr>
              <w:t>Charlie Tripodi</w:t>
            </w:r>
          </w:p>
        </w:tc>
        <w:tc>
          <w:tcPr>
            <w:tcW w:w="2127" w:type="dxa"/>
            <w:tcBorders>
              <w:top w:val="single" w:sz="6" w:space="0" w:color="000000"/>
              <w:left w:val="single" w:sz="6" w:space="0" w:color="000000"/>
              <w:bottom w:val="single" w:sz="6" w:space="0" w:color="000000"/>
              <w:right w:val="single" w:sz="6" w:space="0" w:color="000000"/>
            </w:tcBorders>
          </w:tcPr>
          <w:p w:rsidR="00EC4806" w:rsidRPr="002210E4" w:rsidRDefault="00EC4806">
            <w:pPr>
              <w:autoSpaceDE w:val="0"/>
              <w:autoSpaceDN w:val="0"/>
              <w:adjustRightInd w:val="0"/>
              <w:spacing w:after="0"/>
              <w:rPr>
                <w:rFonts w:ascii="Calibri" w:hAnsi="Calibri" w:cs="Calibri"/>
                <w:color w:val="000000"/>
                <w:lang w:eastAsia="en-US"/>
              </w:rPr>
            </w:pPr>
          </w:p>
        </w:tc>
        <w:tc>
          <w:tcPr>
            <w:tcW w:w="1766" w:type="dxa"/>
            <w:tcBorders>
              <w:top w:val="single" w:sz="6" w:space="0" w:color="000000"/>
              <w:left w:val="single" w:sz="6" w:space="0" w:color="000000"/>
              <w:bottom w:val="single" w:sz="6" w:space="0" w:color="000000"/>
              <w:right w:val="single" w:sz="6" w:space="0" w:color="000000"/>
            </w:tcBorders>
          </w:tcPr>
          <w:p w:rsidR="00EC4806" w:rsidRPr="002210E4" w:rsidRDefault="00EC4806">
            <w:pPr>
              <w:autoSpaceDE w:val="0"/>
              <w:autoSpaceDN w:val="0"/>
              <w:adjustRightInd w:val="0"/>
              <w:spacing w:after="0"/>
              <w:rPr>
                <w:rFonts w:ascii="Calibri" w:hAnsi="Calibri" w:cs="Calibri"/>
                <w:color w:val="000000"/>
                <w:lang w:eastAsia="en-US"/>
              </w:rPr>
            </w:pPr>
            <w:r w:rsidRPr="002210E4">
              <w:rPr>
                <w:rFonts w:ascii="Calibri" w:hAnsi="Calibri" w:cs="Calibri"/>
                <w:color w:val="000000"/>
                <w:lang w:eastAsia="en-US"/>
              </w:rPr>
              <w:t>Current version as of Feb 3, 2016</w:t>
            </w:r>
          </w:p>
        </w:tc>
      </w:tr>
    </w:tbl>
    <w:p w:rsidR="00EC4806" w:rsidRDefault="00EC4806" w:rsidP="00EC4806">
      <w:pPr>
        <w:pStyle w:val="BodyText"/>
        <w:rPr>
          <w:rFonts w:ascii="Calibri" w:hAnsi="Calibri" w:cs="Calibri"/>
          <w:b/>
          <w:sz w:val="28"/>
          <w:szCs w:val="28"/>
          <w:lang w:eastAsia="de-DE"/>
        </w:rPr>
      </w:pPr>
    </w:p>
    <w:tbl>
      <w:tblPr>
        <w:tblW w:w="4992"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0" w:type="dxa"/>
          <w:right w:w="0" w:type="dxa"/>
        </w:tblCellMar>
        <w:tblLook w:val="01E0" w:firstRow="1" w:lastRow="1" w:firstColumn="1" w:lastColumn="1" w:noHBand="0" w:noVBand="0"/>
      </w:tblPr>
      <w:tblGrid>
        <w:gridCol w:w="1791"/>
        <w:gridCol w:w="7564"/>
      </w:tblGrid>
      <w:tr w:rsidR="00EC4806" w:rsidRPr="00D33CDB" w:rsidTr="002210E4">
        <w:trPr>
          <w:trHeight w:val="465"/>
        </w:trPr>
        <w:tc>
          <w:tcPr>
            <w:tcW w:w="957" w:type="pct"/>
            <w:shd w:val="clear" w:color="auto" w:fill="E6E6E6"/>
            <w:vAlign w:val="center"/>
          </w:tcPr>
          <w:p w:rsidR="00EC4806" w:rsidRPr="00D33CDB" w:rsidRDefault="00EC4806" w:rsidP="002210E4">
            <w:pPr>
              <w:pStyle w:val="TableDetail"/>
              <w:ind w:left="0"/>
              <w:rPr>
                <w:rFonts w:ascii="Calibri" w:hAnsi="Calibri"/>
                <w:spacing w:val="1"/>
                <w:sz w:val="20"/>
                <w:szCs w:val="20"/>
              </w:rPr>
            </w:pPr>
            <w:r>
              <w:rPr>
                <w:rFonts w:ascii="Calibri" w:hAnsi="Calibri"/>
                <w:spacing w:val="1"/>
                <w:sz w:val="20"/>
                <w:szCs w:val="20"/>
              </w:rPr>
              <w:t>Document</w:t>
            </w:r>
          </w:p>
        </w:tc>
        <w:tc>
          <w:tcPr>
            <w:tcW w:w="4043" w:type="pct"/>
            <w:shd w:val="clear" w:color="auto" w:fill="E6E6E6"/>
            <w:vAlign w:val="center"/>
          </w:tcPr>
          <w:p w:rsidR="00EC4806" w:rsidRPr="00D33CDB" w:rsidRDefault="00EC4806" w:rsidP="002210E4">
            <w:pPr>
              <w:pStyle w:val="TableDetail"/>
              <w:ind w:left="0"/>
              <w:rPr>
                <w:rFonts w:ascii="Calibri" w:hAnsi="Calibri"/>
                <w:spacing w:val="1"/>
                <w:sz w:val="20"/>
                <w:szCs w:val="20"/>
              </w:rPr>
            </w:pPr>
            <w:r>
              <w:rPr>
                <w:rFonts w:ascii="Calibri" w:hAnsi="Calibri"/>
                <w:spacing w:val="1"/>
                <w:sz w:val="20"/>
                <w:szCs w:val="20"/>
              </w:rPr>
              <w:t xml:space="preserve"> Location</w:t>
            </w:r>
          </w:p>
        </w:tc>
      </w:tr>
      <w:tr w:rsidR="00EC4806" w:rsidRPr="00D33CDB" w:rsidTr="002210E4">
        <w:trPr>
          <w:trHeight w:val="465"/>
        </w:trPr>
        <w:tc>
          <w:tcPr>
            <w:tcW w:w="957" w:type="pct"/>
            <w:vAlign w:val="center"/>
          </w:tcPr>
          <w:p w:rsidR="00EC4806" w:rsidRPr="00C03ECE" w:rsidRDefault="00EC4806" w:rsidP="002210E4">
            <w:pPr>
              <w:pStyle w:val="TableDetail"/>
              <w:rPr>
                <w:rFonts w:ascii="Calibri" w:hAnsi="Calibri" w:cs="Calibri"/>
                <w:b w:val="0"/>
                <w:sz w:val="20"/>
                <w:szCs w:val="20"/>
              </w:rPr>
            </w:pPr>
            <w:r w:rsidRPr="00C03ECE">
              <w:rPr>
                <w:rFonts w:ascii="Calibri" w:hAnsi="Calibri" w:cs="Calibri"/>
                <w:b w:val="0"/>
                <w:spacing w:val="1"/>
                <w:sz w:val="20"/>
                <w:szCs w:val="20"/>
              </w:rPr>
              <w:t>AGFA HL7 Conformance Statements</w:t>
            </w:r>
          </w:p>
        </w:tc>
        <w:tc>
          <w:tcPr>
            <w:tcW w:w="4043" w:type="pct"/>
            <w:vAlign w:val="center"/>
          </w:tcPr>
          <w:p w:rsidR="00EC4806" w:rsidRPr="00C03ECE" w:rsidRDefault="00EC4806" w:rsidP="002210E4">
            <w:pPr>
              <w:pStyle w:val="TableDetail"/>
              <w:rPr>
                <w:rFonts w:ascii="Calibri" w:hAnsi="Calibri" w:cs="Calibri"/>
                <w:b w:val="0"/>
                <w:spacing w:val="1"/>
                <w:sz w:val="20"/>
                <w:szCs w:val="20"/>
              </w:rPr>
            </w:pPr>
            <w:r w:rsidRPr="00C03ECE">
              <w:rPr>
                <w:rFonts w:ascii="Calibri" w:hAnsi="Calibri" w:cs="Calibri"/>
                <w:b w:val="0"/>
                <w:spacing w:val="1"/>
                <w:sz w:val="20"/>
                <w:szCs w:val="20"/>
              </w:rPr>
              <w:t>http://www.agfahealthcare.com/global/en/main/products_services/product-info/interoperability/hl7/index.jsp</w:t>
            </w:r>
          </w:p>
        </w:tc>
      </w:tr>
      <w:tr w:rsidR="00EC4806" w:rsidRPr="00D33CDB" w:rsidTr="002210E4">
        <w:trPr>
          <w:trHeight w:val="465"/>
        </w:trPr>
        <w:tc>
          <w:tcPr>
            <w:tcW w:w="957" w:type="pct"/>
            <w:vAlign w:val="center"/>
          </w:tcPr>
          <w:p w:rsidR="00EC4806" w:rsidRPr="00C03ECE" w:rsidRDefault="00EC4806" w:rsidP="002210E4">
            <w:pPr>
              <w:pStyle w:val="TableDetail"/>
              <w:rPr>
                <w:rFonts w:ascii="Calibri" w:hAnsi="Calibri" w:cs="Calibri"/>
                <w:b w:val="0"/>
                <w:sz w:val="20"/>
                <w:szCs w:val="20"/>
              </w:rPr>
            </w:pPr>
            <w:r w:rsidRPr="00C03ECE">
              <w:rPr>
                <w:rFonts w:ascii="Calibri" w:hAnsi="Calibri" w:cs="Calibri"/>
                <w:b w:val="0"/>
                <w:spacing w:val="1"/>
                <w:sz w:val="20"/>
                <w:szCs w:val="20"/>
              </w:rPr>
              <w:t>AGFA DICOM Conformance Statements</w:t>
            </w:r>
          </w:p>
        </w:tc>
        <w:tc>
          <w:tcPr>
            <w:tcW w:w="4043" w:type="pct"/>
            <w:vAlign w:val="center"/>
          </w:tcPr>
          <w:p w:rsidR="00EC4806" w:rsidRPr="00C03ECE" w:rsidRDefault="00EC4806" w:rsidP="002210E4">
            <w:pPr>
              <w:pStyle w:val="TableDetail"/>
              <w:rPr>
                <w:rFonts w:ascii="Calibri" w:hAnsi="Calibri" w:cs="Calibri"/>
                <w:b w:val="0"/>
                <w:spacing w:val="1"/>
                <w:sz w:val="20"/>
                <w:szCs w:val="20"/>
              </w:rPr>
            </w:pPr>
            <w:r w:rsidRPr="00C03ECE">
              <w:rPr>
                <w:rFonts w:ascii="Calibri" w:hAnsi="Calibri" w:cs="Calibri"/>
                <w:b w:val="0"/>
                <w:spacing w:val="1"/>
                <w:sz w:val="20"/>
                <w:szCs w:val="20"/>
              </w:rPr>
              <w:t>http://www.agfahealthcare.com/global/en/main/products_services/product-info/interoperability/dicom/index.jsp</w:t>
            </w:r>
          </w:p>
        </w:tc>
      </w:tr>
      <w:tr w:rsidR="00EC4806" w:rsidRPr="00D33CDB" w:rsidTr="002210E4">
        <w:trPr>
          <w:trHeight w:val="465"/>
        </w:trPr>
        <w:tc>
          <w:tcPr>
            <w:tcW w:w="957" w:type="pct"/>
            <w:vAlign w:val="center"/>
          </w:tcPr>
          <w:p w:rsidR="00EC4806" w:rsidRPr="00C03ECE" w:rsidRDefault="00EC4806" w:rsidP="002210E4">
            <w:pPr>
              <w:pStyle w:val="TableDetail"/>
              <w:rPr>
                <w:rFonts w:ascii="Calibri" w:hAnsi="Calibri" w:cs="Calibri"/>
                <w:b w:val="0"/>
                <w:spacing w:val="1"/>
                <w:sz w:val="20"/>
                <w:szCs w:val="20"/>
              </w:rPr>
            </w:pPr>
            <w:r w:rsidRPr="00C03ECE">
              <w:rPr>
                <w:rFonts w:ascii="Calibri" w:hAnsi="Calibri" w:cs="Calibri"/>
                <w:b w:val="0"/>
                <w:spacing w:val="1"/>
                <w:sz w:val="20"/>
                <w:szCs w:val="20"/>
              </w:rPr>
              <w:t>AGFA IHE Conformance Statements</w:t>
            </w:r>
          </w:p>
        </w:tc>
        <w:tc>
          <w:tcPr>
            <w:tcW w:w="4043" w:type="pct"/>
            <w:vAlign w:val="center"/>
          </w:tcPr>
          <w:p w:rsidR="00EC4806" w:rsidRPr="00C03ECE" w:rsidRDefault="00EC4806" w:rsidP="002210E4">
            <w:pPr>
              <w:pStyle w:val="TableDetail"/>
              <w:rPr>
                <w:rFonts w:ascii="Calibri" w:hAnsi="Calibri" w:cs="Calibri"/>
                <w:b w:val="0"/>
                <w:sz w:val="20"/>
                <w:szCs w:val="20"/>
              </w:rPr>
            </w:pPr>
            <w:r w:rsidRPr="00C03ECE">
              <w:rPr>
                <w:rFonts w:ascii="Calibri" w:hAnsi="Calibri" w:cs="Calibri"/>
                <w:b w:val="0"/>
                <w:sz w:val="20"/>
                <w:szCs w:val="20"/>
              </w:rPr>
              <w:t>http://www.agfahealthcare.com/global/en/main/products_services/product-info/interoperability/ihe/index.jsp</w:t>
            </w:r>
          </w:p>
        </w:tc>
      </w:tr>
    </w:tbl>
    <w:p w:rsidR="00F65D64" w:rsidRDefault="00F65D64" w:rsidP="006A6D6B">
      <w:pPr>
        <w:pStyle w:val="Heading2"/>
        <w:numPr>
          <w:ilvl w:val="0"/>
          <w:numId w:val="0"/>
        </w:numPr>
        <w:tabs>
          <w:tab w:val="clear" w:pos="0"/>
        </w:tabs>
        <w:spacing w:after="60"/>
        <w:ind w:left="576"/>
        <w:rPr>
          <w:rFonts w:ascii="Calibri" w:hAnsi="Calibri" w:cs="Calibri"/>
          <w:lang w:val="en-US"/>
        </w:rPr>
      </w:pPr>
      <w:bookmarkStart w:id="184" w:name="_Toc443673255"/>
      <w:r w:rsidRPr="00F654F8">
        <w:rPr>
          <w:rFonts w:ascii="Calibri" w:hAnsi="Calibri" w:cs="Calibri"/>
        </w:rPr>
        <w:t xml:space="preserve">Solution </w:t>
      </w:r>
      <w:r w:rsidRPr="00F654F8">
        <w:rPr>
          <w:rFonts w:ascii="Calibri" w:hAnsi="Calibri" w:cs="Calibri"/>
          <w:lang w:val="en-US"/>
        </w:rPr>
        <w:t>D</w:t>
      </w:r>
      <w:proofErr w:type="spellStart"/>
      <w:r w:rsidRPr="00F654F8">
        <w:rPr>
          <w:rFonts w:ascii="Calibri" w:hAnsi="Calibri" w:cs="Calibri"/>
        </w:rPr>
        <w:t>eployment</w:t>
      </w:r>
      <w:proofErr w:type="spellEnd"/>
      <w:r w:rsidRPr="00F654F8">
        <w:rPr>
          <w:rFonts w:ascii="Calibri" w:hAnsi="Calibri" w:cs="Calibri"/>
        </w:rPr>
        <w:t xml:space="preserve"> </w:t>
      </w:r>
      <w:r w:rsidRPr="00F654F8">
        <w:rPr>
          <w:rFonts w:ascii="Calibri" w:hAnsi="Calibri" w:cs="Calibri"/>
          <w:lang w:val="en-US"/>
        </w:rPr>
        <w:t>and Data Flow D</w:t>
      </w:r>
      <w:proofErr w:type="spellStart"/>
      <w:r w:rsidRPr="00F654F8">
        <w:rPr>
          <w:rFonts w:ascii="Calibri" w:hAnsi="Calibri" w:cs="Calibri"/>
        </w:rPr>
        <w:t>iagrams</w:t>
      </w:r>
      <w:bookmarkEnd w:id="183"/>
      <w:bookmarkEnd w:id="184"/>
      <w:proofErr w:type="spellEnd"/>
    </w:p>
    <w:p w:rsidR="00B57E90" w:rsidRPr="0098306D" w:rsidRDefault="00B57E90" w:rsidP="0098306D">
      <w:pPr>
        <w:pStyle w:val="BodyText"/>
        <w:ind w:left="576"/>
        <w:rPr>
          <w:lang w:eastAsia="de-DE"/>
        </w:rPr>
      </w:pPr>
      <w:r>
        <w:rPr>
          <w:lang w:eastAsia="de-DE"/>
        </w:rPr>
        <w:t xml:space="preserve">This project only applies to the MHS portion of the project. STRG project is not included in this SOW. Representative </w:t>
      </w:r>
      <w:proofErr w:type="gramStart"/>
      <w:r>
        <w:rPr>
          <w:lang w:eastAsia="de-DE"/>
        </w:rPr>
        <w:t>storage</w:t>
      </w:r>
      <w:proofErr w:type="gramEnd"/>
      <w:r>
        <w:rPr>
          <w:lang w:eastAsia="de-DE"/>
        </w:rPr>
        <w:t xml:space="preserve"> configuration shown. Actual storage optimization plan will be developed as part of the deployment plan.</w:t>
      </w:r>
    </w:p>
    <w:p w:rsidR="00F65D64" w:rsidRDefault="00F65D64" w:rsidP="00F65D64">
      <w:pPr>
        <w:pStyle w:val="Normal1"/>
      </w:pPr>
    </w:p>
    <w:p w:rsidR="00F44E7E" w:rsidRDefault="00F44E7E" w:rsidP="00F65D64">
      <w:pPr>
        <w:pStyle w:val="Normal1"/>
        <w:rPr>
          <w:ins w:id="185" w:author="Agfa Healthcare" w:date="2016-03-08T17:04:00Z"/>
        </w:rPr>
      </w:pPr>
      <w:ins w:id="186" w:author="Agfa Healthcare" w:date="2016-03-08T17:04:00Z">
        <w:r>
          <w:rPr>
            <w:noProof/>
            <w:lang w:eastAsia="zh-TW"/>
          </w:rPr>
          <w:lastRenderedPageBreak/>
          <w:drawing>
            <wp:inline distT="0" distB="0" distL="0" distR="0" wp14:anchorId="07D7A540" wp14:editId="39AF9C9F">
              <wp:extent cx="5943600" cy="4330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330065"/>
                      </a:xfrm>
                      <a:prstGeom prst="rect">
                        <a:avLst/>
                      </a:prstGeom>
                    </pic:spPr>
                  </pic:pic>
                </a:graphicData>
              </a:graphic>
            </wp:inline>
          </w:drawing>
        </w:r>
      </w:ins>
    </w:p>
    <w:p w:rsidR="00F44E7E" w:rsidRDefault="00F44E7E" w:rsidP="00F65D64">
      <w:pPr>
        <w:pStyle w:val="Normal1"/>
        <w:rPr>
          <w:ins w:id="187" w:author="Agfa Healthcare" w:date="2016-03-08T17:06:00Z"/>
        </w:rPr>
      </w:pPr>
      <w:ins w:id="188" w:author="Agfa Healthcare" w:date="2016-03-08T17:06:00Z">
        <w:r>
          <w:rPr>
            <w:noProof/>
            <w:lang w:eastAsia="zh-TW"/>
          </w:rPr>
          <w:drawing>
            <wp:inline distT="0" distB="0" distL="0" distR="0" wp14:anchorId="1F3A01BD" wp14:editId="0B3FB5B4">
              <wp:extent cx="4831016" cy="3616036"/>
              <wp:effectExtent l="0" t="0" r="825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31016" cy="3616036"/>
                      </a:xfrm>
                      <a:prstGeom prst="rect">
                        <a:avLst/>
                      </a:prstGeom>
                    </pic:spPr>
                  </pic:pic>
                </a:graphicData>
              </a:graphic>
            </wp:inline>
          </w:drawing>
        </w:r>
      </w:ins>
    </w:p>
    <w:p w:rsidR="00F44E7E" w:rsidRPr="00F654F8" w:rsidRDefault="00F44E7E" w:rsidP="00F65D64">
      <w:pPr>
        <w:pStyle w:val="Normal1"/>
      </w:pPr>
      <w:ins w:id="189" w:author="Agfa Healthcare" w:date="2016-03-08T17:06:00Z">
        <w:r>
          <w:rPr>
            <w:noProof/>
            <w:lang w:eastAsia="zh-TW"/>
          </w:rPr>
          <w:lastRenderedPageBreak/>
          <w:drawing>
            <wp:inline distT="0" distB="0" distL="0" distR="0" wp14:anchorId="148DA798" wp14:editId="42704F9E">
              <wp:extent cx="5077691" cy="450102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77691" cy="4501026"/>
                      </a:xfrm>
                      <a:prstGeom prst="rect">
                        <a:avLst/>
                      </a:prstGeom>
                    </pic:spPr>
                  </pic:pic>
                </a:graphicData>
              </a:graphic>
            </wp:inline>
          </w:drawing>
        </w:r>
      </w:ins>
    </w:p>
    <w:p w:rsidR="00F65D64" w:rsidRPr="00F654F8" w:rsidRDefault="00F65D64" w:rsidP="00F65D64">
      <w:pPr>
        <w:pStyle w:val="Normal1"/>
      </w:pPr>
    </w:p>
    <w:p w:rsidR="00AC4FA3" w:rsidRPr="00AC4FA3" w:rsidRDefault="00AC4FA3" w:rsidP="00AC4FA3">
      <w:pPr>
        <w:autoSpaceDE w:val="0"/>
        <w:autoSpaceDN w:val="0"/>
        <w:adjustRightInd w:val="0"/>
        <w:spacing w:after="0"/>
        <w:rPr>
          <w:ins w:id="190" w:author="Agfa Healthcare" w:date="2016-03-08T16:52:00Z"/>
          <w:rFonts w:asciiTheme="minorHAnsi" w:hAnsiTheme="minorHAnsi" w:cstheme="minorHAnsi"/>
          <w:color w:val="000000"/>
          <w:lang w:eastAsia="en-US"/>
          <w:rPrChange w:id="191" w:author="Agfa Healthcare" w:date="2016-03-08T16:52:00Z">
            <w:rPr>
              <w:ins w:id="192" w:author="Agfa Healthcare" w:date="2016-03-08T16:52:00Z"/>
              <w:rFonts w:ascii="Helv" w:hAnsi="Helv" w:cs="Helv"/>
              <w:color w:val="000000"/>
              <w:lang w:eastAsia="en-US"/>
            </w:rPr>
          </w:rPrChange>
        </w:rPr>
      </w:pPr>
      <w:ins w:id="193" w:author="Agfa Healthcare" w:date="2016-03-08T16:52:00Z">
        <w:r w:rsidRPr="00AC4FA3">
          <w:rPr>
            <w:rFonts w:asciiTheme="minorHAnsi" w:hAnsiTheme="minorHAnsi" w:cstheme="minorHAnsi"/>
            <w:color w:val="000000"/>
            <w:lang w:eastAsia="en-US"/>
            <w:rPrChange w:id="194" w:author="Agfa Healthcare" w:date="2016-03-08T16:52:00Z">
              <w:rPr>
                <w:rFonts w:ascii="Helv" w:hAnsi="Helv" w:cs="Helv"/>
                <w:color w:val="000000"/>
                <w:lang w:eastAsia="en-US"/>
              </w:rPr>
            </w:rPrChange>
          </w:rPr>
          <w:t>STRG Custom Workflows:</w:t>
        </w:r>
      </w:ins>
    </w:p>
    <w:p w:rsidR="00AC4FA3" w:rsidRPr="00AC4FA3" w:rsidRDefault="00AC4FA3" w:rsidP="00AC4FA3">
      <w:pPr>
        <w:autoSpaceDE w:val="0"/>
        <w:autoSpaceDN w:val="0"/>
        <w:adjustRightInd w:val="0"/>
        <w:spacing w:after="0"/>
        <w:rPr>
          <w:ins w:id="195" w:author="Agfa Healthcare" w:date="2016-03-08T16:52:00Z"/>
          <w:rFonts w:asciiTheme="minorHAnsi" w:hAnsiTheme="minorHAnsi" w:cstheme="minorHAnsi"/>
          <w:color w:val="000000"/>
          <w:lang w:eastAsia="en-US"/>
          <w:rPrChange w:id="196" w:author="Agfa Healthcare" w:date="2016-03-08T16:52:00Z">
            <w:rPr>
              <w:ins w:id="197" w:author="Agfa Healthcare" w:date="2016-03-08T16:52:00Z"/>
              <w:rFonts w:ascii="Helv" w:hAnsi="Helv" w:cs="Helv"/>
              <w:color w:val="000000"/>
              <w:lang w:eastAsia="en-US"/>
            </w:rPr>
          </w:rPrChange>
        </w:rPr>
      </w:pPr>
      <w:ins w:id="198" w:author="Agfa Healthcare" w:date="2016-03-08T16:52:00Z">
        <w:r w:rsidRPr="00AC4FA3">
          <w:rPr>
            <w:rFonts w:asciiTheme="minorHAnsi" w:hAnsiTheme="minorHAnsi" w:cstheme="minorHAnsi"/>
            <w:color w:val="000000"/>
            <w:lang w:eastAsia="en-US"/>
            <w:rPrChange w:id="199" w:author="Agfa Healthcare" w:date="2016-03-08T16:52:00Z">
              <w:rPr>
                <w:rFonts w:ascii="Helv" w:hAnsi="Helv" w:cs="Helv"/>
                <w:color w:val="000000"/>
                <w:lang w:eastAsia="en-US"/>
              </w:rPr>
            </w:rPrChange>
          </w:rPr>
          <w:t>As shown in the diagram, radiologists will have access to the studies at outlying sites via a path through the Methodist system.  This workflow uses a "READ" proxy located at each outlying hospital/center.  This configuration allows radiologists to read studies that were captured at Methodist from a workstation at the outlying facility.  There are services to deploy up to 4 Read proxies included in the proposal.</w:t>
        </w:r>
      </w:ins>
    </w:p>
    <w:p w:rsidR="00AC4FA3" w:rsidRPr="00AC4FA3" w:rsidRDefault="00AC4FA3" w:rsidP="00AC4FA3">
      <w:pPr>
        <w:autoSpaceDE w:val="0"/>
        <w:autoSpaceDN w:val="0"/>
        <w:adjustRightInd w:val="0"/>
        <w:spacing w:after="0"/>
        <w:rPr>
          <w:ins w:id="200" w:author="Agfa Healthcare" w:date="2016-03-08T16:52:00Z"/>
          <w:rFonts w:asciiTheme="minorHAnsi" w:hAnsiTheme="minorHAnsi" w:cstheme="minorHAnsi"/>
          <w:color w:val="000000"/>
          <w:lang w:eastAsia="en-US"/>
          <w:rPrChange w:id="201" w:author="Agfa Healthcare" w:date="2016-03-08T16:52:00Z">
            <w:rPr>
              <w:ins w:id="202" w:author="Agfa Healthcare" w:date="2016-03-08T16:52:00Z"/>
              <w:rFonts w:ascii="Helv" w:hAnsi="Helv" w:cs="Helv"/>
              <w:color w:val="000000"/>
              <w:lang w:eastAsia="en-US"/>
            </w:rPr>
          </w:rPrChange>
        </w:rPr>
      </w:pPr>
    </w:p>
    <w:p w:rsidR="00AC4FA3" w:rsidRPr="00AC4FA3" w:rsidRDefault="00AC4FA3" w:rsidP="00AC4FA3">
      <w:pPr>
        <w:pStyle w:val="Normal1"/>
        <w:rPr>
          <w:rFonts w:asciiTheme="minorHAnsi" w:hAnsiTheme="minorHAnsi" w:cstheme="minorHAnsi"/>
          <w:rPrChange w:id="203" w:author="Agfa Healthcare" w:date="2016-03-08T16:52:00Z">
            <w:rPr/>
          </w:rPrChange>
        </w:rPr>
      </w:pPr>
      <w:ins w:id="204" w:author="Agfa Healthcare" w:date="2016-03-08T16:52:00Z">
        <w:r w:rsidRPr="00AC4FA3">
          <w:rPr>
            <w:rFonts w:asciiTheme="minorHAnsi" w:hAnsiTheme="minorHAnsi" w:cstheme="minorHAnsi"/>
            <w:color w:val="000000"/>
            <w:rPrChange w:id="205" w:author="Agfa Healthcare" w:date="2016-03-08T16:52:00Z">
              <w:rPr>
                <w:rFonts w:ascii="Helv" w:hAnsi="Helv" w:cs="Helv"/>
                <w:color w:val="000000"/>
              </w:rPr>
            </w:rPrChange>
          </w:rPr>
          <w:t>There has also been discussion about an "ACQUISITION" proxy at each site.  Proxies provide compression in order to forward studies to the reading core.  The workflow is anticipated to be just a forward rule to the STRG core.  Acquisition proxies can replace the READ proxy if preferable.</w:t>
        </w:r>
      </w:ins>
    </w:p>
    <w:p w:rsidR="00AC4FA3" w:rsidRDefault="00AC4FA3" w:rsidP="00F65D64">
      <w:pPr>
        <w:pStyle w:val="Normal1"/>
      </w:pPr>
    </w:p>
    <w:p w:rsidR="00F65D64" w:rsidRPr="00F654F8" w:rsidRDefault="00990BA3" w:rsidP="00F65D64">
      <w:pPr>
        <w:pStyle w:val="Normal1"/>
      </w:pPr>
      <w:r>
        <w:t>Note that the</w:t>
      </w:r>
      <w:r w:rsidR="00E8447B">
        <w:t xml:space="preserve"> </w:t>
      </w:r>
      <w:proofErr w:type="gramStart"/>
      <w:r w:rsidR="00E8447B">
        <w:t>Methodist</w:t>
      </w:r>
      <w:r>
        <w:t xml:space="preserve">  infrastructure</w:t>
      </w:r>
      <w:proofErr w:type="gramEnd"/>
      <w:r>
        <w:t xml:space="preserve"> is not included in this scope of work, but is shown so that the design does not include any barriers that would prevent the overall planned vision.</w:t>
      </w:r>
    </w:p>
    <w:p w:rsidR="00F65D64" w:rsidRPr="00F654F8" w:rsidRDefault="00F65D64" w:rsidP="00F65D64">
      <w:pPr>
        <w:pStyle w:val="Normal1"/>
      </w:pPr>
    </w:p>
    <w:p w:rsidR="00F65D64" w:rsidRPr="00F654F8" w:rsidRDefault="00F65D64" w:rsidP="00F65D64">
      <w:pPr>
        <w:pStyle w:val="Normal1"/>
      </w:pPr>
    </w:p>
    <w:p w:rsidR="00B57E90" w:rsidRPr="00D1652F" w:rsidRDefault="00B57E90" w:rsidP="0098306D">
      <w:pPr>
        <w:rPr>
          <w:rFonts w:asciiTheme="minorHAnsi" w:hAnsiTheme="minorHAnsi" w:cstheme="minorHAnsi"/>
        </w:rPr>
      </w:pPr>
      <w:bookmarkStart w:id="206" w:name="_Toc442454968"/>
      <w:r w:rsidRPr="00D1652F">
        <w:rPr>
          <w:rFonts w:asciiTheme="minorHAnsi" w:hAnsiTheme="minorHAnsi" w:cstheme="minorHAnsi"/>
        </w:rPr>
        <w:t>Hardware shown above is a suggestion. Please refer to the Solution Architecture Workbook</w:t>
      </w:r>
      <w:r w:rsidR="00D1652F">
        <w:rPr>
          <w:rFonts w:asciiTheme="minorHAnsi" w:hAnsiTheme="minorHAnsi" w:cstheme="minorHAnsi"/>
        </w:rPr>
        <w:t xml:space="preserve"> or the </w:t>
      </w:r>
      <w:r w:rsidR="001D105A" w:rsidRPr="001D105A">
        <w:rPr>
          <w:rFonts w:asciiTheme="minorHAnsi" w:hAnsiTheme="minorHAnsi" w:cstheme="minorHAnsi"/>
          <w:color w:val="000000"/>
          <w:lang w:eastAsia="en-US"/>
        </w:rPr>
        <w:t>STRG VM + Storage Requirements document</w:t>
      </w:r>
      <w:r w:rsidRPr="001D105A">
        <w:rPr>
          <w:rFonts w:asciiTheme="minorHAnsi" w:hAnsiTheme="minorHAnsi" w:cstheme="minorHAnsi"/>
        </w:rPr>
        <w:t xml:space="preserve"> for</w:t>
      </w:r>
      <w:r w:rsidRPr="00D1652F">
        <w:rPr>
          <w:rFonts w:asciiTheme="minorHAnsi" w:hAnsiTheme="minorHAnsi" w:cstheme="minorHAnsi"/>
        </w:rPr>
        <w:t xml:space="preserve"> detailed hardware and storage requirements.</w:t>
      </w:r>
    </w:p>
    <w:p w:rsidR="00F65D64" w:rsidRPr="00F654F8" w:rsidRDefault="00F65D64" w:rsidP="006A6D6B">
      <w:pPr>
        <w:pStyle w:val="Heading2"/>
        <w:numPr>
          <w:ilvl w:val="0"/>
          <w:numId w:val="0"/>
        </w:numPr>
        <w:tabs>
          <w:tab w:val="clear" w:pos="0"/>
        </w:tabs>
        <w:spacing w:after="60"/>
        <w:ind w:left="576"/>
        <w:rPr>
          <w:rFonts w:ascii="Calibri" w:hAnsi="Calibri" w:cs="Calibri"/>
        </w:rPr>
      </w:pPr>
      <w:bookmarkStart w:id="207" w:name="_Toc443673256"/>
      <w:r w:rsidRPr="00F654F8">
        <w:rPr>
          <w:rFonts w:ascii="Calibri" w:hAnsi="Calibri" w:cs="Calibri"/>
        </w:rPr>
        <w:t>Network Specifications</w:t>
      </w:r>
      <w:bookmarkEnd w:id="206"/>
      <w:bookmarkEnd w:id="207"/>
    </w:p>
    <w:p w:rsidR="00F65D64" w:rsidRDefault="00F65D64" w:rsidP="00F65D64">
      <w:pPr>
        <w:pStyle w:val="Normal1"/>
      </w:pPr>
      <w:r w:rsidRPr="00F654F8">
        <w:t>The specifics of the network are dependent on the required services and customer size.  In general, management, production and storage network VLANs are required for the back end servers in addition to the hospital production network and optional DMZ.  Customers are responsible for all network components and configuration, unless consulting and/or implementation services are contracted with Agfa professional services.</w:t>
      </w:r>
    </w:p>
    <w:p w:rsidR="00F576E7" w:rsidRDefault="00F576E7" w:rsidP="00F65D64">
      <w:pPr>
        <w:pStyle w:val="Normal1"/>
      </w:pPr>
    </w:p>
    <w:p w:rsidR="00F576E7" w:rsidRPr="00F654F8" w:rsidRDefault="00F576E7" w:rsidP="00F65D64">
      <w:pPr>
        <w:pStyle w:val="Normal1"/>
      </w:pPr>
      <w:r>
        <w:t>Network details still need to be discussed because of the large number of studies that come into the system, but are not stored locally.  This scenario does not align with the standard Agfa guidelines, and as a result we will do some research and discuss options that may be available in the STRG data center.</w:t>
      </w:r>
    </w:p>
    <w:p w:rsidR="00F65D64" w:rsidRDefault="00F65D64" w:rsidP="00F65D64">
      <w:pPr>
        <w:pStyle w:val="Normal1"/>
      </w:pPr>
    </w:p>
    <w:p w:rsidR="00F65D64" w:rsidRPr="00F654F8" w:rsidRDefault="00F65D64" w:rsidP="00F65D64">
      <w:pPr>
        <w:pStyle w:val="Normal1"/>
      </w:pPr>
    </w:p>
    <w:p w:rsidR="00F65D64" w:rsidRPr="00F654F8" w:rsidRDefault="0098306D" w:rsidP="00F65D64">
      <w:pPr>
        <w:pStyle w:val="Normal1"/>
      </w:pPr>
      <w:r>
        <w:rPr>
          <w:noProof/>
          <w:lang w:eastAsia="zh-TW"/>
        </w:rPr>
        <w:drawing>
          <wp:inline distT="0" distB="0" distL="0" distR="0" wp14:anchorId="46EDA312" wp14:editId="2595D537">
            <wp:extent cx="5555615" cy="1828800"/>
            <wp:effectExtent l="0" t="0" r="698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5615" cy="1828800"/>
                    </a:xfrm>
                    <a:prstGeom prst="rect">
                      <a:avLst/>
                    </a:prstGeom>
                    <a:noFill/>
                    <a:ln>
                      <a:noFill/>
                    </a:ln>
                  </pic:spPr>
                </pic:pic>
              </a:graphicData>
            </a:graphic>
          </wp:inline>
        </w:drawing>
      </w:r>
    </w:p>
    <w:p w:rsidR="00F65D64" w:rsidRPr="00F654F8" w:rsidRDefault="00F65D64" w:rsidP="00F65D64">
      <w:pPr>
        <w:pStyle w:val="Normal1"/>
      </w:pPr>
    </w:p>
    <w:tbl>
      <w:tblPr>
        <w:tblW w:w="0" w:type="auto"/>
        <w:tblInd w:w="108" w:type="dxa"/>
        <w:tblLook w:val="01E0" w:firstRow="1" w:lastRow="1" w:firstColumn="1" w:lastColumn="1" w:noHBand="0" w:noVBand="0"/>
      </w:tblPr>
      <w:tblGrid>
        <w:gridCol w:w="1260"/>
        <w:gridCol w:w="7842"/>
      </w:tblGrid>
      <w:tr w:rsidR="00F65D64" w:rsidRPr="00F654F8" w:rsidTr="00F654F8">
        <w:tc>
          <w:tcPr>
            <w:tcW w:w="1260" w:type="dxa"/>
            <w:shd w:val="clear" w:color="auto" w:fill="auto"/>
          </w:tcPr>
          <w:p w:rsidR="00F65D64" w:rsidRPr="00F654F8" w:rsidRDefault="0098306D" w:rsidP="00F654F8">
            <w:pPr>
              <w:spacing w:before="60" w:after="60"/>
              <w:jc w:val="center"/>
              <w:rPr>
                <w:rFonts w:ascii="Calibri" w:hAnsi="Calibri" w:cs="Calibri"/>
              </w:rPr>
            </w:pPr>
            <w:r>
              <w:rPr>
                <w:rFonts w:ascii="Calibri" w:hAnsi="Calibri" w:cs="Calibri"/>
                <w:noProof/>
                <w:lang w:eastAsia="zh-TW"/>
              </w:rPr>
              <w:drawing>
                <wp:inline distT="0" distB="0" distL="0" distR="0" wp14:anchorId="00215323" wp14:editId="197F0304">
                  <wp:extent cx="422275" cy="408940"/>
                  <wp:effectExtent l="0" t="0" r="0" b="0"/>
                  <wp:docPr id="15" name="Picture 5"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rn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275" cy="408940"/>
                          </a:xfrm>
                          <a:prstGeom prst="rect">
                            <a:avLst/>
                          </a:prstGeom>
                          <a:noFill/>
                          <a:ln>
                            <a:noFill/>
                          </a:ln>
                        </pic:spPr>
                      </pic:pic>
                    </a:graphicData>
                  </a:graphic>
                </wp:inline>
              </w:drawing>
            </w:r>
          </w:p>
        </w:tc>
        <w:tc>
          <w:tcPr>
            <w:tcW w:w="7842" w:type="dxa"/>
            <w:shd w:val="clear" w:color="auto" w:fill="auto"/>
          </w:tcPr>
          <w:p w:rsidR="00F65D64" w:rsidRPr="00F654F8" w:rsidRDefault="00F65D64" w:rsidP="00F654F8">
            <w:pPr>
              <w:spacing w:before="60" w:after="60"/>
              <w:rPr>
                <w:rFonts w:ascii="Calibri" w:hAnsi="Calibri" w:cs="Calibri"/>
              </w:rPr>
            </w:pPr>
            <w:r w:rsidRPr="00F654F8">
              <w:rPr>
                <w:rFonts w:ascii="Calibri" w:hAnsi="Calibri" w:cs="Calibri"/>
                <w:b/>
              </w:rPr>
              <w:t>REMARK</w:t>
            </w:r>
          </w:p>
          <w:p w:rsidR="00F65D64" w:rsidRPr="00F654F8" w:rsidRDefault="001D105A" w:rsidP="00F65D64">
            <w:pPr>
              <w:pStyle w:val="Normal1"/>
            </w:pPr>
            <w:r>
              <w:t xml:space="preserve">A secure connection between the Customer </w:t>
            </w:r>
            <w:r w:rsidR="00F65D64" w:rsidRPr="00F654F8">
              <w:t>and AGFA HealthCare is required.</w:t>
            </w:r>
          </w:p>
          <w:p w:rsidR="00F65D64" w:rsidRPr="00F654F8" w:rsidRDefault="00F65D64" w:rsidP="00F9501C">
            <w:pPr>
              <w:pStyle w:val="Normal1"/>
            </w:pPr>
            <w:r w:rsidRPr="00F654F8">
              <w:t>The SRSS (Secure Remote Service System) is designed to support Agfa equipment in the customer’s premises. To do so, Agfa must have a connection to the customer and needs the possibility to address all devices on the customer network.</w:t>
            </w:r>
          </w:p>
        </w:tc>
      </w:tr>
    </w:tbl>
    <w:p w:rsidR="00F9501C" w:rsidRPr="00F654F8" w:rsidRDefault="00F9501C" w:rsidP="006A6D6B">
      <w:pPr>
        <w:pStyle w:val="Heading2"/>
        <w:numPr>
          <w:ilvl w:val="0"/>
          <w:numId w:val="0"/>
        </w:numPr>
        <w:tabs>
          <w:tab w:val="clear" w:pos="0"/>
        </w:tabs>
        <w:spacing w:after="60"/>
        <w:ind w:left="576"/>
        <w:rPr>
          <w:rFonts w:ascii="Calibri" w:hAnsi="Calibri" w:cs="Calibri"/>
        </w:rPr>
      </w:pPr>
      <w:bookmarkStart w:id="208" w:name="_Toc443673257"/>
      <w:r w:rsidRPr="00F654F8">
        <w:rPr>
          <w:rFonts w:ascii="Calibri" w:hAnsi="Calibri" w:cs="Calibri"/>
          <w:lang w:val="en-US"/>
        </w:rPr>
        <w:t>Licenses and Auxiliary Equipment</w:t>
      </w:r>
      <w:bookmarkEnd w:id="208"/>
    </w:p>
    <w:p w:rsidR="00F9501C" w:rsidRPr="00F654F8" w:rsidRDefault="00F9501C" w:rsidP="00F9501C">
      <w:pPr>
        <w:pStyle w:val="Normal1"/>
      </w:pPr>
      <w:r w:rsidRPr="00F654F8">
        <w:t>This project will install, activate and/or register the following licenses</w:t>
      </w:r>
      <w:r w:rsidR="00B51181">
        <w:t xml:space="preserve"> (please refer to the quote)</w:t>
      </w:r>
      <w:r w:rsidRPr="00F654F8">
        <w:t>:</w:t>
      </w:r>
    </w:p>
    <w:p w:rsidR="00F9501C" w:rsidRPr="00F654F8" w:rsidRDefault="00F9501C" w:rsidP="00F654F8">
      <w:pPr>
        <w:pStyle w:val="Normal1"/>
        <w:numPr>
          <w:ilvl w:val="0"/>
          <w:numId w:val="51"/>
        </w:numPr>
      </w:pPr>
      <w:r w:rsidRPr="00F654F8">
        <w:t>MS Windows OS licenses – customer provided</w:t>
      </w:r>
    </w:p>
    <w:p w:rsidR="00F9501C" w:rsidRPr="00F654F8" w:rsidRDefault="00F9501C" w:rsidP="00F654F8">
      <w:pPr>
        <w:pStyle w:val="Normal1"/>
        <w:numPr>
          <w:ilvl w:val="0"/>
          <w:numId w:val="51"/>
        </w:numPr>
      </w:pPr>
      <w:r w:rsidRPr="00F654F8">
        <w:t>Oracle license – Note that the number of licenses provided was based on the Agfa Solution workbook and server layout as identified on the quote.  Customer is responsible for additional licenses if needed for a different design.</w:t>
      </w:r>
    </w:p>
    <w:p w:rsidR="00F9501C" w:rsidRPr="00F654F8" w:rsidRDefault="00F9501C" w:rsidP="00F654F8">
      <w:pPr>
        <w:pStyle w:val="Normal1"/>
        <w:numPr>
          <w:ilvl w:val="0"/>
          <w:numId w:val="51"/>
        </w:numPr>
      </w:pPr>
      <w:r w:rsidRPr="00F654F8">
        <w:t>JBOSS licenses – Note that the number of licenses provided was based on the Agfa Solution workbook and server layout as identified on the quote.  Customer is responsible for additional licenses if needed for a different design.</w:t>
      </w:r>
    </w:p>
    <w:p w:rsidR="00F9501C" w:rsidRPr="00F654F8" w:rsidRDefault="00E954CA" w:rsidP="00F654F8">
      <w:pPr>
        <w:pStyle w:val="Normal1"/>
        <w:numPr>
          <w:ilvl w:val="0"/>
          <w:numId w:val="51"/>
        </w:numPr>
      </w:pPr>
      <w:r>
        <w:fldChar w:fldCharType="begin"/>
      </w:r>
      <w:r>
        <w:instrText xml:space="preserve"> DOCPROPERTY  ProductName  \* MERGEFORMAT </w:instrText>
      </w:r>
      <w:r>
        <w:fldChar w:fldCharType="separate"/>
      </w:r>
      <w:r w:rsidR="00F9501C" w:rsidRPr="00F654F8">
        <w:t>Enterprise Imaging</w:t>
      </w:r>
      <w:r>
        <w:fldChar w:fldCharType="end"/>
      </w:r>
      <w:r w:rsidR="00F9501C" w:rsidRPr="00F654F8">
        <w:t xml:space="preserve"> licenses</w:t>
      </w:r>
    </w:p>
    <w:p w:rsidR="00F9501C" w:rsidRPr="00F654F8" w:rsidRDefault="00F9501C" w:rsidP="00F654F8">
      <w:pPr>
        <w:pStyle w:val="Normal1"/>
        <w:numPr>
          <w:ilvl w:val="0"/>
          <w:numId w:val="51"/>
        </w:numPr>
      </w:pPr>
      <w:r w:rsidRPr="00F654F8">
        <w:t xml:space="preserve">Nuance SpeechMagic </w:t>
      </w:r>
    </w:p>
    <w:p w:rsidR="00F9501C" w:rsidRPr="00F654F8" w:rsidRDefault="00F9501C" w:rsidP="00F654F8">
      <w:pPr>
        <w:pStyle w:val="Normal1"/>
        <w:numPr>
          <w:ilvl w:val="1"/>
          <w:numId w:val="51"/>
        </w:numPr>
      </w:pPr>
      <w:r w:rsidRPr="00F654F8">
        <w:t>Speech software</w:t>
      </w:r>
    </w:p>
    <w:p w:rsidR="00F9501C" w:rsidRPr="00F654F8" w:rsidRDefault="00F9501C" w:rsidP="00F654F8">
      <w:pPr>
        <w:pStyle w:val="Normal1"/>
        <w:numPr>
          <w:ilvl w:val="1"/>
          <w:numId w:val="51"/>
        </w:numPr>
      </w:pPr>
      <w:r w:rsidRPr="00F654F8">
        <w:t>Speech recognition vocabulary manager</w:t>
      </w:r>
    </w:p>
    <w:p w:rsidR="00F9501C" w:rsidRPr="00F654F8" w:rsidRDefault="00F9501C" w:rsidP="00F654F8">
      <w:pPr>
        <w:pStyle w:val="Normal1"/>
        <w:numPr>
          <w:ilvl w:val="0"/>
          <w:numId w:val="51"/>
        </w:numPr>
      </w:pPr>
      <w:proofErr w:type="spellStart"/>
      <w:r w:rsidRPr="00F654F8">
        <w:t>Speechmikes</w:t>
      </w:r>
      <w:proofErr w:type="spellEnd"/>
      <w:r w:rsidR="00990BA3">
        <w:t xml:space="preserve"> – the final </w:t>
      </w:r>
      <w:proofErr w:type="spellStart"/>
      <w:r w:rsidR="00990BA3">
        <w:t>speechmikes</w:t>
      </w:r>
      <w:proofErr w:type="spellEnd"/>
      <w:r w:rsidR="00990BA3">
        <w:t xml:space="preserve"> are to be determined</w:t>
      </w:r>
    </w:p>
    <w:p w:rsidR="00DE6B33" w:rsidRPr="00F654F8" w:rsidRDefault="00DE6B33" w:rsidP="00F9501C">
      <w:pPr>
        <w:jc w:val="both"/>
        <w:rPr>
          <w:rFonts w:ascii="Calibri" w:hAnsi="Calibri" w:cs="Calibri"/>
        </w:rPr>
      </w:pPr>
    </w:p>
    <w:p w:rsidR="00F9501C" w:rsidRPr="00F654F8" w:rsidRDefault="00F9501C" w:rsidP="006A6D6B">
      <w:pPr>
        <w:pStyle w:val="Heading2"/>
        <w:numPr>
          <w:ilvl w:val="0"/>
          <w:numId w:val="0"/>
        </w:numPr>
        <w:tabs>
          <w:tab w:val="clear" w:pos="0"/>
        </w:tabs>
        <w:spacing w:after="60"/>
        <w:ind w:left="576"/>
        <w:rPr>
          <w:rFonts w:ascii="Calibri" w:hAnsi="Calibri" w:cs="Calibri"/>
        </w:rPr>
      </w:pPr>
      <w:bookmarkStart w:id="209" w:name="_Toc443673258"/>
      <w:r w:rsidRPr="00F654F8">
        <w:rPr>
          <w:rFonts w:ascii="Calibri" w:hAnsi="Calibri" w:cs="Calibri"/>
          <w:lang w:val="en-US"/>
        </w:rPr>
        <w:t>Connection to DICOM Modalities</w:t>
      </w:r>
      <w:bookmarkEnd w:id="209"/>
    </w:p>
    <w:p w:rsidR="00F9501C" w:rsidRPr="00F654F8" w:rsidRDefault="00F9501C" w:rsidP="00F9501C">
      <w:pPr>
        <w:jc w:val="both"/>
        <w:rPr>
          <w:rFonts w:ascii="Calibri" w:hAnsi="Calibri" w:cs="Calibri"/>
        </w:rPr>
      </w:pPr>
      <w:r w:rsidRPr="00F654F8">
        <w:rPr>
          <w:rFonts w:ascii="Calibri" w:hAnsi="Calibri" w:cs="Calibri"/>
        </w:rPr>
        <w:t>Following an integration analysis, all configurations are (for customer) performed to:</w:t>
      </w:r>
    </w:p>
    <w:p w:rsidR="00F9501C" w:rsidRPr="00F654F8" w:rsidRDefault="00F9501C" w:rsidP="00F654F8">
      <w:pPr>
        <w:numPr>
          <w:ilvl w:val="0"/>
          <w:numId w:val="50"/>
        </w:numPr>
        <w:spacing w:after="0"/>
        <w:jc w:val="both"/>
        <w:rPr>
          <w:rFonts w:ascii="Calibri" w:hAnsi="Calibri" w:cs="Calibri"/>
        </w:rPr>
      </w:pPr>
      <w:r w:rsidRPr="00F654F8">
        <w:rPr>
          <w:rFonts w:ascii="Calibri" w:hAnsi="Calibri" w:cs="Calibri"/>
        </w:rPr>
        <w:t xml:space="preserve">Make the modality accessible by </w:t>
      </w:r>
      <w:r w:rsidRPr="00F654F8">
        <w:rPr>
          <w:rFonts w:ascii="Calibri" w:hAnsi="Calibri" w:cs="Calibri"/>
        </w:rPr>
        <w:fldChar w:fldCharType="begin"/>
      </w:r>
      <w:r w:rsidRPr="00F654F8">
        <w:rPr>
          <w:rFonts w:ascii="Calibri" w:hAnsi="Calibri" w:cs="Calibri"/>
        </w:rPr>
        <w:instrText xml:space="preserve"> DOCPROPERTY  ProductName  \* MERGEFORMAT </w:instrText>
      </w:r>
      <w:r w:rsidRPr="00F654F8">
        <w:rPr>
          <w:rFonts w:ascii="Calibri" w:hAnsi="Calibri" w:cs="Calibri"/>
        </w:rPr>
        <w:fldChar w:fldCharType="separate"/>
      </w:r>
      <w:r w:rsidRPr="00F654F8">
        <w:rPr>
          <w:rFonts w:ascii="Calibri" w:hAnsi="Calibri" w:cs="Calibri"/>
        </w:rPr>
        <w:t>Enterprise Imaging</w:t>
      </w:r>
      <w:r w:rsidRPr="00F654F8">
        <w:rPr>
          <w:rFonts w:ascii="Calibri" w:hAnsi="Calibri" w:cs="Calibri"/>
        </w:rPr>
        <w:fldChar w:fldCharType="end"/>
      </w:r>
    </w:p>
    <w:p w:rsidR="00F9501C" w:rsidRPr="00F654F8" w:rsidRDefault="00F9501C" w:rsidP="00F654F8">
      <w:pPr>
        <w:numPr>
          <w:ilvl w:val="0"/>
          <w:numId w:val="50"/>
        </w:numPr>
        <w:spacing w:after="0"/>
        <w:jc w:val="both"/>
        <w:rPr>
          <w:rFonts w:ascii="Calibri" w:hAnsi="Calibri" w:cs="Calibri"/>
        </w:rPr>
      </w:pPr>
      <w:r w:rsidRPr="00F654F8">
        <w:rPr>
          <w:rFonts w:ascii="Calibri" w:hAnsi="Calibri" w:cs="Calibri"/>
        </w:rPr>
        <w:t xml:space="preserve">Integrate the transmitted images in the </w:t>
      </w:r>
      <w:r w:rsidRPr="00F654F8">
        <w:rPr>
          <w:rFonts w:ascii="Calibri" w:hAnsi="Calibri" w:cs="Calibri"/>
        </w:rPr>
        <w:fldChar w:fldCharType="begin"/>
      </w:r>
      <w:r w:rsidRPr="00F654F8">
        <w:rPr>
          <w:rFonts w:ascii="Calibri" w:hAnsi="Calibri" w:cs="Calibri"/>
        </w:rPr>
        <w:instrText xml:space="preserve"> DOCPROPERTY  ProductName  \* MERGEFORMAT </w:instrText>
      </w:r>
      <w:r w:rsidRPr="00F654F8">
        <w:rPr>
          <w:rFonts w:ascii="Calibri" w:hAnsi="Calibri" w:cs="Calibri"/>
        </w:rPr>
        <w:fldChar w:fldCharType="separate"/>
      </w:r>
      <w:r w:rsidRPr="00F654F8">
        <w:rPr>
          <w:rFonts w:ascii="Calibri" w:hAnsi="Calibri" w:cs="Calibri"/>
        </w:rPr>
        <w:t>Enterprise Imaging</w:t>
      </w:r>
      <w:r w:rsidRPr="00F654F8">
        <w:rPr>
          <w:rFonts w:ascii="Calibri" w:hAnsi="Calibri" w:cs="Calibri"/>
        </w:rPr>
        <w:fldChar w:fldCharType="end"/>
      </w:r>
      <w:r w:rsidRPr="00F654F8">
        <w:rPr>
          <w:rFonts w:ascii="Calibri" w:hAnsi="Calibri" w:cs="Calibri"/>
        </w:rPr>
        <w:t xml:space="preserve"> workflows</w:t>
      </w:r>
    </w:p>
    <w:p w:rsidR="00F9501C" w:rsidRPr="00F654F8" w:rsidRDefault="00F9501C" w:rsidP="00F654F8">
      <w:pPr>
        <w:numPr>
          <w:ilvl w:val="0"/>
          <w:numId w:val="50"/>
        </w:numPr>
        <w:spacing w:after="0"/>
        <w:jc w:val="both"/>
        <w:rPr>
          <w:rFonts w:ascii="Calibri" w:hAnsi="Calibri" w:cs="Calibri"/>
        </w:rPr>
      </w:pPr>
      <w:r w:rsidRPr="00F654F8">
        <w:rPr>
          <w:rFonts w:ascii="Calibri" w:hAnsi="Calibri" w:cs="Calibri"/>
        </w:rPr>
        <w:t>Configure modality worklist, if applicable</w:t>
      </w:r>
    </w:p>
    <w:p w:rsidR="00F9501C" w:rsidRPr="00F654F8" w:rsidRDefault="00F9501C" w:rsidP="00F9501C">
      <w:pPr>
        <w:jc w:val="both"/>
        <w:rPr>
          <w:rFonts w:ascii="Calibri" w:hAnsi="Calibri" w:cs="Calibri"/>
        </w:rPr>
      </w:pPr>
      <w:r w:rsidRPr="00F654F8">
        <w:rPr>
          <w:rFonts w:ascii="Calibri" w:hAnsi="Calibri" w:cs="Calibri"/>
        </w:rPr>
        <w:t>Validation activities will be performed, documented and reported to the Customer.  Please note that installation of modalities is not included.</w:t>
      </w:r>
    </w:p>
    <w:p w:rsidR="00F9501C" w:rsidRPr="00F654F8" w:rsidRDefault="00F9501C" w:rsidP="00F9501C">
      <w:pPr>
        <w:jc w:val="both"/>
        <w:rPr>
          <w:rFonts w:ascii="Calibri" w:hAnsi="Calibri" w:cs="Calibri"/>
        </w:rPr>
      </w:pPr>
      <w:r w:rsidRPr="00F654F8">
        <w:rPr>
          <w:rFonts w:ascii="Calibri" w:hAnsi="Calibri" w:cs="Calibri"/>
        </w:rPr>
        <w:t>Customer responsibilities are:</w:t>
      </w:r>
    </w:p>
    <w:p w:rsidR="00F9501C" w:rsidRPr="00F654F8" w:rsidRDefault="00F9501C" w:rsidP="00F654F8">
      <w:pPr>
        <w:numPr>
          <w:ilvl w:val="0"/>
          <w:numId w:val="52"/>
        </w:numPr>
        <w:spacing w:after="0"/>
        <w:jc w:val="both"/>
        <w:rPr>
          <w:rFonts w:ascii="Calibri" w:hAnsi="Calibri" w:cs="Calibri"/>
        </w:rPr>
      </w:pPr>
      <w:r w:rsidRPr="00F654F8">
        <w:rPr>
          <w:rFonts w:ascii="Calibri" w:hAnsi="Calibri" w:cs="Calibri"/>
        </w:rPr>
        <w:lastRenderedPageBreak/>
        <w:t xml:space="preserve">All modalities or PACS Systems that need to connect to </w:t>
      </w:r>
      <w:r w:rsidRPr="00F654F8">
        <w:rPr>
          <w:rFonts w:ascii="Calibri" w:hAnsi="Calibri" w:cs="Calibri"/>
        </w:rPr>
        <w:fldChar w:fldCharType="begin"/>
      </w:r>
      <w:r w:rsidRPr="00F654F8">
        <w:rPr>
          <w:rFonts w:ascii="Calibri" w:hAnsi="Calibri" w:cs="Calibri"/>
        </w:rPr>
        <w:instrText xml:space="preserve"> DOCPROPERTY  ProductName  \* MERGEFORMAT </w:instrText>
      </w:r>
      <w:r w:rsidRPr="00F654F8">
        <w:rPr>
          <w:rFonts w:ascii="Calibri" w:hAnsi="Calibri" w:cs="Calibri"/>
        </w:rPr>
        <w:fldChar w:fldCharType="separate"/>
      </w:r>
      <w:r w:rsidRPr="00F654F8">
        <w:rPr>
          <w:rFonts w:ascii="Calibri" w:hAnsi="Calibri" w:cs="Calibri"/>
        </w:rPr>
        <w:t>Enterprise Imaging</w:t>
      </w:r>
      <w:r w:rsidRPr="00F654F8">
        <w:rPr>
          <w:rFonts w:ascii="Calibri" w:hAnsi="Calibri" w:cs="Calibri"/>
        </w:rPr>
        <w:fldChar w:fldCharType="end"/>
      </w:r>
      <w:r w:rsidRPr="00F654F8">
        <w:rPr>
          <w:rFonts w:ascii="Calibri" w:hAnsi="Calibri" w:cs="Calibri"/>
        </w:rPr>
        <w:t xml:space="preserve"> must comply with the required DICOM SOP classes (</w:t>
      </w:r>
      <w:r w:rsidRPr="00F654F8">
        <w:rPr>
          <w:rFonts w:ascii="Calibri" w:hAnsi="Calibri" w:cs="Calibri"/>
        </w:rPr>
        <w:fldChar w:fldCharType="begin"/>
      </w:r>
      <w:r w:rsidRPr="00F654F8">
        <w:rPr>
          <w:rFonts w:ascii="Calibri" w:hAnsi="Calibri" w:cs="Calibri"/>
        </w:rPr>
        <w:instrText xml:space="preserve"> DOCPROPERTY  ProductName  \* MERGEFORMAT </w:instrText>
      </w:r>
      <w:r w:rsidRPr="00F654F8">
        <w:rPr>
          <w:rFonts w:ascii="Calibri" w:hAnsi="Calibri" w:cs="Calibri"/>
        </w:rPr>
        <w:fldChar w:fldCharType="separate"/>
      </w:r>
      <w:r w:rsidRPr="00F654F8">
        <w:rPr>
          <w:rFonts w:ascii="Calibri" w:hAnsi="Calibri" w:cs="Calibri"/>
        </w:rPr>
        <w:t>Enterprise Imaging</w:t>
      </w:r>
      <w:r w:rsidRPr="00F654F8">
        <w:rPr>
          <w:rFonts w:ascii="Calibri" w:hAnsi="Calibri" w:cs="Calibri"/>
        </w:rPr>
        <w:fldChar w:fldCharType="end"/>
      </w:r>
      <w:r w:rsidRPr="00F654F8">
        <w:rPr>
          <w:rFonts w:ascii="Calibri" w:hAnsi="Calibri" w:cs="Calibri"/>
        </w:rPr>
        <w:t xml:space="preserve"> DICOM Conformance statement can be provided upon request).</w:t>
      </w:r>
    </w:p>
    <w:p w:rsidR="00F9501C" w:rsidRPr="00F654F8" w:rsidRDefault="00F9501C" w:rsidP="00F654F8">
      <w:pPr>
        <w:numPr>
          <w:ilvl w:val="0"/>
          <w:numId w:val="52"/>
        </w:numPr>
        <w:spacing w:after="0"/>
        <w:jc w:val="both"/>
        <w:rPr>
          <w:rFonts w:ascii="Calibri" w:hAnsi="Calibri" w:cs="Calibri"/>
        </w:rPr>
      </w:pPr>
      <w:r w:rsidRPr="00F654F8">
        <w:rPr>
          <w:rFonts w:ascii="Calibri" w:hAnsi="Calibri" w:cs="Calibri"/>
        </w:rPr>
        <w:t>Third party support or other costs that may be required by the PACS/Modality/Entity vendors are the responsibility of Customer</w:t>
      </w:r>
    </w:p>
    <w:p w:rsidR="00F9501C" w:rsidRPr="00F654F8" w:rsidRDefault="00F9501C" w:rsidP="00F654F8">
      <w:pPr>
        <w:numPr>
          <w:ilvl w:val="0"/>
          <w:numId w:val="52"/>
        </w:numPr>
        <w:spacing w:after="0"/>
        <w:jc w:val="both"/>
        <w:rPr>
          <w:rFonts w:ascii="Calibri" w:hAnsi="Calibri" w:cs="Calibri"/>
        </w:rPr>
      </w:pPr>
      <w:r w:rsidRPr="00F654F8">
        <w:rPr>
          <w:rFonts w:ascii="Calibri" w:hAnsi="Calibri" w:cs="Calibri"/>
        </w:rPr>
        <w:t>Schedule modality and external system suppliers to cooperate in integration services.</w:t>
      </w:r>
    </w:p>
    <w:p w:rsidR="00F9501C" w:rsidRPr="00F654F8" w:rsidRDefault="00F9501C" w:rsidP="006A6D6B">
      <w:pPr>
        <w:pStyle w:val="Heading2"/>
        <w:numPr>
          <w:ilvl w:val="0"/>
          <w:numId w:val="0"/>
        </w:numPr>
        <w:tabs>
          <w:tab w:val="clear" w:pos="0"/>
        </w:tabs>
        <w:spacing w:after="60"/>
        <w:ind w:left="576"/>
        <w:rPr>
          <w:rFonts w:ascii="Calibri" w:hAnsi="Calibri" w:cs="Calibri"/>
        </w:rPr>
      </w:pPr>
      <w:bookmarkStart w:id="210" w:name="_Toc443673259"/>
      <w:r w:rsidRPr="00F654F8">
        <w:rPr>
          <w:rFonts w:ascii="Calibri" w:hAnsi="Calibri" w:cs="Calibri"/>
          <w:lang w:val="en-US"/>
        </w:rPr>
        <w:t>Task-Driven Workflows</w:t>
      </w:r>
      <w:bookmarkEnd w:id="210"/>
    </w:p>
    <w:p w:rsidR="00F9501C" w:rsidRPr="00F654F8" w:rsidRDefault="00F9501C" w:rsidP="00F9501C">
      <w:pPr>
        <w:jc w:val="both"/>
        <w:rPr>
          <w:rFonts w:ascii="Calibri" w:hAnsi="Calibri" w:cs="Calibri"/>
        </w:rPr>
      </w:pPr>
      <w:r w:rsidRPr="00F654F8">
        <w:rPr>
          <w:rFonts w:ascii="Calibri" w:hAnsi="Calibri" w:cs="Calibri"/>
        </w:rPr>
        <w:fldChar w:fldCharType="begin"/>
      </w:r>
      <w:r w:rsidRPr="00F654F8">
        <w:rPr>
          <w:rFonts w:ascii="Calibri" w:hAnsi="Calibri" w:cs="Calibri"/>
        </w:rPr>
        <w:instrText xml:space="preserve"> DOCPROPERTY  ProductName  \* MERGEFORMAT </w:instrText>
      </w:r>
      <w:r w:rsidRPr="00F654F8">
        <w:rPr>
          <w:rFonts w:ascii="Calibri" w:hAnsi="Calibri" w:cs="Calibri"/>
        </w:rPr>
        <w:fldChar w:fldCharType="separate"/>
      </w:r>
      <w:r w:rsidRPr="00F654F8">
        <w:rPr>
          <w:rFonts w:ascii="Calibri" w:hAnsi="Calibri" w:cs="Calibri"/>
        </w:rPr>
        <w:t>Enterprise Imaging</w:t>
      </w:r>
      <w:r w:rsidRPr="00F654F8">
        <w:rPr>
          <w:rFonts w:ascii="Calibri" w:hAnsi="Calibri" w:cs="Calibri"/>
        </w:rPr>
        <w:fldChar w:fldCharType="end"/>
      </w:r>
      <w:r w:rsidRPr="00F654F8">
        <w:rPr>
          <w:rFonts w:ascii="Calibri" w:hAnsi="Calibri" w:cs="Calibri"/>
        </w:rPr>
        <w:t xml:space="preserve"> provides a set of </w:t>
      </w:r>
      <w:r w:rsidR="00B51181">
        <w:rPr>
          <w:rFonts w:ascii="Calibri" w:hAnsi="Calibri" w:cs="Calibri"/>
        </w:rPr>
        <w:t>best practice</w:t>
      </w:r>
      <w:r w:rsidR="00B51181" w:rsidRPr="00F654F8">
        <w:rPr>
          <w:rFonts w:ascii="Calibri" w:hAnsi="Calibri" w:cs="Calibri"/>
        </w:rPr>
        <w:t xml:space="preserve"> </w:t>
      </w:r>
      <w:r w:rsidRPr="00F654F8">
        <w:rPr>
          <w:rFonts w:ascii="Calibri" w:hAnsi="Calibri" w:cs="Calibri"/>
        </w:rPr>
        <w:t>workflows and task assignment configurations.</w:t>
      </w:r>
    </w:p>
    <w:p w:rsidR="00F9501C" w:rsidRPr="00F654F8" w:rsidRDefault="00F9501C" w:rsidP="00F9501C">
      <w:pPr>
        <w:jc w:val="both"/>
        <w:rPr>
          <w:rFonts w:ascii="Calibri" w:hAnsi="Calibri" w:cs="Calibri"/>
        </w:rPr>
      </w:pPr>
      <w:r w:rsidRPr="00F654F8">
        <w:rPr>
          <w:rFonts w:ascii="Calibri" w:hAnsi="Calibri" w:cs="Calibri"/>
        </w:rPr>
        <w:t xml:space="preserve">Following a prior workflow analysis, modifications can be made to more precisely meet the Customer workflow needs. </w:t>
      </w:r>
    </w:p>
    <w:p w:rsidR="00F9501C" w:rsidRPr="00F654F8" w:rsidRDefault="00F9501C" w:rsidP="00F9501C">
      <w:pPr>
        <w:jc w:val="both"/>
        <w:rPr>
          <w:rFonts w:ascii="Calibri" w:hAnsi="Calibri" w:cs="Calibri"/>
        </w:rPr>
      </w:pPr>
      <w:r w:rsidRPr="00F654F8">
        <w:rPr>
          <w:rFonts w:ascii="Calibri" w:hAnsi="Calibri" w:cs="Calibri"/>
        </w:rPr>
        <w:t>This workflow scenario will be investigated to determine what can be automated -</w:t>
      </w:r>
    </w:p>
    <w:p w:rsidR="00F9501C" w:rsidRPr="00F654F8" w:rsidRDefault="00B51181" w:rsidP="00F9501C">
      <w:pPr>
        <w:jc w:val="both"/>
        <w:rPr>
          <w:rFonts w:ascii="Calibri" w:hAnsi="Calibri" w:cs="Calibri"/>
          <w:lang w:val="x-none"/>
        </w:rPr>
      </w:pPr>
      <w:r>
        <w:rPr>
          <w:rFonts w:ascii="Calibri" w:hAnsi="Calibri" w:cs="Calibri"/>
        </w:rPr>
        <w:t>In regard to Research workflow</w:t>
      </w:r>
      <w:r w:rsidR="001D105A">
        <w:rPr>
          <w:rFonts w:ascii="Calibri" w:hAnsi="Calibri" w:cs="Calibri"/>
        </w:rPr>
        <w:t>s</w:t>
      </w:r>
      <w:r>
        <w:rPr>
          <w:rFonts w:ascii="Calibri" w:hAnsi="Calibri" w:cs="Calibri"/>
        </w:rPr>
        <w:t xml:space="preserve"> -- </w:t>
      </w:r>
      <w:r w:rsidR="00F9501C" w:rsidRPr="00F654F8">
        <w:rPr>
          <w:rFonts w:ascii="Calibri" w:hAnsi="Calibri" w:cs="Calibri"/>
        </w:rPr>
        <w:t xml:space="preserve">It has been requested that all studies for a certain Issuer will go into an “assigner” pool.  The resource(s) that have access to these studies once they have been separated from other new studies, and will then assign the studies to the appropriate radiologist.  If possible, when same patient comes back in, their study should go back to the same radiologist.  Validation activities will be performed, documented and reported to the Customer </w:t>
      </w:r>
    </w:p>
    <w:p w:rsidR="00F9501C" w:rsidRPr="00F654F8" w:rsidRDefault="00CB7DB2" w:rsidP="006A6D6B">
      <w:pPr>
        <w:pStyle w:val="Heading2"/>
        <w:numPr>
          <w:ilvl w:val="0"/>
          <w:numId w:val="0"/>
        </w:numPr>
        <w:tabs>
          <w:tab w:val="clear" w:pos="0"/>
        </w:tabs>
        <w:spacing w:after="60"/>
        <w:ind w:left="576"/>
        <w:rPr>
          <w:rFonts w:ascii="Calibri" w:hAnsi="Calibri" w:cs="Calibri"/>
        </w:rPr>
      </w:pPr>
      <w:bookmarkStart w:id="211" w:name="_Toc443673260"/>
      <w:r w:rsidRPr="00F654F8">
        <w:rPr>
          <w:rFonts w:ascii="Calibri" w:hAnsi="Calibri" w:cs="Calibri"/>
          <w:lang w:val="en-US"/>
        </w:rPr>
        <w:t>Training</w:t>
      </w:r>
      <w:bookmarkEnd w:id="211"/>
      <w:r w:rsidR="00010F3D">
        <w:rPr>
          <w:rFonts w:ascii="Calibri" w:hAnsi="Calibri" w:cs="Calibri"/>
          <w:lang w:val="en-US"/>
        </w:rPr>
        <w:t xml:space="preserve"> </w:t>
      </w:r>
    </w:p>
    <w:p w:rsidR="00CB7DB2" w:rsidRPr="00F654F8" w:rsidRDefault="00CB7DB2" w:rsidP="00CB7DB2">
      <w:pPr>
        <w:rPr>
          <w:rFonts w:ascii="Calibri" w:hAnsi="Calibri" w:cs="Calibri"/>
        </w:rPr>
      </w:pPr>
      <w:r w:rsidRPr="00F654F8">
        <w:rPr>
          <w:rFonts w:ascii="Calibri" w:hAnsi="Calibri" w:cs="Calibri"/>
        </w:rPr>
        <w:t xml:space="preserve">Key User: It is essential that any key-user (PACS administrators) is well trained in </w:t>
      </w:r>
      <w:r w:rsidRPr="00F654F8">
        <w:rPr>
          <w:rFonts w:ascii="Calibri" w:hAnsi="Calibri" w:cs="Calibri"/>
        </w:rPr>
        <w:fldChar w:fldCharType="begin"/>
      </w:r>
      <w:r w:rsidRPr="00F654F8">
        <w:rPr>
          <w:rFonts w:ascii="Calibri" w:hAnsi="Calibri" w:cs="Calibri"/>
        </w:rPr>
        <w:instrText xml:space="preserve"> DOCPROPERTY  ProductName  \* MERGEFORMAT </w:instrText>
      </w:r>
      <w:r w:rsidRPr="00F654F8">
        <w:rPr>
          <w:rFonts w:ascii="Calibri" w:hAnsi="Calibri" w:cs="Calibri"/>
        </w:rPr>
        <w:fldChar w:fldCharType="separate"/>
      </w:r>
      <w:r w:rsidRPr="00F654F8">
        <w:rPr>
          <w:rFonts w:ascii="Calibri" w:hAnsi="Calibri" w:cs="Calibri"/>
        </w:rPr>
        <w:t>Enterprise Imaging</w:t>
      </w:r>
      <w:r w:rsidRPr="00F654F8">
        <w:rPr>
          <w:rFonts w:ascii="Calibri" w:hAnsi="Calibri" w:cs="Calibri"/>
        </w:rPr>
        <w:fldChar w:fldCharType="end"/>
      </w:r>
      <w:r w:rsidRPr="00F654F8">
        <w:rPr>
          <w:rFonts w:ascii="Calibri" w:hAnsi="Calibri" w:cs="Calibri"/>
        </w:rPr>
        <w:t xml:space="preserve"> features which are part </w:t>
      </w:r>
      <w:proofErr w:type="spellStart"/>
      <w:r w:rsidRPr="00F654F8">
        <w:rPr>
          <w:rFonts w:ascii="Calibri" w:hAnsi="Calibri" w:cs="Calibri"/>
        </w:rPr>
        <w:t>if</w:t>
      </w:r>
      <w:proofErr w:type="spellEnd"/>
      <w:r w:rsidRPr="00F654F8">
        <w:rPr>
          <w:rFonts w:ascii="Calibri" w:hAnsi="Calibri" w:cs="Calibri"/>
        </w:rPr>
        <w:t xml:space="preserve"> his/her role. This course is focused on the configuration, maintenance, and support of the </w:t>
      </w:r>
      <w:r w:rsidRPr="00F654F8">
        <w:rPr>
          <w:rFonts w:ascii="Calibri" w:hAnsi="Calibri" w:cs="Calibri"/>
        </w:rPr>
        <w:fldChar w:fldCharType="begin"/>
      </w:r>
      <w:r w:rsidRPr="00F654F8">
        <w:rPr>
          <w:rFonts w:ascii="Calibri" w:hAnsi="Calibri" w:cs="Calibri"/>
        </w:rPr>
        <w:instrText xml:space="preserve"> DOCPROPERTY  ProductName  \* MERGEFORMAT </w:instrText>
      </w:r>
      <w:r w:rsidRPr="00F654F8">
        <w:rPr>
          <w:rFonts w:ascii="Calibri" w:hAnsi="Calibri" w:cs="Calibri"/>
        </w:rPr>
        <w:fldChar w:fldCharType="separate"/>
      </w:r>
      <w:r w:rsidRPr="00F654F8">
        <w:rPr>
          <w:rFonts w:ascii="Calibri" w:hAnsi="Calibri" w:cs="Calibri"/>
        </w:rPr>
        <w:t>Enterprise Imaging</w:t>
      </w:r>
      <w:r w:rsidRPr="00F654F8">
        <w:rPr>
          <w:rFonts w:ascii="Calibri" w:hAnsi="Calibri" w:cs="Calibri"/>
        </w:rPr>
        <w:fldChar w:fldCharType="end"/>
      </w:r>
      <w:r w:rsidRPr="00F654F8">
        <w:rPr>
          <w:rFonts w:ascii="Calibri" w:hAnsi="Calibri" w:cs="Calibri"/>
        </w:rPr>
        <w:t xml:space="preserve"> system with primary focus on the client application and clinical workflow configuration. In addition to the topics in end-user training, each student will gain a thorough understanding in:</w:t>
      </w:r>
    </w:p>
    <w:p w:rsidR="00CB7DB2" w:rsidRPr="00F654F8" w:rsidRDefault="00CB7DB2" w:rsidP="00F654F8">
      <w:pPr>
        <w:numPr>
          <w:ilvl w:val="0"/>
          <w:numId w:val="53"/>
        </w:numPr>
        <w:spacing w:after="0"/>
        <w:rPr>
          <w:rFonts w:ascii="Calibri" w:hAnsi="Calibri" w:cs="Calibri"/>
        </w:rPr>
      </w:pPr>
      <w:r w:rsidRPr="00F654F8">
        <w:rPr>
          <w:rFonts w:ascii="Calibri" w:hAnsi="Calibri" w:cs="Calibri"/>
        </w:rPr>
        <w:t>Quality Control activities to split, merge, .</w:t>
      </w:r>
      <w:proofErr w:type="spellStart"/>
      <w:r w:rsidRPr="00F654F8">
        <w:rPr>
          <w:rFonts w:ascii="Calibri" w:hAnsi="Calibri" w:cs="Calibri"/>
        </w:rPr>
        <w:t>etc</w:t>
      </w:r>
      <w:proofErr w:type="spellEnd"/>
      <w:r w:rsidRPr="00F654F8">
        <w:rPr>
          <w:rFonts w:ascii="Calibri" w:hAnsi="Calibri" w:cs="Calibri"/>
        </w:rPr>
        <w:t>… studies</w:t>
      </w:r>
    </w:p>
    <w:p w:rsidR="00CB7DB2" w:rsidRPr="00F654F8" w:rsidRDefault="00CB7DB2" w:rsidP="00F654F8">
      <w:pPr>
        <w:numPr>
          <w:ilvl w:val="0"/>
          <w:numId w:val="53"/>
        </w:numPr>
        <w:spacing w:after="0"/>
        <w:rPr>
          <w:rFonts w:ascii="Calibri" w:hAnsi="Calibri" w:cs="Calibri"/>
        </w:rPr>
      </w:pPr>
      <w:r w:rsidRPr="00F654F8">
        <w:rPr>
          <w:rFonts w:ascii="Calibri" w:hAnsi="Calibri" w:cs="Calibri"/>
        </w:rPr>
        <w:t>Manage demographic lay-outs</w:t>
      </w:r>
    </w:p>
    <w:p w:rsidR="00CB7DB2" w:rsidRPr="00F654F8" w:rsidRDefault="00CB7DB2" w:rsidP="00F654F8">
      <w:pPr>
        <w:numPr>
          <w:ilvl w:val="0"/>
          <w:numId w:val="53"/>
        </w:numPr>
        <w:spacing w:after="0"/>
        <w:rPr>
          <w:rFonts w:ascii="Calibri" w:hAnsi="Calibri" w:cs="Calibri"/>
        </w:rPr>
      </w:pPr>
      <w:r w:rsidRPr="00F654F8">
        <w:rPr>
          <w:rFonts w:ascii="Calibri" w:hAnsi="Calibri" w:cs="Calibri"/>
        </w:rPr>
        <w:t>Manage body-parts</w:t>
      </w:r>
    </w:p>
    <w:p w:rsidR="00CB7DB2" w:rsidRPr="00F654F8" w:rsidRDefault="00CB7DB2" w:rsidP="00F654F8">
      <w:pPr>
        <w:numPr>
          <w:ilvl w:val="0"/>
          <w:numId w:val="53"/>
        </w:numPr>
        <w:spacing w:after="0"/>
        <w:rPr>
          <w:rFonts w:ascii="Calibri" w:hAnsi="Calibri" w:cs="Calibri"/>
        </w:rPr>
      </w:pPr>
      <w:r w:rsidRPr="00F654F8">
        <w:rPr>
          <w:rFonts w:ascii="Calibri" w:hAnsi="Calibri" w:cs="Calibri"/>
        </w:rPr>
        <w:t xml:space="preserve">Routing rules </w:t>
      </w:r>
    </w:p>
    <w:p w:rsidR="00CB7DB2" w:rsidRPr="00F654F8" w:rsidRDefault="00CB7DB2" w:rsidP="00F654F8">
      <w:pPr>
        <w:numPr>
          <w:ilvl w:val="0"/>
          <w:numId w:val="53"/>
        </w:numPr>
        <w:spacing w:after="0"/>
        <w:rPr>
          <w:rFonts w:ascii="Calibri" w:hAnsi="Calibri" w:cs="Calibri"/>
        </w:rPr>
      </w:pPr>
      <w:r w:rsidRPr="00F654F8">
        <w:rPr>
          <w:rFonts w:ascii="Calibri" w:hAnsi="Calibri" w:cs="Calibri"/>
        </w:rPr>
        <w:t>Basic troubleshooting</w:t>
      </w:r>
    </w:p>
    <w:p w:rsidR="00CB7DB2" w:rsidRPr="00F654F8" w:rsidRDefault="00CB7DB2" w:rsidP="00CB7DB2">
      <w:pPr>
        <w:spacing w:after="0"/>
        <w:ind w:left="720"/>
        <w:rPr>
          <w:rFonts w:ascii="Calibri" w:hAnsi="Calibri" w:cs="Calibri"/>
        </w:rPr>
      </w:pPr>
    </w:p>
    <w:p w:rsidR="00CB7DB2" w:rsidRPr="00F654F8" w:rsidRDefault="00CB7DB2" w:rsidP="00CB7DB2">
      <w:pPr>
        <w:rPr>
          <w:rFonts w:ascii="Calibri" w:hAnsi="Calibri" w:cs="Calibri"/>
        </w:rPr>
      </w:pPr>
      <w:r w:rsidRPr="00F654F8">
        <w:rPr>
          <w:rFonts w:ascii="Calibri" w:hAnsi="Calibri" w:cs="Calibri"/>
        </w:rPr>
        <w:t xml:space="preserve">End User: The objective of this training is to instruct end-users how to use the </w:t>
      </w:r>
      <w:r w:rsidRPr="00F654F8">
        <w:rPr>
          <w:rFonts w:ascii="Calibri" w:hAnsi="Calibri" w:cs="Calibri"/>
        </w:rPr>
        <w:fldChar w:fldCharType="begin"/>
      </w:r>
      <w:r w:rsidRPr="00F654F8">
        <w:rPr>
          <w:rFonts w:ascii="Calibri" w:hAnsi="Calibri" w:cs="Calibri"/>
        </w:rPr>
        <w:instrText xml:space="preserve"> DOCPROPERTY  ProductName  \* MERGEFORMAT </w:instrText>
      </w:r>
      <w:r w:rsidRPr="00F654F8">
        <w:rPr>
          <w:rFonts w:ascii="Calibri" w:hAnsi="Calibri" w:cs="Calibri"/>
        </w:rPr>
        <w:fldChar w:fldCharType="separate"/>
      </w:r>
      <w:r w:rsidRPr="00F654F8">
        <w:rPr>
          <w:rFonts w:ascii="Calibri" w:hAnsi="Calibri" w:cs="Calibri"/>
        </w:rPr>
        <w:t>Enterprise Imaging</w:t>
      </w:r>
      <w:r w:rsidRPr="00F654F8">
        <w:rPr>
          <w:rFonts w:ascii="Calibri" w:hAnsi="Calibri" w:cs="Calibri"/>
        </w:rPr>
        <w:fldChar w:fldCharType="end"/>
      </w:r>
      <w:r w:rsidRPr="00F654F8">
        <w:rPr>
          <w:rFonts w:ascii="Calibri" w:hAnsi="Calibri" w:cs="Calibri"/>
        </w:rPr>
        <w:t xml:space="preserve"> system to perform their daily work.</w:t>
      </w:r>
    </w:p>
    <w:p w:rsidR="00CB7DB2" w:rsidRPr="00F654F8" w:rsidRDefault="00CB7DB2" w:rsidP="00CB7DB2">
      <w:pPr>
        <w:rPr>
          <w:rFonts w:ascii="Calibri" w:hAnsi="Calibri" w:cs="Calibri"/>
        </w:rPr>
      </w:pPr>
      <w:r w:rsidRPr="00F654F8">
        <w:rPr>
          <w:rFonts w:ascii="Calibri" w:hAnsi="Calibri" w:cs="Calibri"/>
        </w:rPr>
        <w:t xml:space="preserve">AGFA HealthCare's Application Specialists will deliver training based upon the schedule that has been developed by Customer in coordination with the Project Manager and availability of AGFA HealthCare Resources.  This schedule should take into consideration the number of training days purchased that includes preliminary on-site configurations and the post follow up visit. </w:t>
      </w:r>
    </w:p>
    <w:p w:rsidR="00CB7DB2" w:rsidRPr="00F654F8" w:rsidRDefault="00CB7DB2" w:rsidP="00CB7DB2">
      <w:pPr>
        <w:rPr>
          <w:rFonts w:ascii="Calibri" w:hAnsi="Calibri" w:cs="Calibri"/>
        </w:rPr>
      </w:pPr>
      <w:r w:rsidRPr="00F654F8">
        <w:rPr>
          <w:rFonts w:ascii="Calibri" w:hAnsi="Calibri" w:cs="Calibri"/>
        </w:rPr>
        <w:t>Radiologists receive a 2-hour personal training. Clinicians, Technologists, Medical Secretaries and Transcriptionists are trained in 2-hour group session specific for their role.</w:t>
      </w:r>
    </w:p>
    <w:p w:rsidR="00CB7DB2" w:rsidRPr="00F654F8" w:rsidRDefault="00CB7DB2" w:rsidP="00CB7DB2">
      <w:pPr>
        <w:rPr>
          <w:rFonts w:ascii="Calibri" w:hAnsi="Calibri" w:cs="Calibri"/>
        </w:rPr>
      </w:pPr>
      <w:r w:rsidRPr="00F654F8">
        <w:rPr>
          <w:rFonts w:ascii="Calibri" w:hAnsi="Calibri" w:cs="Calibri"/>
          <w:b/>
        </w:rPr>
        <w:t>Note:</w:t>
      </w:r>
      <w:r w:rsidR="004D7C18">
        <w:rPr>
          <w:rFonts w:ascii="Calibri" w:hAnsi="Calibri" w:cs="Calibri"/>
        </w:rPr>
        <w:t xml:space="preserve"> Training days </w:t>
      </w:r>
      <w:proofErr w:type="gramStart"/>
      <w:r w:rsidR="004D7C18">
        <w:rPr>
          <w:rFonts w:ascii="Calibri" w:hAnsi="Calibri" w:cs="Calibri"/>
        </w:rPr>
        <w:t>are</w:t>
      </w:r>
      <w:proofErr w:type="gramEnd"/>
      <w:r w:rsidR="004D7C18">
        <w:rPr>
          <w:rFonts w:ascii="Calibri" w:hAnsi="Calibri" w:cs="Calibri"/>
        </w:rPr>
        <w:t xml:space="preserve"> based on 2 super users, 17 radiologists and a total of 12 resources who</w:t>
      </w:r>
      <w:r w:rsidRPr="00F654F8">
        <w:rPr>
          <w:rFonts w:ascii="Calibri" w:hAnsi="Calibri" w:cs="Calibri"/>
        </w:rPr>
        <w:t xml:space="preserve"> will use EI reporting</w:t>
      </w:r>
      <w:r w:rsidR="004D7C18">
        <w:rPr>
          <w:rFonts w:ascii="Calibri" w:hAnsi="Calibri" w:cs="Calibri"/>
        </w:rPr>
        <w:t xml:space="preserve">. </w:t>
      </w:r>
      <w:r w:rsidRPr="00F654F8">
        <w:rPr>
          <w:rFonts w:ascii="Calibri" w:hAnsi="Calibri" w:cs="Calibri"/>
        </w:rPr>
        <w:t xml:space="preserve"> Depending on the volume of staff requiring training, additional training may need to be scheduled after the go-live.  </w:t>
      </w:r>
    </w:p>
    <w:p w:rsidR="00CB7DB2" w:rsidRPr="00F654F8" w:rsidRDefault="00CB7DB2" w:rsidP="00CB7DB2">
      <w:pPr>
        <w:rPr>
          <w:rFonts w:ascii="Calibri" w:hAnsi="Calibri" w:cs="Calibri"/>
        </w:rPr>
      </w:pPr>
      <w:r w:rsidRPr="00F654F8">
        <w:rPr>
          <w:rFonts w:ascii="Calibri" w:hAnsi="Calibri" w:cs="Calibri"/>
        </w:rPr>
        <w:t xml:space="preserve">Admin Training: This course is focused on the configuration, maintenance, and support of the </w:t>
      </w:r>
      <w:r w:rsidRPr="00F654F8">
        <w:rPr>
          <w:rFonts w:ascii="Calibri" w:hAnsi="Calibri" w:cs="Calibri"/>
        </w:rPr>
        <w:fldChar w:fldCharType="begin"/>
      </w:r>
      <w:r w:rsidRPr="00F654F8">
        <w:rPr>
          <w:rFonts w:ascii="Calibri" w:hAnsi="Calibri" w:cs="Calibri"/>
        </w:rPr>
        <w:instrText xml:space="preserve"> DOCPROPERTY  ProductName  \* MERGEFORMAT </w:instrText>
      </w:r>
      <w:r w:rsidRPr="00F654F8">
        <w:rPr>
          <w:rFonts w:ascii="Calibri" w:hAnsi="Calibri" w:cs="Calibri"/>
        </w:rPr>
        <w:fldChar w:fldCharType="separate"/>
      </w:r>
      <w:r w:rsidRPr="00F654F8">
        <w:rPr>
          <w:rFonts w:ascii="Calibri" w:hAnsi="Calibri" w:cs="Calibri"/>
        </w:rPr>
        <w:t>Enterprise Imaging</w:t>
      </w:r>
      <w:r w:rsidRPr="00F654F8">
        <w:rPr>
          <w:rFonts w:ascii="Calibri" w:hAnsi="Calibri" w:cs="Calibri"/>
        </w:rPr>
        <w:fldChar w:fldCharType="end"/>
      </w:r>
      <w:r w:rsidRPr="00F654F8">
        <w:rPr>
          <w:rFonts w:ascii="Calibri" w:hAnsi="Calibri" w:cs="Calibri"/>
        </w:rPr>
        <w:t xml:space="preserve"> system with primary focus on the technical infrastructure and day-to-day maintenance:</w:t>
      </w:r>
    </w:p>
    <w:p w:rsidR="00CB7DB2" w:rsidRPr="00F654F8" w:rsidRDefault="00CB7DB2" w:rsidP="00F654F8">
      <w:pPr>
        <w:numPr>
          <w:ilvl w:val="0"/>
          <w:numId w:val="54"/>
        </w:numPr>
        <w:spacing w:after="0"/>
        <w:rPr>
          <w:rFonts w:ascii="Calibri" w:hAnsi="Calibri" w:cs="Calibri"/>
        </w:rPr>
      </w:pPr>
      <w:r w:rsidRPr="00F654F8">
        <w:rPr>
          <w:rFonts w:ascii="Calibri" w:hAnsi="Calibri" w:cs="Calibri"/>
        </w:rPr>
        <w:t>User management</w:t>
      </w:r>
    </w:p>
    <w:p w:rsidR="00CB7DB2" w:rsidRPr="00F654F8" w:rsidRDefault="00CB7DB2" w:rsidP="00F654F8">
      <w:pPr>
        <w:numPr>
          <w:ilvl w:val="0"/>
          <w:numId w:val="54"/>
        </w:numPr>
        <w:spacing w:after="0"/>
        <w:rPr>
          <w:rFonts w:ascii="Calibri" w:hAnsi="Calibri" w:cs="Calibri"/>
        </w:rPr>
      </w:pPr>
      <w:r w:rsidRPr="00F654F8">
        <w:rPr>
          <w:rFonts w:ascii="Calibri" w:hAnsi="Calibri" w:cs="Calibri"/>
        </w:rPr>
        <w:t xml:space="preserve">Configuring hospital organization changes in facilities, departments, </w:t>
      </w:r>
      <w:proofErr w:type="spellStart"/>
      <w:r w:rsidRPr="00F654F8">
        <w:rPr>
          <w:rFonts w:ascii="Calibri" w:hAnsi="Calibri" w:cs="Calibri"/>
        </w:rPr>
        <w:t>etc</w:t>
      </w:r>
      <w:proofErr w:type="spellEnd"/>
    </w:p>
    <w:p w:rsidR="00CB7DB2" w:rsidRPr="00F654F8" w:rsidRDefault="00CB7DB2" w:rsidP="00F654F8">
      <w:pPr>
        <w:numPr>
          <w:ilvl w:val="0"/>
          <w:numId w:val="54"/>
        </w:numPr>
        <w:spacing w:after="0"/>
        <w:rPr>
          <w:rFonts w:ascii="Calibri" w:hAnsi="Calibri" w:cs="Calibri"/>
        </w:rPr>
      </w:pPr>
      <w:r w:rsidRPr="00F654F8">
        <w:rPr>
          <w:rFonts w:ascii="Calibri" w:hAnsi="Calibri" w:cs="Calibri"/>
        </w:rPr>
        <w:t>Managing licenses</w:t>
      </w:r>
    </w:p>
    <w:p w:rsidR="00CB7DB2" w:rsidRPr="00F654F8" w:rsidRDefault="00CB7DB2" w:rsidP="00F654F8">
      <w:pPr>
        <w:numPr>
          <w:ilvl w:val="0"/>
          <w:numId w:val="54"/>
        </w:numPr>
        <w:spacing w:after="0"/>
        <w:rPr>
          <w:rFonts w:ascii="Calibri" w:hAnsi="Calibri" w:cs="Calibri"/>
        </w:rPr>
      </w:pPr>
      <w:r w:rsidRPr="00F654F8">
        <w:rPr>
          <w:rFonts w:ascii="Calibri" w:hAnsi="Calibri" w:cs="Calibri"/>
        </w:rPr>
        <w:t xml:space="preserve">Performing and scheduling backups </w:t>
      </w:r>
    </w:p>
    <w:p w:rsidR="00CB7DB2" w:rsidRPr="00F654F8" w:rsidRDefault="00CB7DB2" w:rsidP="00F654F8">
      <w:pPr>
        <w:numPr>
          <w:ilvl w:val="0"/>
          <w:numId w:val="54"/>
        </w:numPr>
        <w:spacing w:after="0"/>
        <w:rPr>
          <w:rFonts w:ascii="Calibri" w:hAnsi="Calibri" w:cs="Calibri"/>
        </w:rPr>
      </w:pPr>
      <w:r w:rsidRPr="00F654F8">
        <w:rPr>
          <w:rFonts w:ascii="Calibri" w:hAnsi="Calibri" w:cs="Calibri"/>
        </w:rPr>
        <w:t>Basic troubleshooting</w:t>
      </w:r>
    </w:p>
    <w:p w:rsidR="00CB7DB2" w:rsidRPr="00F654F8" w:rsidRDefault="00CB7DB2" w:rsidP="00CB7DB2">
      <w:pPr>
        <w:rPr>
          <w:rFonts w:ascii="Calibri" w:hAnsi="Calibri" w:cs="Calibri"/>
        </w:rPr>
      </w:pPr>
    </w:p>
    <w:p w:rsidR="00CB7DB2" w:rsidRPr="00F654F8" w:rsidRDefault="00CB7DB2" w:rsidP="00CB7DB2">
      <w:pPr>
        <w:rPr>
          <w:rFonts w:ascii="Calibri" w:hAnsi="Calibri" w:cs="Calibri"/>
        </w:rPr>
      </w:pPr>
      <w:r w:rsidRPr="00F654F8">
        <w:rPr>
          <w:rFonts w:ascii="Calibri" w:hAnsi="Calibri" w:cs="Calibri"/>
        </w:rPr>
        <w:t xml:space="preserve">The ideal timing for all </w:t>
      </w:r>
      <w:r w:rsidRPr="00F654F8">
        <w:rPr>
          <w:rFonts w:ascii="Calibri" w:hAnsi="Calibri" w:cs="Calibri"/>
        </w:rPr>
        <w:fldChar w:fldCharType="begin"/>
      </w:r>
      <w:r w:rsidRPr="00F654F8">
        <w:rPr>
          <w:rFonts w:ascii="Calibri" w:hAnsi="Calibri" w:cs="Calibri"/>
        </w:rPr>
        <w:instrText xml:space="preserve"> DOCPROPERTY  ProductName  \* MERGEFORMAT </w:instrText>
      </w:r>
      <w:r w:rsidRPr="00F654F8">
        <w:rPr>
          <w:rFonts w:ascii="Calibri" w:hAnsi="Calibri" w:cs="Calibri"/>
        </w:rPr>
        <w:fldChar w:fldCharType="separate"/>
      </w:r>
      <w:r w:rsidRPr="00F654F8">
        <w:rPr>
          <w:rFonts w:ascii="Calibri" w:hAnsi="Calibri" w:cs="Calibri"/>
        </w:rPr>
        <w:t>Enterprise Imaging</w:t>
      </w:r>
      <w:r w:rsidRPr="00F654F8">
        <w:rPr>
          <w:rFonts w:ascii="Calibri" w:hAnsi="Calibri" w:cs="Calibri"/>
        </w:rPr>
        <w:fldChar w:fldCharType="end"/>
      </w:r>
      <w:r w:rsidRPr="00F654F8">
        <w:rPr>
          <w:rFonts w:ascii="Calibri" w:hAnsi="Calibri" w:cs="Calibri"/>
        </w:rPr>
        <w:t xml:space="preserve"> System Administrator &amp; Key User trainings is no earlier than 8 weeks prior to a new install.</w:t>
      </w:r>
    </w:p>
    <w:p w:rsidR="00F9501C" w:rsidRPr="00F654F8" w:rsidRDefault="00027D4F" w:rsidP="00010F3D">
      <w:pPr>
        <w:pStyle w:val="Heading2"/>
        <w:numPr>
          <w:ilvl w:val="0"/>
          <w:numId w:val="0"/>
        </w:numPr>
        <w:tabs>
          <w:tab w:val="clear" w:pos="0"/>
        </w:tabs>
        <w:spacing w:after="60"/>
        <w:ind w:left="576"/>
        <w:rPr>
          <w:rFonts w:ascii="Calibri" w:hAnsi="Calibri" w:cs="Calibri"/>
        </w:rPr>
      </w:pPr>
      <w:bookmarkStart w:id="212" w:name="_Toc443673261"/>
      <w:r w:rsidRPr="00F654F8">
        <w:rPr>
          <w:rFonts w:ascii="Calibri" w:hAnsi="Calibri" w:cs="Calibri"/>
          <w:lang w:val="en-US"/>
        </w:rPr>
        <w:t xml:space="preserve">Customer Managed </w:t>
      </w:r>
      <w:r w:rsidR="00B51181">
        <w:rPr>
          <w:rFonts w:ascii="Calibri" w:hAnsi="Calibri" w:cs="Calibri"/>
          <w:lang w:val="en-US"/>
        </w:rPr>
        <w:t xml:space="preserve">Infrastructure </w:t>
      </w:r>
      <w:r w:rsidRPr="00F654F8">
        <w:rPr>
          <w:rFonts w:ascii="Calibri" w:hAnsi="Calibri" w:cs="Calibri"/>
          <w:lang w:val="en-US"/>
        </w:rPr>
        <w:t>Solution</w:t>
      </w:r>
      <w:bookmarkEnd w:id="212"/>
    </w:p>
    <w:p w:rsidR="00027D4F" w:rsidRPr="00F654F8" w:rsidRDefault="00027D4F" w:rsidP="00027D4F">
      <w:pPr>
        <w:rPr>
          <w:rFonts w:ascii="Calibri" w:hAnsi="Calibri" w:cs="Calibri"/>
        </w:rPr>
      </w:pPr>
      <w:r w:rsidRPr="00F654F8">
        <w:rPr>
          <w:rFonts w:ascii="Calibri" w:hAnsi="Calibri" w:cs="Calibri"/>
        </w:rPr>
        <w:t>Agfa HealthCare (“Agfa”) typically sells the Enterprise Medical Imaging solution in a “turnkey” model consisting of hardware, software and professional services, supported under a service maintenance agreement.  In this model, Agfa has clear and broad responsibility for the availability, capacity and response times of the solution including the underlying, dedicated storage solution that Agfa sells to the customer.</w:t>
      </w:r>
    </w:p>
    <w:p w:rsidR="00027D4F" w:rsidRPr="00F654F8" w:rsidRDefault="00027D4F" w:rsidP="00027D4F">
      <w:pPr>
        <w:rPr>
          <w:rFonts w:ascii="Calibri" w:hAnsi="Calibri" w:cs="Calibri"/>
        </w:rPr>
      </w:pPr>
      <w:r w:rsidRPr="00F654F8">
        <w:rPr>
          <w:rFonts w:ascii="Calibri" w:hAnsi="Calibri" w:cs="Calibri"/>
        </w:rPr>
        <w:tab/>
      </w:r>
      <w:r w:rsidR="00E8447B">
        <w:rPr>
          <w:noProof/>
          <w:lang w:eastAsia="zh-TW"/>
        </w:rPr>
        <w:drawing>
          <wp:inline distT="0" distB="0" distL="0" distR="0" wp14:anchorId="38A364C1" wp14:editId="6F5D2013">
            <wp:extent cx="2376055" cy="1003084"/>
            <wp:effectExtent l="0" t="0" r="571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2072" cy="1001403"/>
                    </a:xfrm>
                    <a:prstGeom prst="rect">
                      <a:avLst/>
                    </a:prstGeom>
                    <a:noFill/>
                    <a:ln>
                      <a:noFill/>
                    </a:ln>
                  </pic:spPr>
                </pic:pic>
              </a:graphicData>
            </a:graphic>
          </wp:inline>
        </w:drawing>
      </w:r>
    </w:p>
    <w:p w:rsidR="00027D4F" w:rsidRPr="00F654F8" w:rsidRDefault="00027D4F" w:rsidP="00027D4F">
      <w:pPr>
        <w:rPr>
          <w:rFonts w:ascii="Calibri" w:hAnsi="Calibri" w:cs="Calibri"/>
        </w:rPr>
      </w:pPr>
      <w:r w:rsidRPr="00F654F8">
        <w:rPr>
          <w:rFonts w:ascii="Calibri" w:hAnsi="Calibri" w:cs="Calibri"/>
        </w:rPr>
        <w:t xml:space="preserve">In an alternative customer-managed hardware model, the Agfa-managed solution is critically reliant on the availability, capacity and performance of the customer-managed equipment, which could include storage, servers or VMWare solution.  Any issues with the storage solution’s availability, capacity or performance will negatively impact the users of the Agfa solution.  Agfa, no longer responsible for the complete solution, will be dependent on the customer’s IT resources (and the customer’s hardware and storage vendor or vendors) to identify, troubleshoot and rectify any issues with the </w:t>
      </w:r>
      <w:r w:rsidR="00B51181">
        <w:rPr>
          <w:rFonts w:ascii="Calibri" w:hAnsi="Calibri" w:cs="Calibri"/>
        </w:rPr>
        <w:t xml:space="preserve">hardware </w:t>
      </w:r>
      <w:r w:rsidRPr="00F654F8">
        <w:rPr>
          <w:rFonts w:ascii="Calibri" w:hAnsi="Calibri" w:cs="Calibri"/>
        </w:rPr>
        <w:t>solution.</w:t>
      </w:r>
    </w:p>
    <w:p w:rsidR="00027D4F" w:rsidRPr="00F654F8" w:rsidRDefault="00027D4F" w:rsidP="00027D4F">
      <w:pPr>
        <w:rPr>
          <w:rFonts w:ascii="Calibri" w:hAnsi="Calibri" w:cs="Calibri"/>
        </w:rPr>
      </w:pPr>
    </w:p>
    <w:p w:rsidR="00027D4F" w:rsidRPr="00F654F8" w:rsidRDefault="00027D4F" w:rsidP="00027D4F">
      <w:pPr>
        <w:rPr>
          <w:rFonts w:ascii="Calibri" w:hAnsi="Calibri" w:cs="Calibri"/>
        </w:rPr>
      </w:pPr>
      <w:r w:rsidRPr="00F654F8">
        <w:rPr>
          <w:rFonts w:ascii="Calibri" w:hAnsi="Calibri" w:cs="Calibri"/>
        </w:rPr>
        <w:t>The customer managed storage model increases the complexity of the overall solution as well as the number of parties responsible for various components of the solution.  This will often result in additional time and expense to identify, troubleshoot and correct issues, which can be a source of end-user dissatisfaction.  Also, there is the potential for confusion, lack of clear accountability or responsibility and even finger-pointing when Agfa, the customer, and the server or storage vendor each believe that their part of the solution is working properly, but when the combined solution is not meeting the expectations of the end users.</w:t>
      </w:r>
    </w:p>
    <w:p w:rsidR="00027D4F" w:rsidRPr="00F654F8" w:rsidRDefault="00027D4F" w:rsidP="00027D4F">
      <w:pPr>
        <w:rPr>
          <w:rFonts w:ascii="Calibri" w:hAnsi="Calibri" w:cs="Calibri"/>
        </w:rPr>
      </w:pPr>
      <w:r w:rsidRPr="00F654F8">
        <w:rPr>
          <w:rFonts w:ascii="Calibri" w:hAnsi="Calibri" w:cs="Calibri"/>
        </w:rPr>
        <w:t>Nevertheless, Agfa understands that some of its customers have a desire or requirement to manage their own servers, storage, and virtual environments.  There is also a desire to share the VMWare and storage infrastructures between Agfa and various non-Agfa applications.  To protect the interests of both Agfa and the customer (including executives, end users and storage IT staff), Agfa has developed this Customer Managed Hardware Agreement.</w:t>
      </w:r>
    </w:p>
    <w:p w:rsidR="00027D4F" w:rsidRPr="00F654F8" w:rsidRDefault="00027D4F" w:rsidP="00027D4F">
      <w:pPr>
        <w:rPr>
          <w:rFonts w:ascii="Calibri" w:hAnsi="Calibri" w:cs="Calibri"/>
        </w:rPr>
      </w:pPr>
    </w:p>
    <w:p w:rsidR="00027D4F" w:rsidRPr="00F654F8" w:rsidRDefault="00027D4F" w:rsidP="00027D4F">
      <w:pPr>
        <w:rPr>
          <w:rFonts w:ascii="Calibri" w:hAnsi="Calibri" w:cs="Calibri"/>
        </w:rPr>
      </w:pPr>
      <w:r w:rsidRPr="00F654F8">
        <w:rPr>
          <w:rFonts w:ascii="Calibri" w:hAnsi="Calibri" w:cs="Calibri"/>
        </w:rPr>
        <w:t>The fundamental purpose of this agreement is to clearly establish mutual expectations as well as the roles and responsibilities of Agfa and a customer of Agfa’s solution(s), when used with a dependency on a customer-managed platform.</w:t>
      </w:r>
    </w:p>
    <w:p w:rsidR="00027D4F" w:rsidRPr="00F654F8" w:rsidRDefault="00027D4F" w:rsidP="00010F3D">
      <w:pPr>
        <w:pStyle w:val="Heading2"/>
        <w:numPr>
          <w:ilvl w:val="0"/>
          <w:numId w:val="0"/>
        </w:numPr>
        <w:tabs>
          <w:tab w:val="clear" w:pos="0"/>
        </w:tabs>
        <w:spacing w:after="60"/>
        <w:ind w:left="576"/>
        <w:rPr>
          <w:rFonts w:ascii="Calibri" w:hAnsi="Calibri" w:cs="Calibri"/>
        </w:rPr>
      </w:pPr>
      <w:bookmarkStart w:id="213" w:name="_Toc292961375"/>
      <w:bookmarkStart w:id="214" w:name="_Toc435097566"/>
      <w:bookmarkStart w:id="215" w:name="_Toc442455000"/>
      <w:bookmarkStart w:id="216" w:name="_Toc443673262"/>
      <w:bookmarkEnd w:id="213"/>
      <w:r w:rsidRPr="00F654F8">
        <w:rPr>
          <w:rFonts w:ascii="Calibri" w:hAnsi="Calibri" w:cs="Calibri"/>
        </w:rPr>
        <w:lastRenderedPageBreak/>
        <w:t>Customer Managed Storage</w:t>
      </w:r>
      <w:bookmarkEnd w:id="214"/>
      <w:bookmarkEnd w:id="215"/>
      <w:bookmarkEnd w:id="216"/>
    </w:p>
    <w:p w:rsidR="00027D4F" w:rsidRPr="00F654F8" w:rsidRDefault="00027D4F" w:rsidP="00010F3D">
      <w:pPr>
        <w:pStyle w:val="Heading3"/>
        <w:numPr>
          <w:ilvl w:val="0"/>
          <w:numId w:val="0"/>
        </w:numPr>
        <w:tabs>
          <w:tab w:val="clear" w:pos="0"/>
        </w:tabs>
        <w:spacing w:after="60"/>
        <w:ind w:left="720"/>
        <w:rPr>
          <w:rFonts w:ascii="Calibri" w:hAnsi="Calibri" w:cs="Calibri"/>
        </w:rPr>
      </w:pPr>
      <w:bookmarkStart w:id="217" w:name="_Toc292961377"/>
      <w:bookmarkStart w:id="218" w:name="_Toc292961378"/>
      <w:bookmarkStart w:id="219" w:name="_Toc435097569"/>
      <w:bookmarkEnd w:id="217"/>
      <w:bookmarkEnd w:id="218"/>
      <w:r w:rsidRPr="00F654F8">
        <w:rPr>
          <w:rFonts w:ascii="Calibri" w:hAnsi="Calibri" w:cs="Calibri"/>
        </w:rPr>
        <w:t>High Level Enterprise Imaging + Storage Diagram</w:t>
      </w:r>
      <w:bookmarkEnd w:id="219"/>
    </w:p>
    <w:p w:rsidR="00027D4F" w:rsidRPr="00F654F8" w:rsidRDefault="0098306D" w:rsidP="00027D4F">
      <w:pPr>
        <w:rPr>
          <w:rFonts w:ascii="Calibri" w:hAnsi="Calibri" w:cs="Calibri"/>
        </w:rPr>
      </w:pPr>
      <w:r>
        <w:rPr>
          <w:rFonts w:ascii="Calibri" w:hAnsi="Calibri" w:cs="Calibri"/>
          <w:noProof/>
          <w:lang w:eastAsia="zh-TW"/>
        </w:rPr>
        <w:drawing>
          <wp:inline distT="0" distB="0" distL="0" distR="0" wp14:anchorId="62A474C2" wp14:editId="5A201A0E">
            <wp:extent cx="5943600" cy="2778125"/>
            <wp:effectExtent l="0" t="0" r="0" b="317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78125"/>
                    </a:xfrm>
                    <a:prstGeom prst="rect">
                      <a:avLst/>
                    </a:prstGeom>
                    <a:noFill/>
                    <a:ln>
                      <a:noFill/>
                    </a:ln>
                  </pic:spPr>
                </pic:pic>
              </a:graphicData>
            </a:graphic>
          </wp:inline>
        </w:drawing>
      </w:r>
    </w:p>
    <w:p w:rsidR="00027D4F" w:rsidRPr="00F654F8" w:rsidRDefault="00027D4F" w:rsidP="00010F3D">
      <w:pPr>
        <w:pStyle w:val="Heading3"/>
        <w:numPr>
          <w:ilvl w:val="0"/>
          <w:numId w:val="0"/>
        </w:numPr>
        <w:tabs>
          <w:tab w:val="clear" w:pos="0"/>
        </w:tabs>
        <w:spacing w:after="60"/>
        <w:ind w:left="720"/>
        <w:rPr>
          <w:rFonts w:ascii="Calibri" w:hAnsi="Calibri" w:cs="Calibri"/>
        </w:rPr>
      </w:pPr>
      <w:bookmarkStart w:id="220" w:name="_Toc435097570"/>
      <w:r w:rsidRPr="00F654F8">
        <w:rPr>
          <w:rFonts w:ascii="Calibri" w:hAnsi="Calibri" w:cs="Calibri"/>
        </w:rPr>
        <w:t>Customer Managed Storage will be used for</w:t>
      </w:r>
      <w:bookmarkEnd w:id="220"/>
    </w:p>
    <w:p w:rsidR="00027D4F" w:rsidRPr="00F654F8" w:rsidRDefault="00027D4F" w:rsidP="00027D4F">
      <w:pPr>
        <w:pStyle w:val="BodyText"/>
        <w:rPr>
          <w:rFonts w:ascii="Calibri" w:hAnsi="Calibri" w:cs="Calibri"/>
        </w:rPr>
      </w:pPr>
      <w:r w:rsidRPr="00F654F8">
        <w:rPr>
          <w:rFonts w:ascii="Calibri" w:hAnsi="Calibri" w:cs="Calibri"/>
        </w:rPr>
        <w:t>Enterprise Imaging</w:t>
      </w:r>
    </w:p>
    <w:p w:rsidR="00027D4F" w:rsidRPr="00F654F8" w:rsidRDefault="00027D4F" w:rsidP="00F654F8">
      <w:pPr>
        <w:pStyle w:val="BodyText"/>
        <w:numPr>
          <w:ilvl w:val="0"/>
          <w:numId w:val="58"/>
        </w:numPr>
        <w:rPr>
          <w:rFonts w:ascii="Calibri" w:hAnsi="Calibri" w:cs="Calibri"/>
        </w:rPr>
      </w:pPr>
      <w:r w:rsidRPr="00F654F8">
        <w:rPr>
          <w:rFonts w:ascii="Calibri" w:hAnsi="Calibri" w:cs="Calibri"/>
        </w:rPr>
        <w:t>Database</w:t>
      </w:r>
    </w:p>
    <w:p w:rsidR="00027D4F" w:rsidRPr="00F654F8" w:rsidRDefault="00027D4F" w:rsidP="00F654F8">
      <w:pPr>
        <w:pStyle w:val="BodyText"/>
        <w:numPr>
          <w:ilvl w:val="0"/>
          <w:numId w:val="58"/>
        </w:numPr>
        <w:rPr>
          <w:rFonts w:ascii="Calibri" w:hAnsi="Calibri" w:cs="Calibri"/>
        </w:rPr>
      </w:pPr>
      <w:r w:rsidRPr="00F654F8">
        <w:rPr>
          <w:rFonts w:ascii="Calibri" w:hAnsi="Calibri" w:cs="Calibri"/>
        </w:rPr>
        <w:t>Cache</w:t>
      </w:r>
    </w:p>
    <w:p w:rsidR="00027D4F" w:rsidRPr="00F654F8" w:rsidRDefault="00027D4F" w:rsidP="00F654F8">
      <w:pPr>
        <w:pStyle w:val="BodyText"/>
        <w:numPr>
          <w:ilvl w:val="0"/>
          <w:numId w:val="58"/>
        </w:numPr>
        <w:rPr>
          <w:rFonts w:ascii="Calibri" w:hAnsi="Calibri" w:cs="Calibri"/>
        </w:rPr>
      </w:pPr>
      <w:r w:rsidRPr="00F654F8">
        <w:rPr>
          <w:rFonts w:ascii="Calibri" w:hAnsi="Calibri" w:cs="Calibri"/>
        </w:rPr>
        <w:t>Archive</w:t>
      </w:r>
      <w:r w:rsidR="00B51181">
        <w:rPr>
          <w:rFonts w:ascii="Calibri" w:hAnsi="Calibri" w:cs="Calibri"/>
        </w:rPr>
        <w:t>(s)</w:t>
      </w:r>
    </w:p>
    <w:p w:rsidR="00027D4F" w:rsidRPr="00F654F8" w:rsidRDefault="00027D4F" w:rsidP="00010F3D">
      <w:pPr>
        <w:pStyle w:val="Heading2"/>
        <w:numPr>
          <w:ilvl w:val="0"/>
          <w:numId w:val="0"/>
        </w:numPr>
        <w:tabs>
          <w:tab w:val="clear" w:pos="0"/>
        </w:tabs>
        <w:spacing w:after="60"/>
        <w:ind w:left="576"/>
        <w:rPr>
          <w:rFonts w:ascii="Calibri" w:hAnsi="Calibri" w:cs="Calibri"/>
        </w:rPr>
      </w:pPr>
      <w:bookmarkStart w:id="221" w:name="_Toc435097571"/>
      <w:bookmarkStart w:id="222" w:name="_Toc442455001"/>
      <w:bookmarkStart w:id="223" w:name="_Toc443673263"/>
      <w:r w:rsidRPr="00F654F8">
        <w:rPr>
          <w:rFonts w:ascii="Calibri" w:hAnsi="Calibri" w:cs="Calibri"/>
        </w:rPr>
        <w:t>Agfa Roles and Responsibilities for a Customer Managed Storage Solution</w:t>
      </w:r>
      <w:bookmarkEnd w:id="221"/>
      <w:bookmarkEnd w:id="222"/>
      <w:bookmarkEnd w:id="223"/>
    </w:p>
    <w:p w:rsidR="00027D4F" w:rsidRPr="00F654F8" w:rsidRDefault="00027D4F" w:rsidP="00F654F8">
      <w:pPr>
        <w:numPr>
          <w:ilvl w:val="0"/>
          <w:numId w:val="55"/>
        </w:numPr>
        <w:rPr>
          <w:rFonts w:ascii="Calibri" w:hAnsi="Calibri" w:cs="Calibri"/>
          <w:b/>
        </w:rPr>
      </w:pPr>
      <w:r w:rsidRPr="00F654F8">
        <w:rPr>
          <w:rFonts w:ascii="Calibri" w:hAnsi="Calibri" w:cs="Calibri"/>
          <w:b/>
        </w:rPr>
        <w:t>Change Control</w:t>
      </w:r>
    </w:p>
    <w:p w:rsidR="00027D4F" w:rsidRPr="00F654F8" w:rsidRDefault="00027D4F" w:rsidP="00F654F8">
      <w:pPr>
        <w:numPr>
          <w:ilvl w:val="1"/>
          <w:numId w:val="55"/>
        </w:numPr>
        <w:rPr>
          <w:rFonts w:ascii="Calibri" w:hAnsi="Calibri" w:cs="Calibri"/>
        </w:rPr>
      </w:pPr>
      <w:r w:rsidRPr="00F654F8">
        <w:rPr>
          <w:rFonts w:ascii="Calibri" w:hAnsi="Calibri" w:cs="Calibri"/>
        </w:rPr>
        <w:t xml:space="preserve">Agfa will communicate to the customer regarding all planned (or unplanned) downtimes, as well as anticipated, suspected or detected issues regarding the Agfa </w:t>
      </w:r>
      <w:r w:rsidR="00B51181">
        <w:rPr>
          <w:rFonts w:ascii="Calibri" w:hAnsi="Calibri" w:cs="Calibri"/>
        </w:rPr>
        <w:t>EI</w:t>
      </w:r>
      <w:r w:rsidR="00B51181" w:rsidRPr="00F654F8">
        <w:rPr>
          <w:rFonts w:ascii="Calibri" w:hAnsi="Calibri" w:cs="Calibri"/>
        </w:rPr>
        <w:t xml:space="preserve"> </w:t>
      </w:r>
      <w:r w:rsidRPr="00F654F8">
        <w:rPr>
          <w:rFonts w:ascii="Calibri" w:hAnsi="Calibri" w:cs="Calibri"/>
        </w:rPr>
        <w:t>solution and the availability, capacity or performance of the underlying customer-managed storage solution.</w:t>
      </w:r>
    </w:p>
    <w:p w:rsidR="00027D4F" w:rsidRPr="00F654F8" w:rsidRDefault="00027D4F" w:rsidP="00F654F8">
      <w:pPr>
        <w:numPr>
          <w:ilvl w:val="0"/>
          <w:numId w:val="55"/>
        </w:numPr>
        <w:rPr>
          <w:rFonts w:ascii="Calibri" w:hAnsi="Calibri" w:cs="Calibri"/>
          <w:b/>
        </w:rPr>
      </w:pPr>
      <w:r w:rsidRPr="00F654F8">
        <w:rPr>
          <w:rFonts w:ascii="Calibri" w:hAnsi="Calibri" w:cs="Calibri"/>
          <w:b/>
        </w:rPr>
        <w:t>Storage Requirements Specification</w:t>
      </w:r>
    </w:p>
    <w:p w:rsidR="00027D4F" w:rsidRPr="00F654F8" w:rsidRDefault="00027D4F" w:rsidP="00F654F8">
      <w:pPr>
        <w:numPr>
          <w:ilvl w:val="1"/>
          <w:numId w:val="55"/>
        </w:numPr>
        <w:rPr>
          <w:rFonts w:ascii="Calibri" w:hAnsi="Calibri" w:cs="Calibri"/>
        </w:rPr>
      </w:pPr>
      <w:r w:rsidRPr="00F654F8">
        <w:rPr>
          <w:rFonts w:ascii="Calibri" w:hAnsi="Calibri" w:cs="Calibri"/>
        </w:rPr>
        <w:t>Agfa will publish and maintain a Storage Requirements Specification document.  Any future changes to these requirements shall be clearly communicated and every reasonable effort will be made to maintain back-compatibility with existing storage devices and data.</w:t>
      </w:r>
    </w:p>
    <w:p w:rsidR="00027D4F" w:rsidRPr="00F654F8" w:rsidRDefault="00027D4F" w:rsidP="00F654F8">
      <w:pPr>
        <w:numPr>
          <w:ilvl w:val="1"/>
          <w:numId w:val="55"/>
        </w:numPr>
        <w:rPr>
          <w:rFonts w:ascii="Calibri" w:hAnsi="Calibri" w:cs="Calibri"/>
        </w:rPr>
      </w:pPr>
      <w:r w:rsidRPr="00F654F8">
        <w:rPr>
          <w:rFonts w:ascii="Calibri" w:hAnsi="Calibri" w:cs="Calibri"/>
        </w:rPr>
        <w:t>Agfa shall maintain application conformance with the Storage Requirements Specification.</w:t>
      </w:r>
    </w:p>
    <w:p w:rsidR="00027D4F" w:rsidRPr="00F654F8" w:rsidRDefault="00027D4F" w:rsidP="00010F3D">
      <w:pPr>
        <w:pStyle w:val="Heading2"/>
        <w:numPr>
          <w:ilvl w:val="0"/>
          <w:numId w:val="0"/>
        </w:numPr>
        <w:tabs>
          <w:tab w:val="clear" w:pos="0"/>
        </w:tabs>
        <w:spacing w:after="60"/>
        <w:ind w:left="576"/>
        <w:rPr>
          <w:rFonts w:ascii="Calibri" w:hAnsi="Calibri" w:cs="Calibri"/>
        </w:rPr>
      </w:pPr>
      <w:bookmarkStart w:id="224" w:name="_Toc292961380"/>
      <w:bookmarkStart w:id="225" w:name="_Toc435097572"/>
      <w:bookmarkStart w:id="226" w:name="_Toc442455002"/>
      <w:bookmarkStart w:id="227" w:name="_Toc443673264"/>
      <w:bookmarkEnd w:id="224"/>
      <w:r w:rsidRPr="00F654F8">
        <w:rPr>
          <w:rFonts w:ascii="Calibri" w:hAnsi="Calibri" w:cs="Calibri"/>
        </w:rPr>
        <w:t>Ongoing storage integration services added into the service maintenance agreement (SMA)</w:t>
      </w:r>
      <w:bookmarkEnd w:id="225"/>
      <w:bookmarkEnd w:id="226"/>
      <w:bookmarkEnd w:id="227"/>
    </w:p>
    <w:p w:rsidR="00027D4F" w:rsidRPr="00F654F8" w:rsidRDefault="00027D4F" w:rsidP="00027D4F">
      <w:pPr>
        <w:ind w:left="360"/>
        <w:rPr>
          <w:rFonts w:ascii="Calibri" w:hAnsi="Calibri" w:cs="Calibri"/>
        </w:rPr>
      </w:pPr>
      <w:r w:rsidRPr="00F654F8">
        <w:rPr>
          <w:rFonts w:ascii="Calibri" w:hAnsi="Calibri" w:cs="Calibri"/>
        </w:rPr>
        <w:t xml:space="preserve">For Enterprise Imaging CSP – </w:t>
      </w:r>
    </w:p>
    <w:p w:rsidR="00027D4F" w:rsidRPr="00F654F8" w:rsidRDefault="00027D4F" w:rsidP="00F654F8">
      <w:pPr>
        <w:numPr>
          <w:ilvl w:val="0"/>
          <w:numId w:val="57"/>
        </w:numPr>
        <w:rPr>
          <w:rFonts w:ascii="Calibri" w:hAnsi="Calibri" w:cs="Calibri"/>
        </w:rPr>
      </w:pPr>
      <w:r w:rsidRPr="00F654F8">
        <w:rPr>
          <w:rFonts w:ascii="Calibri" w:hAnsi="Calibri" w:cs="Calibri"/>
        </w:rPr>
        <w:t>Includes up to 8 hours of collaborative storage troubleshooting &amp; resolution  and</w:t>
      </w:r>
    </w:p>
    <w:p w:rsidR="00027D4F" w:rsidRPr="00F654F8" w:rsidRDefault="00027D4F" w:rsidP="00F654F8">
      <w:pPr>
        <w:numPr>
          <w:ilvl w:val="0"/>
          <w:numId w:val="57"/>
        </w:numPr>
        <w:rPr>
          <w:rFonts w:ascii="Calibri" w:hAnsi="Calibri" w:cs="Calibri"/>
        </w:rPr>
      </w:pPr>
      <w:r w:rsidRPr="00F654F8">
        <w:rPr>
          <w:rFonts w:ascii="Calibri" w:hAnsi="Calibri" w:cs="Calibri"/>
        </w:rPr>
        <w:t>Includes 1 of the following</w:t>
      </w:r>
    </w:p>
    <w:p w:rsidR="00027D4F" w:rsidRPr="00F654F8" w:rsidRDefault="00027D4F" w:rsidP="00F654F8">
      <w:pPr>
        <w:numPr>
          <w:ilvl w:val="0"/>
          <w:numId w:val="59"/>
        </w:numPr>
        <w:tabs>
          <w:tab w:val="clear" w:pos="792"/>
          <w:tab w:val="left" w:pos="1440"/>
        </w:tabs>
        <w:ind w:left="1440" w:hanging="720"/>
        <w:rPr>
          <w:rFonts w:ascii="Calibri" w:hAnsi="Calibri" w:cs="Calibri"/>
        </w:rPr>
      </w:pPr>
      <w:r w:rsidRPr="00F654F8">
        <w:rPr>
          <w:rFonts w:ascii="Calibri" w:hAnsi="Calibri" w:cs="Calibri"/>
        </w:rPr>
        <w:t>Consulting on one “Capacity Expansion” service / year</w:t>
      </w:r>
    </w:p>
    <w:p w:rsidR="00027D4F" w:rsidRPr="00F654F8" w:rsidRDefault="00027D4F" w:rsidP="00F654F8">
      <w:pPr>
        <w:numPr>
          <w:ilvl w:val="0"/>
          <w:numId w:val="59"/>
        </w:numPr>
        <w:tabs>
          <w:tab w:val="clear" w:pos="792"/>
          <w:tab w:val="left" w:pos="1440"/>
        </w:tabs>
        <w:ind w:left="1440" w:hanging="720"/>
        <w:rPr>
          <w:rFonts w:ascii="Calibri" w:hAnsi="Calibri" w:cs="Calibri"/>
        </w:rPr>
      </w:pPr>
      <w:r w:rsidRPr="00F654F8">
        <w:rPr>
          <w:rFonts w:ascii="Calibri" w:hAnsi="Calibri" w:cs="Calibri"/>
        </w:rPr>
        <w:lastRenderedPageBreak/>
        <w:t>Consulting and testing architecture improvements associated with an Enterprise Imaging software upgrade</w:t>
      </w:r>
    </w:p>
    <w:p w:rsidR="00027D4F" w:rsidRPr="00F654F8" w:rsidRDefault="00027D4F" w:rsidP="00F654F8">
      <w:pPr>
        <w:numPr>
          <w:ilvl w:val="0"/>
          <w:numId w:val="59"/>
        </w:numPr>
        <w:tabs>
          <w:tab w:val="clear" w:pos="792"/>
          <w:tab w:val="left" w:pos="1440"/>
        </w:tabs>
        <w:ind w:left="1440" w:hanging="720"/>
        <w:rPr>
          <w:rFonts w:ascii="Calibri" w:hAnsi="Calibri" w:cs="Calibri"/>
        </w:rPr>
      </w:pPr>
      <w:r w:rsidRPr="00F654F8">
        <w:rPr>
          <w:rFonts w:ascii="Calibri" w:hAnsi="Calibri" w:cs="Calibri"/>
        </w:rPr>
        <w:t>One “Connectivity and Performance Re-assessment” health check service per year when requested by the customer</w:t>
      </w:r>
    </w:p>
    <w:p w:rsidR="00027D4F" w:rsidRPr="00F654F8" w:rsidRDefault="00027D4F" w:rsidP="00010F3D">
      <w:pPr>
        <w:pStyle w:val="Heading2"/>
        <w:numPr>
          <w:ilvl w:val="0"/>
          <w:numId w:val="0"/>
        </w:numPr>
        <w:tabs>
          <w:tab w:val="clear" w:pos="0"/>
        </w:tabs>
        <w:spacing w:after="60"/>
        <w:ind w:left="576"/>
        <w:rPr>
          <w:rFonts w:ascii="Calibri" w:hAnsi="Calibri" w:cs="Calibri"/>
        </w:rPr>
      </w:pPr>
      <w:bookmarkStart w:id="228" w:name="_Toc435097573"/>
      <w:bookmarkStart w:id="229" w:name="_Toc442455003"/>
      <w:bookmarkStart w:id="230" w:name="_Toc443673265"/>
      <w:r w:rsidRPr="00F654F8">
        <w:rPr>
          <w:rFonts w:ascii="Calibri" w:hAnsi="Calibri" w:cs="Calibri"/>
        </w:rPr>
        <w:t>Customer’s Roles and Responsibilities for a Customer Managed Storage Solution</w:t>
      </w:r>
      <w:bookmarkEnd w:id="228"/>
      <w:bookmarkEnd w:id="229"/>
      <w:bookmarkEnd w:id="230"/>
    </w:p>
    <w:p w:rsidR="00027D4F" w:rsidRPr="00F654F8" w:rsidRDefault="00027D4F" w:rsidP="00F654F8">
      <w:pPr>
        <w:numPr>
          <w:ilvl w:val="0"/>
          <w:numId w:val="56"/>
        </w:numPr>
        <w:rPr>
          <w:rFonts w:ascii="Calibri" w:hAnsi="Calibri" w:cs="Calibri"/>
          <w:b/>
        </w:rPr>
      </w:pPr>
      <w:r w:rsidRPr="00F654F8">
        <w:rPr>
          <w:rFonts w:ascii="Calibri" w:hAnsi="Calibri" w:cs="Calibri"/>
          <w:b/>
        </w:rPr>
        <w:t>EI Storage Requirements Specification Conformance</w:t>
      </w:r>
    </w:p>
    <w:p w:rsidR="00027D4F" w:rsidRPr="00F654F8" w:rsidRDefault="00027D4F" w:rsidP="00F654F8">
      <w:pPr>
        <w:numPr>
          <w:ilvl w:val="1"/>
          <w:numId w:val="56"/>
        </w:numPr>
        <w:rPr>
          <w:rFonts w:ascii="Calibri" w:hAnsi="Calibri" w:cs="Calibri"/>
          <w:u w:val="single"/>
        </w:rPr>
      </w:pPr>
      <w:r w:rsidRPr="00F654F8">
        <w:rPr>
          <w:rFonts w:ascii="Calibri" w:hAnsi="Calibri" w:cs="Calibri"/>
        </w:rPr>
        <w:t>Customer will maintain storage solution conformance with the Agfa-published Storage Requirements Specification and customer specific Solution Architecture Workbook</w:t>
      </w:r>
    </w:p>
    <w:p w:rsidR="00027D4F" w:rsidRPr="00F654F8" w:rsidRDefault="00027D4F" w:rsidP="00F654F8">
      <w:pPr>
        <w:numPr>
          <w:ilvl w:val="1"/>
          <w:numId w:val="56"/>
        </w:numPr>
        <w:rPr>
          <w:rFonts w:ascii="Calibri" w:hAnsi="Calibri" w:cs="Calibri"/>
        </w:rPr>
      </w:pPr>
      <w:r w:rsidRPr="00F654F8">
        <w:rPr>
          <w:rFonts w:ascii="Calibri" w:hAnsi="Calibri" w:cs="Calibri"/>
        </w:rPr>
        <w:t>Customer will manage the storage solution so as to maintain the directory layout and file system consistency and integrity of all Enterprise Imaging application-created directories and files</w:t>
      </w:r>
    </w:p>
    <w:p w:rsidR="00027D4F" w:rsidRPr="00F654F8" w:rsidRDefault="00027D4F" w:rsidP="00F654F8">
      <w:pPr>
        <w:numPr>
          <w:ilvl w:val="1"/>
          <w:numId w:val="56"/>
        </w:numPr>
        <w:rPr>
          <w:rFonts w:ascii="Calibri" w:hAnsi="Calibri" w:cs="Calibri"/>
        </w:rPr>
      </w:pPr>
      <w:r w:rsidRPr="00F654F8">
        <w:rPr>
          <w:rFonts w:ascii="Calibri" w:hAnsi="Calibri" w:cs="Calibri"/>
        </w:rPr>
        <w:t>Customer is responsible for providing all storage connections between Agfa servers and storage.</w:t>
      </w:r>
    </w:p>
    <w:p w:rsidR="00027D4F" w:rsidRPr="00F654F8" w:rsidRDefault="00027D4F" w:rsidP="00F654F8">
      <w:pPr>
        <w:numPr>
          <w:ilvl w:val="0"/>
          <w:numId w:val="56"/>
        </w:numPr>
        <w:rPr>
          <w:rFonts w:ascii="Calibri" w:hAnsi="Calibri" w:cs="Calibri"/>
          <w:b/>
        </w:rPr>
      </w:pPr>
      <w:r w:rsidRPr="00F654F8">
        <w:rPr>
          <w:rFonts w:ascii="Calibri" w:hAnsi="Calibri" w:cs="Calibri"/>
          <w:b/>
        </w:rPr>
        <w:t>Purchase of Customer Managed Storage Professional Services</w:t>
      </w:r>
    </w:p>
    <w:p w:rsidR="00027D4F" w:rsidRPr="00F654F8" w:rsidRDefault="00027D4F" w:rsidP="00F654F8">
      <w:pPr>
        <w:numPr>
          <w:ilvl w:val="1"/>
          <w:numId w:val="56"/>
        </w:numPr>
        <w:rPr>
          <w:rFonts w:ascii="Calibri" w:hAnsi="Calibri" w:cs="Calibri"/>
        </w:rPr>
      </w:pPr>
      <w:r w:rsidRPr="00F654F8">
        <w:rPr>
          <w:rFonts w:ascii="Calibri" w:hAnsi="Calibri" w:cs="Calibri"/>
        </w:rPr>
        <w:t>All storage solutions used in conjunction with Agfa’s solutions must pass the connectivity and baseline performance assessments (Storage ATP) in order for Agfa to provide warranty support for the Agfa solution.</w:t>
      </w:r>
    </w:p>
    <w:p w:rsidR="00027D4F" w:rsidRPr="00F654F8" w:rsidRDefault="00027D4F" w:rsidP="00F654F8">
      <w:pPr>
        <w:numPr>
          <w:ilvl w:val="1"/>
          <w:numId w:val="56"/>
        </w:numPr>
        <w:rPr>
          <w:rFonts w:ascii="Calibri" w:hAnsi="Calibri" w:cs="Calibri"/>
        </w:rPr>
      </w:pPr>
      <w:r w:rsidRPr="00F654F8">
        <w:rPr>
          <w:rFonts w:ascii="Calibri" w:hAnsi="Calibri" w:cs="Calibri"/>
        </w:rPr>
        <w:t>On-going professional services in the form of a support agreement must be part of the maintenance agreement (SMA) in order to continue maintenance support on the Agfa solution.</w:t>
      </w:r>
    </w:p>
    <w:p w:rsidR="00027D4F" w:rsidRPr="00F654F8" w:rsidRDefault="00027D4F" w:rsidP="00F654F8">
      <w:pPr>
        <w:numPr>
          <w:ilvl w:val="1"/>
          <w:numId w:val="56"/>
        </w:numPr>
        <w:rPr>
          <w:rFonts w:ascii="Calibri" w:hAnsi="Calibri" w:cs="Calibri"/>
        </w:rPr>
      </w:pPr>
      <w:r w:rsidRPr="00F654F8">
        <w:rPr>
          <w:rFonts w:ascii="Calibri" w:hAnsi="Calibri" w:cs="Calibri"/>
        </w:rPr>
        <w:t>Additional fees that result from the storage vendor as a result of integration test results are the responsibility of the Customer.</w:t>
      </w:r>
    </w:p>
    <w:p w:rsidR="00027D4F" w:rsidRPr="00F654F8" w:rsidRDefault="00027D4F" w:rsidP="00F654F8">
      <w:pPr>
        <w:numPr>
          <w:ilvl w:val="0"/>
          <w:numId w:val="56"/>
        </w:numPr>
        <w:rPr>
          <w:rFonts w:ascii="Calibri" w:hAnsi="Calibri" w:cs="Calibri"/>
          <w:b/>
        </w:rPr>
      </w:pPr>
      <w:r w:rsidRPr="00F654F8">
        <w:rPr>
          <w:rFonts w:ascii="Calibri" w:hAnsi="Calibri" w:cs="Calibri"/>
          <w:b/>
        </w:rPr>
        <w:t>Single Point of Contact (SPOC)</w:t>
      </w:r>
    </w:p>
    <w:p w:rsidR="00027D4F" w:rsidRPr="00F654F8" w:rsidRDefault="00027D4F" w:rsidP="00F654F8">
      <w:pPr>
        <w:numPr>
          <w:ilvl w:val="1"/>
          <w:numId w:val="56"/>
        </w:numPr>
        <w:rPr>
          <w:rFonts w:ascii="Calibri" w:hAnsi="Calibri" w:cs="Calibri"/>
        </w:rPr>
      </w:pPr>
      <w:r w:rsidRPr="00F654F8">
        <w:rPr>
          <w:rFonts w:ascii="Calibri" w:hAnsi="Calibri" w:cs="Calibri"/>
        </w:rPr>
        <w:t>Customer will provide Agfa with a single point of contact (SPOC) for the customer-managed storage solution.  This shall be an actual employee of the customer who is responsible for the storage solution, and not a storage vendor or IT outsourced resource.</w:t>
      </w:r>
    </w:p>
    <w:p w:rsidR="00027D4F" w:rsidRPr="00F654F8" w:rsidRDefault="00027D4F" w:rsidP="00F654F8">
      <w:pPr>
        <w:numPr>
          <w:ilvl w:val="1"/>
          <w:numId w:val="56"/>
        </w:numPr>
        <w:rPr>
          <w:rFonts w:ascii="Calibri" w:hAnsi="Calibri" w:cs="Calibri"/>
        </w:rPr>
      </w:pPr>
      <w:r w:rsidRPr="00F654F8">
        <w:rPr>
          <w:rFonts w:ascii="Calibri" w:hAnsi="Calibri" w:cs="Calibri"/>
        </w:rPr>
        <w:t>In general, Agfa will not be working directly with the customer’s storage vendor, except when performing “Collaborative Storage Troubleshooting and Resolution,” as this may gradually undermine the clear responsibility that the customer has for the customer-managed storage solution.</w:t>
      </w:r>
    </w:p>
    <w:p w:rsidR="00027D4F" w:rsidRPr="00F654F8" w:rsidRDefault="00027D4F" w:rsidP="00F654F8">
      <w:pPr>
        <w:numPr>
          <w:ilvl w:val="0"/>
          <w:numId w:val="56"/>
        </w:numPr>
        <w:rPr>
          <w:rFonts w:ascii="Calibri" w:hAnsi="Calibri" w:cs="Calibri"/>
          <w:b/>
        </w:rPr>
      </w:pPr>
      <w:r w:rsidRPr="00F654F8">
        <w:rPr>
          <w:rFonts w:ascii="Calibri" w:hAnsi="Calibri" w:cs="Calibri"/>
          <w:b/>
        </w:rPr>
        <w:t xml:space="preserve">Availability </w:t>
      </w:r>
    </w:p>
    <w:p w:rsidR="00027D4F" w:rsidRPr="00F654F8" w:rsidRDefault="00027D4F" w:rsidP="00F654F8">
      <w:pPr>
        <w:numPr>
          <w:ilvl w:val="1"/>
          <w:numId w:val="56"/>
        </w:numPr>
        <w:rPr>
          <w:rFonts w:ascii="Calibri" w:hAnsi="Calibri" w:cs="Calibri"/>
        </w:rPr>
      </w:pPr>
      <w:r w:rsidRPr="00F654F8">
        <w:rPr>
          <w:rFonts w:ascii="Calibri" w:hAnsi="Calibri" w:cs="Calibri"/>
        </w:rPr>
        <w:t>Customer is responsible for the availability of the storage solution.  When the storage solution is not available, the Agfa solution will also not be unavailable, and the end users will be denied service.  Such time shall not be counted against any Agfa service level agreement with the customer.</w:t>
      </w:r>
    </w:p>
    <w:p w:rsidR="00027D4F" w:rsidRPr="00F654F8" w:rsidRDefault="00027D4F" w:rsidP="00F654F8">
      <w:pPr>
        <w:numPr>
          <w:ilvl w:val="0"/>
          <w:numId w:val="56"/>
        </w:numPr>
        <w:rPr>
          <w:rFonts w:ascii="Calibri" w:hAnsi="Calibri" w:cs="Calibri"/>
          <w:b/>
        </w:rPr>
      </w:pPr>
      <w:r w:rsidRPr="00F654F8">
        <w:rPr>
          <w:rFonts w:ascii="Calibri" w:hAnsi="Calibri" w:cs="Calibri"/>
          <w:b/>
        </w:rPr>
        <w:t>Capacity Monitoring and Management</w:t>
      </w:r>
    </w:p>
    <w:p w:rsidR="00027D4F" w:rsidRPr="00F654F8" w:rsidRDefault="00027D4F" w:rsidP="00F654F8">
      <w:pPr>
        <w:numPr>
          <w:ilvl w:val="1"/>
          <w:numId w:val="56"/>
        </w:numPr>
        <w:rPr>
          <w:rFonts w:ascii="Calibri" w:hAnsi="Calibri" w:cs="Calibri"/>
        </w:rPr>
      </w:pPr>
      <w:r w:rsidRPr="00F654F8">
        <w:rPr>
          <w:rFonts w:ascii="Calibri" w:hAnsi="Calibri" w:cs="Calibri"/>
        </w:rPr>
        <w:t>Customer is responsible for monitoring the overall capacity and utilization of the storage solution, including database, online cache and archive storage.</w:t>
      </w:r>
    </w:p>
    <w:p w:rsidR="00027D4F" w:rsidRPr="00F654F8" w:rsidRDefault="00027D4F" w:rsidP="00F654F8">
      <w:pPr>
        <w:numPr>
          <w:ilvl w:val="1"/>
          <w:numId w:val="56"/>
        </w:numPr>
        <w:rPr>
          <w:rFonts w:ascii="Calibri" w:hAnsi="Calibri" w:cs="Calibri"/>
        </w:rPr>
      </w:pPr>
      <w:r w:rsidRPr="00F654F8">
        <w:rPr>
          <w:rFonts w:ascii="Calibri" w:hAnsi="Calibri" w:cs="Calibri"/>
        </w:rPr>
        <w:t>Customer is responsible for acquiring, provisioning (expanding) and for change management, including requesting Agfa Professional Services for application re-configuration to take advantage of increased storage pools.</w:t>
      </w:r>
    </w:p>
    <w:p w:rsidR="00027D4F" w:rsidRPr="00F654F8" w:rsidRDefault="00027D4F" w:rsidP="00F654F8">
      <w:pPr>
        <w:numPr>
          <w:ilvl w:val="1"/>
          <w:numId w:val="56"/>
        </w:numPr>
        <w:rPr>
          <w:rFonts w:ascii="Calibri" w:hAnsi="Calibri" w:cs="Calibri"/>
        </w:rPr>
      </w:pPr>
      <w:r w:rsidRPr="00F654F8">
        <w:rPr>
          <w:rFonts w:ascii="Calibri" w:hAnsi="Calibri" w:cs="Calibri"/>
        </w:rPr>
        <w:t xml:space="preserve">If the database, online cache or nearline archive runs out of storage, the application will be unable to function as expected and data loss may result.  </w:t>
      </w:r>
    </w:p>
    <w:p w:rsidR="00027D4F" w:rsidRPr="00F654F8" w:rsidRDefault="00027D4F" w:rsidP="00F654F8">
      <w:pPr>
        <w:numPr>
          <w:ilvl w:val="0"/>
          <w:numId w:val="56"/>
        </w:numPr>
        <w:rPr>
          <w:rFonts w:ascii="Calibri" w:hAnsi="Calibri" w:cs="Calibri"/>
          <w:b/>
        </w:rPr>
      </w:pPr>
      <w:r w:rsidRPr="00F654F8">
        <w:rPr>
          <w:rFonts w:ascii="Calibri" w:hAnsi="Calibri" w:cs="Calibri"/>
          <w:b/>
        </w:rPr>
        <w:t>Storage Subsystem Performance / Response Times</w:t>
      </w:r>
    </w:p>
    <w:p w:rsidR="00027D4F" w:rsidRPr="00F654F8" w:rsidRDefault="00027D4F" w:rsidP="00F654F8">
      <w:pPr>
        <w:numPr>
          <w:ilvl w:val="1"/>
          <w:numId w:val="56"/>
        </w:numPr>
        <w:rPr>
          <w:rFonts w:ascii="Calibri" w:hAnsi="Calibri" w:cs="Calibri"/>
        </w:rPr>
      </w:pPr>
      <w:r w:rsidRPr="00F654F8">
        <w:rPr>
          <w:rFonts w:ascii="Calibri" w:hAnsi="Calibri" w:cs="Calibri"/>
        </w:rPr>
        <w:lastRenderedPageBreak/>
        <w:t>Customer is responsible for the performance / response times of the storage subsystem at all times, including under load during peak utilization times, during data migrations, at all capacity and storage utilization levels, during recovery times (e.g., RAID disk rebuild, during post-loss data restoration, etc.).</w:t>
      </w:r>
    </w:p>
    <w:p w:rsidR="00027D4F" w:rsidRPr="00F654F8" w:rsidRDefault="00027D4F" w:rsidP="00F654F8">
      <w:pPr>
        <w:numPr>
          <w:ilvl w:val="1"/>
          <w:numId w:val="56"/>
        </w:numPr>
        <w:rPr>
          <w:rFonts w:ascii="Calibri" w:hAnsi="Calibri" w:cs="Calibri"/>
        </w:rPr>
      </w:pPr>
      <w:r w:rsidRPr="00F654F8">
        <w:rPr>
          <w:rFonts w:ascii="Calibri" w:hAnsi="Calibri" w:cs="Calibri"/>
        </w:rPr>
        <w:t>Customer agrees that the Agfa application response times are strongly influenced by, and can never be better than the underling storage solution’s response times.</w:t>
      </w:r>
    </w:p>
    <w:p w:rsidR="00027D4F" w:rsidRPr="00F654F8" w:rsidRDefault="00027D4F" w:rsidP="00F654F8">
      <w:pPr>
        <w:numPr>
          <w:ilvl w:val="0"/>
          <w:numId w:val="56"/>
        </w:numPr>
        <w:rPr>
          <w:rFonts w:ascii="Calibri" w:hAnsi="Calibri" w:cs="Calibri"/>
          <w:b/>
        </w:rPr>
      </w:pPr>
      <w:r w:rsidRPr="00F654F8">
        <w:rPr>
          <w:rFonts w:ascii="Calibri" w:hAnsi="Calibri" w:cs="Calibri"/>
          <w:b/>
        </w:rPr>
        <w:t>Storage Monitoring, Break/Fix, Vendor Service, Versions and Maintenance Agreement</w:t>
      </w:r>
    </w:p>
    <w:p w:rsidR="00027D4F" w:rsidRPr="00F654F8" w:rsidRDefault="00027D4F" w:rsidP="00F654F8">
      <w:pPr>
        <w:numPr>
          <w:ilvl w:val="1"/>
          <w:numId w:val="56"/>
        </w:numPr>
        <w:rPr>
          <w:rFonts w:ascii="Calibri" w:hAnsi="Calibri" w:cs="Calibri"/>
        </w:rPr>
      </w:pPr>
      <w:r w:rsidRPr="00F654F8">
        <w:rPr>
          <w:rFonts w:ascii="Calibri" w:hAnsi="Calibri" w:cs="Calibri"/>
        </w:rPr>
        <w:t>Customer is responsible for monitoring the storage solution for thresholds and faults and for coordinating break/fix activities with the storage vendor.</w:t>
      </w:r>
    </w:p>
    <w:p w:rsidR="00027D4F" w:rsidRPr="00F654F8" w:rsidRDefault="00027D4F" w:rsidP="00F654F8">
      <w:pPr>
        <w:numPr>
          <w:ilvl w:val="1"/>
          <w:numId w:val="56"/>
        </w:numPr>
        <w:rPr>
          <w:rFonts w:ascii="Calibri" w:hAnsi="Calibri" w:cs="Calibri"/>
        </w:rPr>
      </w:pPr>
      <w:r w:rsidRPr="00F654F8">
        <w:rPr>
          <w:rFonts w:ascii="Calibri" w:hAnsi="Calibri" w:cs="Calibri"/>
        </w:rPr>
        <w:t>Customer is responsible for maintaining the storage solution under a vendor-provided Service and Maintenance Agreement.</w:t>
      </w:r>
    </w:p>
    <w:p w:rsidR="00027D4F" w:rsidRPr="00F654F8" w:rsidRDefault="00027D4F" w:rsidP="00F654F8">
      <w:pPr>
        <w:numPr>
          <w:ilvl w:val="1"/>
          <w:numId w:val="56"/>
        </w:numPr>
        <w:rPr>
          <w:rFonts w:ascii="Calibri" w:hAnsi="Calibri" w:cs="Calibri"/>
        </w:rPr>
      </w:pPr>
      <w:r w:rsidRPr="00F654F8">
        <w:rPr>
          <w:rFonts w:ascii="Calibri" w:hAnsi="Calibri" w:cs="Calibri"/>
        </w:rPr>
        <w:t>Customer is responsible for maintaining the storage solution on vendor-supported and preferably vendor-recommended Software, Firmware and Hardware versions or revisions.</w:t>
      </w:r>
    </w:p>
    <w:p w:rsidR="00027D4F" w:rsidRPr="00F654F8" w:rsidRDefault="00027D4F" w:rsidP="00F654F8">
      <w:pPr>
        <w:numPr>
          <w:ilvl w:val="0"/>
          <w:numId w:val="56"/>
        </w:numPr>
        <w:rPr>
          <w:rFonts w:ascii="Calibri" w:hAnsi="Calibri" w:cs="Calibri"/>
          <w:b/>
        </w:rPr>
      </w:pPr>
      <w:r w:rsidRPr="00F654F8">
        <w:rPr>
          <w:rFonts w:ascii="Calibri" w:hAnsi="Calibri" w:cs="Calibri"/>
          <w:b/>
        </w:rPr>
        <w:t>Change Control</w:t>
      </w:r>
    </w:p>
    <w:p w:rsidR="00027D4F" w:rsidRPr="00F654F8" w:rsidRDefault="00027D4F" w:rsidP="00F654F8">
      <w:pPr>
        <w:numPr>
          <w:ilvl w:val="1"/>
          <w:numId w:val="56"/>
        </w:numPr>
        <w:rPr>
          <w:rFonts w:ascii="Calibri" w:hAnsi="Calibri" w:cs="Calibri"/>
        </w:rPr>
      </w:pPr>
      <w:r w:rsidRPr="00F654F8">
        <w:rPr>
          <w:rFonts w:ascii="Calibri" w:hAnsi="Calibri" w:cs="Calibri"/>
        </w:rPr>
        <w:t>Customer will communicate in advance all storage solution (and therefore Agfa application) planned downtimes to Agfa Support and to the end users of the Agfa solution.</w:t>
      </w:r>
    </w:p>
    <w:p w:rsidR="00027D4F" w:rsidRPr="00F654F8" w:rsidRDefault="00027D4F" w:rsidP="00F654F8">
      <w:pPr>
        <w:numPr>
          <w:ilvl w:val="1"/>
          <w:numId w:val="56"/>
        </w:numPr>
        <w:rPr>
          <w:rFonts w:ascii="Calibri" w:hAnsi="Calibri" w:cs="Calibri"/>
        </w:rPr>
      </w:pPr>
      <w:r w:rsidRPr="00F654F8">
        <w:rPr>
          <w:rFonts w:ascii="Calibri" w:hAnsi="Calibri" w:cs="Calibri"/>
        </w:rPr>
        <w:t>Agfa also recommends that the customer communicates in advance:</w:t>
      </w:r>
    </w:p>
    <w:p w:rsidR="00027D4F" w:rsidRPr="00F654F8" w:rsidRDefault="00027D4F" w:rsidP="00F654F8">
      <w:pPr>
        <w:numPr>
          <w:ilvl w:val="2"/>
          <w:numId w:val="56"/>
        </w:numPr>
        <w:rPr>
          <w:rFonts w:ascii="Calibri" w:hAnsi="Calibri" w:cs="Calibri"/>
        </w:rPr>
      </w:pPr>
      <w:r w:rsidRPr="00F654F8">
        <w:rPr>
          <w:rFonts w:ascii="Calibri" w:hAnsi="Calibri" w:cs="Calibri"/>
        </w:rPr>
        <w:t>All planned storage subsystem configuration changes, even if no downtime is expected, because these events may cause changes in storage solution availability or response times.  This includes capacity expansions, versioning, performance tuning, fault correction, etc.</w:t>
      </w:r>
    </w:p>
    <w:p w:rsidR="00027D4F" w:rsidRPr="00F654F8" w:rsidRDefault="00027D4F" w:rsidP="00F654F8">
      <w:pPr>
        <w:numPr>
          <w:ilvl w:val="2"/>
          <w:numId w:val="56"/>
        </w:numPr>
        <w:rPr>
          <w:rFonts w:ascii="Calibri" w:hAnsi="Calibri" w:cs="Calibri"/>
        </w:rPr>
      </w:pPr>
      <w:r w:rsidRPr="00F654F8">
        <w:rPr>
          <w:rFonts w:ascii="Calibri" w:hAnsi="Calibri" w:cs="Calibri"/>
        </w:rPr>
        <w:t>Any reasonably anticipated, suspected or detected issues regarding the customer-managed storage solution.</w:t>
      </w:r>
    </w:p>
    <w:p w:rsidR="00027D4F" w:rsidRPr="00F654F8" w:rsidRDefault="00027D4F" w:rsidP="00F654F8">
      <w:pPr>
        <w:numPr>
          <w:ilvl w:val="1"/>
          <w:numId w:val="56"/>
        </w:numPr>
        <w:rPr>
          <w:rFonts w:ascii="Calibri" w:hAnsi="Calibri" w:cs="Calibri"/>
        </w:rPr>
      </w:pPr>
      <w:r w:rsidRPr="00F654F8">
        <w:rPr>
          <w:rFonts w:ascii="Calibri" w:hAnsi="Calibri" w:cs="Calibri"/>
        </w:rPr>
        <w:t>Customer will communicate in a timely manner to all storage solution unplanned downtimes or degraded performance events to the customer’s end users and Agfa Support.</w:t>
      </w:r>
    </w:p>
    <w:p w:rsidR="00027D4F" w:rsidRPr="00F654F8" w:rsidRDefault="00027D4F" w:rsidP="00F654F8">
      <w:pPr>
        <w:numPr>
          <w:ilvl w:val="0"/>
          <w:numId w:val="56"/>
        </w:numPr>
        <w:rPr>
          <w:rFonts w:ascii="Calibri" w:hAnsi="Calibri" w:cs="Calibri"/>
          <w:b/>
        </w:rPr>
      </w:pPr>
      <w:r w:rsidRPr="00F654F8">
        <w:rPr>
          <w:rFonts w:ascii="Calibri" w:hAnsi="Calibri" w:cs="Calibri"/>
          <w:b/>
        </w:rPr>
        <w:t>Storage Hardware Refresh &amp; Data Migration</w:t>
      </w:r>
    </w:p>
    <w:p w:rsidR="00027D4F" w:rsidRPr="00F654F8" w:rsidRDefault="00027D4F" w:rsidP="00F654F8">
      <w:pPr>
        <w:numPr>
          <w:ilvl w:val="1"/>
          <w:numId w:val="56"/>
        </w:numPr>
        <w:rPr>
          <w:rFonts w:ascii="Calibri" w:hAnsi="Calibri" w:cs="Calibri"/>
        </w:rPr>
      </w:pPr>
      <w:r w:rsidRPr="00F654F8">
        <w:rPr>
          <w:rFonts w:ascii="Calibri" w:hAnsi="Calibri" w:cs="Calibri"/>
        </w:rPr>
        <w:t>As storage hardware approaches End of Service Life (EOSL), customer will be responsible for activities relating to storage hardware refresh and for the migration of database, online cache and nearline archival storage from the EOSL storage solution to the replacement storage solution.</w:t>
      </w:r>
    </w:p>
    <w:p w:rsidR="00027D4F" w:rsidRPr="00F654F8" w:rsidRDefault="00027D4F" w:rsidP="00F654F8">
      <w:pPr>
        <w:numPr>
          <w:ilvl w:val="1"/>
          <w:numId w:val="56"/>
        </w:numPr>
        <w:rPr>
          <w:rFonts w:ascii="Calibri" w:hAnsi="Calibri" w:cs="Calibri"/>
        </w:rPr>
      </w:pPr>
      <w:r w:rsidRPr="00F654F8">
        <w:rPr>
          <w:rFonts w:ascii="Calibri" w:hAnsi="Calibri" w:cs="Calibri"/>
        </w:rPr>
        <w:t>Change control and joint planning will be required; and application reconfiguration professional services may be required.</w:t>
      </w:r>
    </w:p>
    <w:p w:rsidR="00027D4F" w:rsidRPr="00F654F8" w:rsidRDefault="00027D4F" w:rsidP="00F654F8">
      <w:pPr>
        <w:numPr>
          <w:ilvl w:val="0"/>
          <w:numId w:val="56"/>
        </w:numPr>
        <w:rPr>
          <w:rFonts w:ascii="Calibri" w:hAnsi="Calibri" w:cs="Calibri"/>
          <w:b/>
        </w:rPr>
      </w:pPr>
      <w:r w:rsidRPr="00F654F8">
        <w:rPr>
          <w:rFonts w:ascii="Calibri" w:hAnsi="Calibri" w:cs="Calibri"/>
          <w:b/>
        </w:rPr>
        <w:t>Data Protection: Backup and/or Disaster Recovery</w:t>
      </w:r>
    </w:p>
    <w:p w:rsidR="00027D4F" w:rsidRPr="00F654F8" w:rsidRDefault="00027D4F" w:rsidP="00F654F8">
      <w:pPr>
        <w:numPr>
          <w:ilvl w:val="1"/>
          <w:numId w:val="56"/>
        </w:numPr>
        <w:rPr>
          <w:rFonts w:ascii="Calibri" w:hAnsi="Calibri" w:cs="Calibri"/>
        </w:rPr>
      </w:pPr>
      <w:r w:rsidRPr="00F654F8">
        <w:rPr>
          <w:rFonts w:ascii="Calibri" w:hAnsi="Calibri" w:cs="Calibri"/>
        </w:rPr>
        <w:t>Customer is responsible for data backup and disaster recovery of the storage solution to the extent that this is not already handled in Agfa’s architecture (such as an application-replicated solution with two distinct Enterprise Imaging instances with two distinct copies of the data located in two geographically distributed data centers).</w:t>
      </w:r>
    </w:p>
    <w:p w:rsidR="00027D4F" w:rsidRPr="00F654F8" w:rsidRDefault="00027D4F" w:rsidP="00027D4F">
      <w:pPr>
        <w:pStyle w:val="ListBullet"/>
        <w:ind w:left="720"/>
        <w:rPr>
          <w:rFonts w:ascii="Calibri" w:hAnsi="Calibri" w:cs="Calibri"/>
        </w:rPr>
      </w:pPr>
    </w:p>
    <w:p w:rsidR="00027D4F" w:rsidRPr="00F654F8" w:rsidRDefault="00027D4F" w:rsidP="00010F3D">
      <w:pPr>
        <w:pStyle w:val="Heading2"/>
        <w:numPr>
          <w:ilvl w:val="0"/>
          <w:numId w:val="0"/>
        </w:numPr>
        <w:tabs>
          <w:tab w:val="clear" w:pos="0"/>
        </w:tabs>
        <w:spacing w:after="60"/>
        <w:ind w:left="576"/>
        <w:rPr>
          <w:rFonts w:ascii="Calibri" w:hAnsi="Calibri" w:cs="Calibri"/>
        </w:rPr>
      </w:pPr>
      <w:bookmarkStart w:id="231" w:name="_Toc435097576"/>
      <w:bookmarkStart w:id="232" w:name="_Toc442455004"/>
      <w:bookmarkStart w:id="233" w:name="_Toc443673266"/>
      <w:r w:rsidRPr="00F654F8">
        <w:rPr>
          <w:rFonts w:ascii="Calibri" w:hAnsi="Calibri" w:cs="Calibri"/>
        </w:rPr>
        <w:t>Agfa Roles and Responsibilities for Customer Managed VMWare environments</w:t>
      </w:r>
      <w:bookmarkEnd w:id="231"/>
      <w:bookmarkEnd w:id="232"/>
      <w:bookmarkEnd w:id="233"/>
    </w:p>
    <w:p w:rsidR="00027D4F" w:rsidRPr="00F654F8" w:rsidRDefault="00027D4F" w:rsidP="00F654F8">
      <w:pPr>
        <w:numPr>
          <w:ilvl w:val="0"/>
          <w:numId w:val="55"/>
        </w:numPr>
        <w:rPr>
          <w:rFonts w:ascii="Calibri" w:hAnsi="Calibri" w:cs="Calibri"/>
          <w:b/>
        </w:rPr>
      </w:pPr>
      <w:r w:rsidRPr="00F654F8">
        <w:rPr>
          <w:rFonts w:ascii="Calibri" w:hAnsi="Calibri" w:cs="Calibri"/>
          <w:b/>
        </w:rPr>
        <w:t xml:space="preserve">Resource requirements definition </w:t>
      </w:r>
    </w:p>
    <w:p w:rsidR="00027D4F" w:rsidRPr="00F654F8" w:rsidRDefault="00027D4F" w:rsidP="00F654F8">
      <w:pPr>
        <w:numPr>
          <w:ilvl w:val="1"/>
          <w:numId w:val="55"/>
        </w:numPr>
        <w:spacing w:after="0"/>
        <w:rPr>
          <w:rFonts w:ascii="Calibri" w:hAnsi="Calibri" w:cs="Calibri"/>
        </w:rPr>
      </w:pPr>
      <w:r w:rsidRPr="00F654F8">
        <w:rPr>
          <w:rFonts w:ascii="Calibri" w:hAnsi="Calibri" w:cs="Calibri"/>
        </w:rPr>
        <w:t>Agfa will publish and maintain a list of applications that have been validated on VMWare.</w:t>
      </w:r>
    </w:p>
    <w:p w:rsidR="00027D4F" w:rsidRPr="00F654F8" w:rsidRDefault="00027D4F" w:rsidP="00F654F8">
      <w:pPr>
        <w:numPr>
          <w:ilvl w:val="1"/>
          <w:numId w:val="55"/>
        </w:numPr>
        <w:spacing w:after="0"/>
        <w:rPr>
          <w:rFonts w:ascii="Calibri" w:hAnsi="Calibri" w:cs="Calibri"/>
        </w:rPr>
      </w:pPr>
      <w:r w:rsidRPr="00F654F8">
        <w:rPr>
          <w:rFonts w:ascii="Calibri" w:hAnsi="Calibri" w:cs="Calibri"/>
        </w:rPr>
        <w:lastRenderedPageBreak/>
        <w:t xml:space="preserve">Agfa will recommend the number of virtual machines of each application based on the customer’s imaging volume. </w:t>
      </w:r>
    </w:p>
    <w:p w:rsidR="00027D4F" w:rsidRPr="00F654F8" w:rsidRDefault="00027D4F" w:rsidP="00F654F8">
      <w:pPr>
        <w:numPr>
          <w:ilvl w:val="1"/>
          <w:numId w:val="55"/>
        </w:numPr>
        <w:spacing w:after="0"/>
        <w:rPr>
          <w:rFonts w:ascii="Calibri" w:hAnsi="Calibri" w:cs="Calibri"/>
        </w:rPr>
      </w:pPr>
      <w:r w:rsidRPr="00F654F8">
        <w:rPr>
          <w:rFonts w:ascii="Calibri" w:hAnsi="Calibri" w:cs="Calibri"/>
        </w:rPr>
        <w:t xml:space="preserve">The resource requirements associated with each virtual machine will be published.  </w:t>
      </w:r>
    </w:p>
    <w:p w:rsidR="00027D4F" w:rsidRPr="00F654F8" w:rsidRDefault="00027D4F" w:rsidP="00F654F8">
      <w:pPr>
        <w:numPr>
          <w:ilvl w:val="1"/>
          <w:numId w:val="55"/>
        </w:numPr>
        <w:spacing w:after="0"/>
        <w:rPr>
          <w:rFonts w:ascii="Calibri" w:hAnsi="Calibri" w:cs="Calibri"/>
        </w:rPr>
      </w:pPr>
      <w:r w:rsidRPr="00F654F8">
        <w:rPr>
          <w:rFonts w:ascii="Calibri" w:hAnsi="Calibri" w:cs="Calibri"/>
        </w:rPr>
        <w:t>Agfa will provide guidelines on preferred storage connections between ESX servers and virtual machine storage.</w:t>
      </w:r>
    </w:p>
    <w:p w:rsidR="00027D4F" w:rsidRPr="00F654F8" w:rsidRDefault="00027D4F" w:rsidP="00027D4F">
      <w:pPr>
        <w:rPr>
          <w:rFonts w:ascii="Calibri" w:hAnsi="Calibri" w:cs="Calibri"/>
          <w:b/>
        </w:rPr>
      </w:pPr>
    </w:p>
    <w:p w:rsidR="00027D4F" w:rsidRPr="00F654F8" w:rsidRDefault="00027D4F" w:rsidP="00F654F8">
      <w:pPr>
        <w:numPr>
          <w:ilvl w:val="0"/>
          <w:numId w:val="55"/>
        </w:numPr>
        <w:rPr>
          <w:rFonts w:ascii="Calibri" w:hAnsi="Calibri" w:cs="Calibri"/>
          <w:b/>
        </w:rPr>
      </w:pPr>
      <w:r w:rsidRPr="00F654F8">
        <w:rPr>
          <w:rFonts w:ascii="Calibri" w:hAnsi="Calibri" w:cs="Calibri"/>
          <w:b/>
        </w:rPr>
        <w:t>Virtual infrastructure Design Guidelines</w:t>
      </w:r>
    </w:p>
    <w:p w:rsidR="00027D4F" w:rsidRPr="00F654F8" w:rsidRDefault="00027D4F" w:rsidP="00F654F8">
      <w:pPr>
        <w:numPr>
          <w:ilvl w:val="1"/>
          <w:numId w:val="55"/>
        </w:numPr>
        <w:rPr>
          <w:rFonts w:ascii="Calibri" w:hAnsi="Calibri" w:cs="Calibri"/>
          <w:b/>
        </w:rPr>
      </w:pPr>
      <w:r w:rsidRPr="00F654F8">
        <w:rPr>
          <w:rFonts w:ascii="Calibri" w:hAnsi="Calibri" w:cs="Calibri"/>
        </w:rPr>
        <w:t>Agfa will provide guidelines for virtual management settings to provide a satisfactory radiologist experience</w:t>
      </w:r>
    </w:p>
    <w:p w:rsidR="00027D4F" w:rsidRPr="00F654F8" w:rsidRDefault="00027D4F" w:rsidP="00F654F8">
      <w:pPr>
        <w:numPr>
          <w:ilvl w:val="0"/>
          <w:numId w:val="55"/>
        </w:numPr>
        <w:rPr>
          <w:rFonts w:ascii="Calibri" w:hAnsi="Calibri" w:cs="Calibri"/>
          <w:b/>
        </w:rPr>
      </w:pPr>
      <w:r w:rsidRPr="00F654F8">
        <w:rPr>
          <w:rFonts w:ascii="Calibri" w:hAnsi="Calibri" w:cs="Calibri"/>
          <w:b/>
        </w:rPr>
        <w:t>Software installation and testing – Required for all customer managed environments</w:t>
      </w:r>
    </w:p>
    <w:p w:rsidR="00027D4F" w:rsidRPr="00F654F8" w:rsidRDefault="00027D4F" w:rsidP="00F654F8">
      <w:pPr>
        <w:numPr>
          <w:ilvl w:val="1"/>
          <w:numId w:val="55"/>
        </w:numPr>
        <w:rPr>
          <w:rFonts w:ascii="Calibri" w:hAnsi="Calibri" w:cs="Calibri"/>
        </w:rPr>
      </w:pPr>
      <w:r w:rsidRPr="00F654F8">
        <w:rPr>
          <w:rFonts w:ascii="Calibri" w:hAnsi="Calibri" w:cs="Calibri"/>
        </w:rPr>
        <w:t>Agfa will load software and licenses per the customer’s order</w:t>
      </w:r>
    </w:p>
    <w:p w:rsidR="00027D4F" w:rsidRPr="00F654F8" w:rsidRDefault="00027D4F" w:rsidP="00F654F8">
      <w:pPr>
        <w:numPr>
          <w:ilvl w:val="1"/>
          <w:numId w:val="55"/>
        </w:numPr>
        <w:rPr>
          <w:rFonts w:ascii="Calibri" w:hAnsi="Calibri" w:cs="Calibri"/>
        </w:rPr>
      </w:pPr>
      <w:r w:rsidRPr="00F654F8">
        <w:rPr>
          <w:rFonts w:ascii="Calibri" w:hAnsi="Calibri" w:cs="Calibri"/>
        </w:rPr>
        <w:t>Agfa will load operating systems</w:t>
      </w:r>
    </w:p>
    <w:p w:rsidR="00027D4F" w:rsidRPr="00F654F8" w:rsidRDefault="00027D4F" w:rsidP="00F654F8">
      <w:pPr>
        <w:numPr>
          <w:ilvl w:val="1"/>
          <w:numId w:val="55"/>
        </w:numPr>
        <w:rPr>
          <w:rFonts w:ascii="Calibri" w:hAnsi="Calibri" w:cs="Calibri"/>
        </w:rPr>
      </w:pPr>
      <w:r w:rsidRPr="00F654F8">
        <w:rPr>
          <w:rFonts w:ascii="Calibri" w:hAnsi="Calibri" w:cs="Calibri"/>
        </w:rPr>
        <w:t>Agfa service will complete the software Acceptance Test procedures (ATP)</w:t>
      </w:r>
    </w:p>
    <w:p w:rsidR="00027D4F" w:rsidRPr="00F654F8" w:rsidRDefault="00027D4F" w:rsidP="00F654F8">
      <w:pPr>
        <w:numPr>
          <w:ilvl w:val="1"/>
          <w:numId w:val="55"/>
        </w:numPr>
        <w:rPr>
          <w:rFonts w:ascii="Calibri" w:hAnsi="Calibri" w:cs="Calibri"/>
        </w:rPr>
      </w:pPr>
      <w:r w:rsidRPr="00F654F8">
        <w:rPr>
          <w:rFonts w:ascii="Calibri" w:hAnsi="Calibri" w:cs="Calibri"/>
        </w:rPr>
        <w:t>Agfa will complete the VMWare environment acceptance test procedure</w:t>
      </w:r>
    </w:p>
    <w:p w:rsidR="00027D4F" w:rsidRPr="00F654F8" w:rsidRDefault="00027D4F" w:rsidP="00F654F8">
      <w:pPr>
        <w:numPr>
          <w:ilvl w:val="0"/>
          <w:numId w:val="55"/>
        </w:numPr>
        <w:rPr>
          <w:rFonts w:ascii="Calibri" w:hAnsi="Calibri" w:cs="Calibri"/>
          <w:b/>
        </w:rPr>
      </w:pPr>
      <w:r w:rsidRPr="00F654F8">
        <w:rPr>
          <w:rFonts w:ascii="Calibri" w:hAnsi="Calibri" w:cs="Calibri"/>
          <w:b/>
        </w:rPr>
        <w:t>Proactive monitoring of Agfa software (GRIP) is provided to actively monitor the system for issues</w:t>
      </w:r>
    </w:p>
    <w:p w:rsidR="00027D4F" w:rsidRPr="00F654F8" w:rsidRDefault="00027D4F" w:rsidP="00010F3D">
      <w:pPr>
        <w:pStyle w:val="Heading2"/>
        <w:numPr>
          <w:ilvl w:val="0"/>
          <w:numId w:val="0"/>
        </w:numPr>
        <w:tabs>
          <w:tab w:val="clear" w:pos="0"/>
        </w:tabs>
        <w:spacing w:after="60"/>
        <w:ind w:left="576"/>
        <w:rPr>
          <w:rFonts w:ascii="Calibri" w:hAnsi="Calibri" w:cs="Calibri"/>
        </w:rPr>
      </w:pPr>
      <w:bookmarkStart w:id="234" w:name="_Toc435097577"/>
      <w:bookmarkStart w:id="235" w:name="_Toc442455005"/>
      <w:bookmarkStart w:id="236" w:name="_Toc443673267"/>
      <w:r w:rsidRPr="00F654F8">
        <w:rPr>
          <w:rFonts w:ascii="Calibri" w:hAnsi="Calibri" w:cs="Calibri"/>
        </w:rPr>
        <w:t>Customer’s Roles and Responsibilities for Customer Managed VMWare Environments</w:t>
      </w:r>
      <w:bookmarkEnd w:id="234"/>
      <w:bookmarkEnd w:id="235"/>
      <w:bookmarkEnd w:id="236"/>
    </w:p>
    <w:p w:rsidR="00027D4F" w:rsidRPr="00F654F8" w:rsidRDefault="00027D4F" w:rsidP="00F654F8">
      <w:pPr>
        <w:numPr>
          <w:ilvl w:val="0"/>
          <w:numId w:val="56"/>
        </w:numPr>
        <w:rPr>
          <w:rFonts w:ascii="Calibri" w:hAnsi="Calibri" w:cs="Calibri"/>
          <w:b/>
        </w:rPr>
      </w:pPr>
      <w:r w:rsidRPr="00F654F8">
        <w:rPr>
          <w:rFonts w:ascii="Calibri" w:hAnsi="Calibri" w:cs="Calibri"/>
          <w:b/>
        </w:rPr>
        <w:t xml:space="preserve">Adherence to Design Guidelines and Resource Requirements </w:t>
      </w:r>
    </w:p>
    <w:p w:rsidR="00027D4F" w:rsidRPr="00F654F8" w:rsidRDefault="00027D4F" w:rsidP="00F654F8">
      <w:pPr>
        <w:numPr>
          <w:ilvl w:val="1"/>
          <w:numId w:val="56"/>
        </w:numPr>
        <w:rPr>
          <w:rFonts w:ascii="Calibri" w:hAnsi="Calibri" w:cs="Calibri"/>
        </w:rPr>
      </w:pPr>
      <w:r w:rsidRPr="00F654F8">
        <w:rPr>
          <w:rFonts w:ascii="Calibri" w:hAnsi="Calibri" w:cs="Calibri"/>
        </w:rPr>
        <w:t>Customer will create virtual machines that meet the Agfa guidelines in preparation for Agfa to load software</w:t>
      </w:r>
    </w:p>
    <w:p w:rsidR="00027D4F" w:rsidRPr="00F654F8" w:rsidRDefault="00027D4F" w:rsidP="00F654F8">
      <w:pPr>
        <w:numPr>
          <w:ilvl w:val="0"/>
          <w:numId w:val="56"/>
        </w:numPr>
        <w:rPr>
          <w:rFonts w:ascii="Calibri" w:hAnsi="Calibri" w:cs="Calibri"/>
          <w:b/>
        </w:rPr>
      </w:pPr>
      <w:r w:rsidRPr="00F654F8">
        <w:rPr>
          <w:rFonts w:ascii="Calibri" w:hAnsi="Calibri" w:cs="Calibri"/>
          <w:b/>
        </w:rPr>
        <w:t>Providing ESX licenses, servers and storage that meet or exceed the minimum requirements to run Agfa applications</w:t>
      </w:r>
    </w:p>
    <w:p w:rsidR="00027D4F" w:rsidRPr="00F654F8" w:rsidRDefault="00027D4F" w:rsidP="00F654F8">
      <w:pPr>
        <w:numPr>
          <w:ilvl w:val="0"/>
          <w:numId w:val="56"/>
        </w:numPr>
        <w:rPr>
          <w:rFonts w:ascii="Calibri" w:hAnsi="Calibri" w:cs="Calibri"/>
          <w:b/>
        </w:rPr>
      </w:pPr>
      <w:r w:rsidRPr="00F654F8">
        <w:rPr>
          <w:rFonts w:ascii="Calibri" w:hAnsi="Calibri" w:cs="Calibri"/>
          <w:b/>
        </w:rPr>
        <w:t>Providing the Operating System licenses needed by each Agfa application, unless included in the Agfa quote</w:t>
      </w:r>
    </w:p>
    <w:p w:rsidR="00027D4F" w:rsidRPr="00F654F8" w:rsidRDefault="00027D4F" w:rsidP="00F654F8">
      <w:pPr>
        <w:numPr>
          <w:ilvl w:val="0"/>
          <w:numId w:val="56"/>
        </w:numPr>
        <w:rPr>
          <w:rFonts w:ascii="Calibri" w:hAnsi="Calibri" w:cs="Calibri"/>
          <w:b/>
        </w:rPr>
      </w:pPr>
      <w:r w:rsidRPr="00F654F8">
        <w:rPr>
          <w:rFonts w:ascii="Calibri" w:hAnsi="Calibri" w:cs="Calibri"/>
          <w:b/>
        </w:rPr>
        <w:t>Internet access to Agfa’s ftp software location</w:t>
      </w:r>
    </w:p>
    <w:p w:rsidR="00027D4F" w:rsidRPr="00F654F8" w:rsidRDefault="00027D4F" w:rsidP="00027D4F">
      <w:pPr>
        <w:ind w:left="720"/>
        <w:rPr>
          <w:rFonts w:ascii="Calibri" w:hAnsi="Calibri" w:cs="Calibri"/>
        </w:rPr>
      </w:pPr>
      <w:r w:rsidRPr="00F654F8">
        <w:rPr>
          <w:rFonts w:ascii="Calibri" w:hAnsi="Calibri" w:cs="Calibri"/>
        </w:rPr>
        <w:t>This may require that IT security personnel assist with allowing access to the Agfa ftp site in order for Agfa to download software updates or new software versions as part of an installation.  Broadband internet speeds (min 10Mbps) must be available.  If this access cannot be provided and a software download is needed, Agfa’s field service engineer will deliver the software to the site at the current labor and travel rates.</w:t>
      </w:r>
    </w:p>
    <w:p w:rsidR="00027D4F" w:rsidRPr="00F654F8" w:rsidRDefault="00027D4F" w:rsidP="00F654F8">
      <w:pPr>
        <w:numPr>
          <w:ilvl w:val="0"/>
          <w:numId w:val="56"/>
        </w:numPr>
        <w:rPr>
          <w:rFonts w:ascii="Calibri" w:hAnsi="Calibri" w:cs="Calibri"/>
          <w:b/>
        </w:rPr>
      </w:pPr>
      <w:r w:rsidRPr="00F654F8">
        <w:rPr>
          <w:rFonts w:ascii="Calibri" w:hAnsi="Calibri" w:cs="Calibri"/>
          <w:b/>
        </w:rPr>
        <w:t>Providing permanent remote access to the Agfa virtual servers for installation, testing and maintenance support.</w:t>
      </w:r>
    </w:p>
    <w:p w:rsidR="00027D4F" w:rsidRPr="00F654F8" w:rsidRDefault="00027D4F" w:rsidP="00F654F8">
      <w:pPr>
        <w:numPr>
          <w:ilvl w:val="0"/>
          <w:numId w:val="56"/>
        </w:numPr>
        <w:rPr>
          <w:rFonts w:ascii="Calibri" w:hAnsi="Calibri" w:cs="Calibri"/>
          <w:b/>
        </w:rPr>
      </w:pPr>
      <w:r w:rsidRPr="00F654F8">
        <w:rPr>
          <w:rFonts w:ascii="Calibri" w:hAnsi="Calibri" w:cs="Calibri"/>
          <w:b/>
        </w:rPr>
        <w:t>Providing temporary guest access or WebEx access to virtual center settings for the cluster with Agfa VMs to complete acceptance testing.</w:t>
      </w:r>
    </w:p>
    <w:p w:rsidR="00027D4F" w:rsidRPr="00F654F8" w:rsidRDefault="00027D4F" w:rsidP="00F654F8">
      <w:pPr>
        <w:numPr>
          <w:ilvl w:val="0"/>
          <w:numId w:val="56"/>
        </w:numPr>
        <w:rPr>
          <w:rFonts w:ascii="Calibri" w:hAnsi="Calibri" w:cs="Calibri"/>
          <w:b/>
        </w:rPr>
      </w:pPr>
      <w:r w:rsidRPr="00F654F8">
        <w:rPr>
          <w:rFonts w:ascii="Calibri" w:hAnsi="Calibri" w:cs="Calibri"/>
          <w:b/>
        </w:rPr>
        <w:t>Providing a user login/password for virtual center or telephone numbers for escalation to customer IT personnel to be used when support is needed on the system</w:t>
      </w:r>
    </w:p>
    <w:p w:rsidR="00027D4F" w:rsidRPr="00F654F8" w:rsidRDefault="00027D4F" w:rsidP="00F654F8">
      <w:pPr>
        <w:numPr>
          <w:ilvl w:val="1"/>
          <w:numId w:val="56"/>
        </w:numPr>
        <w:rPr>
          <w:rFonts w:ascii="Calibri" w:hAnsi="Calibri" w:cs="Calibri"/>
        </w:rPr>
      </w:pPr>
      <w:r w:rsidRPr="00F654F8">
        <w:rPr>
          <w:rFonts w:ascii="Calibri" w:hAnsi="Calibri" w:cs="Calibri"/>
        </w:rPr>
        <w:t>Agfa will provide a form that covers this information that will be stored in our remote support SNDB system to be used for support.</w:t>
      </w:r>
    </w:p>
    <w:p w:rsidR="00027D4F" w:rsidRPr="00F654F8" w:rsidRDefault="00027D4F" w:rsidP="00F654F8">
      <w:pPr>
        <w:numPr>
          <w:ilvl w:val="0"/>
          <w:numId w:val="56"/>
        </w:numPr>
        <w:rPr>
          <w:rFonts w:ascii="Calibri" w:hAnsi="Calibri" w:cs="Calibri"/>
          <w:b/>
        </w:rPr>
      </w:pPr>
      <w:r w:rsidRPr="00F654F8">
        <w:rPr>
          <w:rFonts w:ascii="Calibri" w:hAnsi="Calibri" w:cs="Calibri"/>
          <w:b/>
        </w:rPr>
        <w:t>Participation in HA testing and acceptance testing</w:t>
      </w:r>
    </w:p>
    <w:p w:rsidR="00027D4F" w:rsidRPr="00F654F8" w:rsidRDefault="00027D4F" w:rsidP="00F654F8">
      <w:pPr>
        <w:numPr>
          <w:ilvl w:val="1"/>
          <w:numId w:val="56"/>
        </w:numPr>
        <w:rPr>
          <w:rFonts w:ascii="Calibri" w:hAnsi="Calibri" w:cs="Calibri"/>
        </w:rPr>
      </w:pPr>
      <w:r w:rsidRPr="00F654F8">
        <w:rPr>
          <w:rFonts w:ascii="Calibri" w:hAnsi="Calibri" w:cs="Calibri"/>
        </w:rPr>
        <w:t>The order in which servers are restarted is important – Agfa can provide this information</w:t>
      </w:r>
    </w:p>
    <w:p w:rsidR="00027D4F" w:rsidRPr="00F654F8" w:rsidRDefault="00027D4F" w:rsidP="00F654F8">
      <w:pPr>
        <w:numPr>
          <w:ilvl w:val="0"/>
          <w:numId w:val="56"/>
        </w:numPr>
        <w:rPr>
          <w:rFonts w:ascii="Calibri" w:hAnsi="Calibri" w:cs="Calibri"/>
          <w:b/>
        </w:rPr>
      </w:pPr>
      <w:r w:rsidRPr="00F654F8">
        <w:rPr>
          <w:rFonts w:ascii="Calibri" w:hAnsi="Calibri" w:cs="Calibri"/>
          <w:b/>
        </w:rPr>
        <w:t>Operating system patching and anti-virus protection per the Agfa recommended policies</w:t>
      </w:r>
    </w:p>
    <w:p w:rsidR="00027D4F" w:rsidRPr="00F654F8" w:rsidRDefault="00027D4F" w:rsidP="00F654F8">
      <w:pPr>
        <w:numPr>
          <w:ilvl w:val="0"/>
          <w:numId w:val="56"/>
        </w:numPr>
        <w:rPr>
          <w:rFonts w:ascii="Calibri" w:hAnsi="Calibri" w:cs="Calibri"/>
          <w:b/>
        </w:rPr>
      </w:pPr>
      <w:r w:rsidRPr="00F654F8">
        <w:rPr>
          <w:rFonts w:ascii="Calibri" w:hAnsi="Calibri" w:cs="Calibri"/>
          <w:b/>
        </w:rPr>
        <w:lastRenderedPageBreak/>
        <w:t>Backups</w:t>
      </w:r>
    </w:p>
    <w:p w:rsidR="00027D4F" w:rsidRPr="00F654F8" w:rsidRDefault="00027D4F" w:rsidP="00F654F8">
      <w:pPr>
        <w:numPr>
          <w:ilvl w:val="1"/>
          <w:numId w:val="56"/>
        </w:numPr>
        <w:rPr>
          <w:rFonts w:ascii="Calibri" w:hAnsi="Calibri" w:cs="Calibri"/>
        </w:rPr>
      </w:pPr>
      <w:r w:rsidRPr="00F654F8">
        <w:rPr>
          <w:rFonts w:ascii="Calibri" w:hAnsi="Calibri" w:cs="Calibri"/>
        </w:rPr>
        <w:t>Backups of the virtual machines are only needed after installation and before and after software updates</w:t>
      </w:r>
    </w:p>
    <w:p w:rsidR="00027D4F" w:rsidRPr="00F654F8" w:rsidRDefault="00027D4F" w:rsidP="00F654F8">
      <w:pPr>
        <w:numPr>
          <w:ilvl w:val="1"/>
          <w:numId w:val="56"/>
        </w:numPr>
        <w:rPr>
          <w:rFonts w:ascii="Calibri" w:hAnsi="Calibri" w:cs="Calibri"/>
        </w:rPr>
      </w:pPr>
      <w:r w:rsidRPr="00F654F8">
        <w:rPr>
          <w:rFonts w:ascii="Calibri" w:hAnsi="Calibri" w:cs="Calibri"/>
        </w:rPr>
        <w:t xml:space="preserve">Backups of databases, voice files, </w:t>
      </w:r>
      <w:proofErr w:type="spellStart"/>
      <w:r w:rsidRPr="00F654F8">
        <w:rPr>
          <w:rFonts w:ascii="Calibri" w:hAnsi="Calibri" w:cs="Calibri"/>
        </w:rPr>
        <w:t>etc</w:t>
      </w:r>
      <w:proofErr w:type="spellEnd"/>
      <w:r w:rsidRPr="00F654F8">
        <w:rPr>
          <w:rFonts w:ascii="Calibri" w:hAnsi="Calibri" w:cs="Calibri"/>
        </w:rPr>
        <w:t xml:space="preserve"> to an enterprise location outside of the virtual machine is the customer’s responsibility</w:t>
      </w:r>
    </w:p>
    <w:p w:rsidR="00614116" w:rsidRPr="00614116" w:rsidRDefault="00614116" w:rsidP="00A62E1D">
      <w:pPr>
        <w:pStyle w:val="Heading2"/>
        <w:numPr>
          <w:ilvl w:val="0"/>
          <w:numId w:val="0"/>
        </w:numPr>
        <w:tabs>
          <w:tab w:val="clear" w:pos="0"/>
        </w:tabs>
        <w:spacing w:after="60"/>
        <w:ind w:left="576"/>
        <w:rPr>
          <w:rFonts w:ascii="Calibri" w:hAnsi="Calibri" w:cs="Calibri"/>
        </w:rPr>
      </w:pPr>
      <w:bookmarkStart w:id="237" w:name="_Toc443673268"/>
      <w:r>
        <w:rPr>
          <w:rFonts w:ascii="Calibri" w:hAnsi="Calibri" w:cs="Calibri"/>
          <w:lang w:val="en-US"/>
        </w:rPr>
        <w:t>Business Continuity</w:t>
      </w:r>
      <w:bookmarkEnd w:id="237"/>
    </w:p>
    <w:p w:rsidR="00557473" w:rsidRPr="00F654F8" w:rsidRDefault="00557473" w:rsidP="00557473">
      <w:pPr>
        <w:pStyle w:val="BodyText"/>
        <w:rPr>
          <w:rFonts w:ascii="Calibri" w:hAnsi="Calibri" w:cs="Calibri"/>
        </w:rPr>
      </w:pPr>
      <w:r w:rsidRPr="00F654F8">
        <w:rPr>
          <w:rFonts w:ascii="Calibri" w:hAnsi="Calibri" w:cs="Calibri"/>
        </w:rPr>
        <w:t>Agfa will assist Customer to translate the technical design into a test plan and shared procedures that will be kept by both organizations in the event of an outage of either a portion or all of the hardware and software and infrastructure of an Enterprise Imaging solution.</w:t>
      </w:r>
    </w:p>
    <w:p w:rsidR="00557473" w:rsidRPr="00F654F8" w:rsidRDefault="00557473" w:rsidP="00557473">
      <w:pPr>
        <w:pStyle w:val="BodyText"/>
        <w:rPr>
          <w:rFonts w:ascii="Calibri" w:hAnsi="Calibri" w:cs="Calibri"/>
        </w:rPr>
      </w:pPr>
      <w:r w:rsidRPr="00F654F8">
        <w:rPr>
          <w:rFonts w:ascii="Calibri" w:hAnsi="Calibri" w:cs="Calibri"/>
        </w:rPr>
        <w:t>The outage scenarios will generally fall into 2 general categories.</w:t>
      </w:r>
    </w:p>
    <w:p w:rsidR="00557473" w:rsidRPr="00F654F8" w:rsidRDefault="00557473" w:rsidP="00557473">
      <w:pPr>
        <w:pStyle w:val="BodyText"/>
        <w:rPr>
          <w:rFonts w:ascii="Calibri" w:hAnsi="Calibri" w:cs="Calibri"/>
        </w:rPr>
      </w:pPr>
      <w:r w:rsidRPr="00F654F8">
        <w:rPr>
          <w:rFonts w:ascii="Calibri" w:hAnsi="Calibri" w:cs="Calibri"/>
        </w:rPr>
        <w:t xml:space="preserve">Level 1 – </w:t>
      </w:r>
      <w:r w:rsidR="00B51181">
        <w:rPr>
          <w:rFonts w:ascii="Calibri" w:hAnsi="Calibri" w:cs="Calibri"/>
        </w:rPr>
        <w:t xml:space="preserve">High Availability = </w:t>
      </w:r>
      <w:r w:rsidRPr="00F654F8">
        <w:rPr>
          <w:rFonts w:ascii="Calibri" w:hAnsi="Calibri" w:cs="Calibri"/>
        </w:rPr>
        <w:t>Redundant servers.  The impact of an outage of any individual server should be able to be minimized by having backup servers to take its place.  Load balancing and VMWare technologies are typically used to automate failover as much as possible.</w:t>
      </w:r>
    </w:p>
    <w:p w:rsidR="00557473" w:rsidRPr="00F654F8" w:rsidRDefault="00557473" w:rsidP="00557473">
      <w:pPr>
        <w:pStyle w:val="BodyText"/>
        <w:rPr>
          <w:rFonts w:ascii="Calibri" w:hAnsi="Calibri" w:cs="Calibri"/>
        </w:rPr>
      </w:pPr>
      <w:r w:rsidRPr="00F654F8">
        <w:rPr>
          <w:rFonts w:ascii="Calibri" w:hAnsi="Calibri" w:cs="Calibri"/>
        </w:rPr>
        <w:t xml:space="preserve">Level 2 – </w:t>
      </w:r>
      <w:r w:rsidR="00B51181">
        <w:rPr>
          <w:rFonts w:ascii="Calibri" w:hAnsi="Calibri" w:cs="Calibri"/>
        </w:rPr>
        <w:t xml:space="preserve">Business Continuity = </w:t>
      </w:r>
      <w:r w:rsidRPr="00F654F8">
        <w:rPr>
          <w:rFonts w:ascii="Calibri" w:hAnsi="Calibri" w:cs="Calibri"/>
        </w:rPr>
        <w:t>Datacenter outage, requiring failover to the disaster recovery data center</w:t>
      </w:r>
    </w:p>
    <w:p w:rsidR="00557473" w:rsidRPr="00F654F8" w:rsidRDefault="00557473" w:rsidP="00557473">
      <w:pPr>
        <w:pStyle w:val="BodyText"/>
        <w:rPr>
          <w:rFonts w:ascii="Calibri" w:hAnsi="Calibri" w:cs="Calibri"/>
        </w:rPr>
      </w:pPr>
      <w:r w:rsidRPr="00F654F8">
        <w:rPr>
          <w:rFonts w:ascii="Calibri" w:hAnsi="Calibri" w:cs="Calibri"/>
        </w:rPr>
        <w:t>Testing and implementation of failover procedures assume that trained and knowledgeable resources are available and have access to site specific information including network and server infrastructure information.</w:t>
      </w:r>
    </w:p>
    <w:p w:rsidR="00557473" w:rsidRPr="00557473" w:rsidRDefault="00557473" w:rsidP="00557473">
      <w:pPr>
        <w:pStyle w:val="BodyText"/>
        <w:rPr>
          <w:rFonts w:ascii="Calibri" w:hAnsi="Calibri" w:cs="Calibri"/>
          <w:b/>
          <w:sz w:val="24"/>
          <w:szCs w:val="24"/>
        </w:rPr>
      </w:pPr>
      <w:r w:rsidRPr="00557473">
        <w:rPr>
          <w:rFonts w:ascii="Calibri" w:hAnsi="Calibri" w:cs="Calibri"/>
          <w:b/>
          <w:sz w:val="24"/>
          <w:szCs w:val="24"/>
        </w:rPr>
        <w:t>Deliverables</w:t>
      </w:r>
    </w:p>
    <w:p w:rsidR="00557473" w:rsidRPr="00557473" w:rsidRDefault="00557473" w:rsidP="00557473">
      <w:pPr>
        <w:pStyle w:val="BodyText"/>
        <w:rPr>
          <w:rFonts w:ascii="Calibri" w:hAnsi="Calibri" w:cs="Calibri"/>
        </w:rPr>
      </w:pPr>
      <w:r w:rsidRPr="00557473">
        <w:rPr>
          <w:rFonts w:ascii="Calibri" w:hAnsi="Calibri" w:cs="Calibri"/>
        </w:rPr>
        <w:t xml:space="preserve">Following are the Business Continuity deliverables from Agfa Professional Services </w:t>
      </w:r>
    </w:p>
    <w:p w:rsidR="00557473" w:rsidRPr="00557473" w:rsidRDefault="00557473" w:rsidP="00557473">
      <w:pPr>
        <w:pStyle w:val="BodyText"/>
        <w:numPr>
          <w:ilvl w:val="0"/>
          <w:numId w:val="63"/>
        </w:numPr>
        <w:rPr>
          <w:rFonts w:ascii="Calibri" w:hAnsi="Calibri" w:cs="Calibri"/>
          <w:b/>
          <w:bCs/>
          <w:sz w:val="24"/>
        </w:rPr>
      </w:pPr>
      <w:r w:rsidRPr="00557473">
        <w:rPr>
          <w:rFonts w:ascii="Calibri" w:hAnsi="Calibri" w:cs="Calibri"/>
          <w:b/>
          <w:bCs/>
          <w:sz w:val="24"/>
        </w:rPr>
        <w:t xml:space="preserve">Failover Standard Operating Procedures </w:t>
      </w:r>
    </w:p>
    <w:p w:rsidR="00557473" w:rsidRPr="00557473" w:rsidRDefault="00557473" w:rsidP="00557473">
      <w:pPr>
        <w:pStyle w:val="BodyText"/>
        <w:rPr>
          <w:rFonts w:ascii="Calibri" w:hAnsi="Calibri" w:cs="Calibri"/>
          <w:bCs/>
        </w:rPr>
      </w:pPr>
      <w:r w:rsidRPr="00557473">
        <w:rPr>
          <w:rFonts w:ascii="Calibri" w:hAnsi="Calibri" w:cs="Calibri"/>
          <w:bCs/>
        </w:rPr>
        <w:t>For each outage scenario, we would develop a failover procedure, a recovery procedure and checklists that can be used after the failover or failback to confirm that the system is operational.</w:t>
      </w:r>
    </w:p>
    <w:p w:rsidR="00557473" w:rsidRPr="00557473" w:rsidRDefault="00557473" w:rsidP="00557473">
      <w:pPr>
        <w:pStyle w:val="BodyText"/>
        <w:numPr>
          <w:ilvl w:val="0"/>
          <w:numId w:val="63"/>
        </w:numPr>
        <w:rPr>
          <w:rFonts w:ascii="Calibri" w:hAnsi="Calibri" w:cs="Calibri"/>
          <w:b/>
          <w:bCs/>
          <w:sz w:val="24"/>
        </w:rPr>
      </w:pPr>
      <w:r w:rsidRPr="00557473">
        <w:rPr>
          <w:rFonts w:ascii="Calibri" w:hAnsi="Calibri" w:cs="Calibri"/>
          <w:b/>
          <w:bCs/>
          <w:sz w:val="24"/>
        </w:rPr>
        <w:t xml:space="preserve">Failover test plans, results and pass/fail acceptance </w:t>
      </w:r>
    </w:p>
    <w:p w:rsidR="00557473" w:rsidRPr="00F654F8" w:rsidRDefault="00557473" w:rsidP="00557473">
      <w:pPr>
        <w:pStyle w:val="BodyText"/>
        <w:rPr>
          <w:rFonts w:ascii="Calibri" w:hAnsi="Calibri" w:cs="Calibri"/>
          <w:bCs/>
        </w:rPr>
      </w:pPr>
      <w:r w:rsidRPr="00F654F8">
        <w:rPr>
          <w:rFonts w:ascii="Calibri" w:hAnsi="Calibri" w:cs="Calibri"/>
          <w:bCs/>
        </w:rPr>
        <w:t xml:space="preserve">Testing of the procedures is conducted, preferably before the Enterprise Imaging system goes live in production.  This confirms that the design works as planned, communication procedures within both Agfa and UCSF are in place, and any “gotchas” are identified before there is an actual event that requires using the business continuance </w:t>
      </w:r>
    </w:p>
    <w:p w:rsidR="00557473" w:rsidRPr="00F654F8" w:rsidRDefault="00557473" w:rsidP="00557473">
      <w:pPr>
        <w:pStyle w:val="BodyText"/>
        <w:rPr>
          <w:rFonts w:ascii="Calibri" w:hAnsi="Calibri" w:cs="Calibri"/>
        </w:rPr>
      </w:pPr>
      <w:r w:rsidRPr="00F654F8">
        <w:rPr>
          <w:rFonts w:ascii="Calibri" w:hAnsi="Calibri" w:cs="Calibri"/>
        </w:rPr>
        <w:t>The number of days of professional services that are planned for the testing and documentation above is reflected on the quotation.</w:t>
      </w:r>
    </w:p>
    <w:p w:rsidR="00557473" w:rsidRPr="00F654F8" w:rsidRDefault="00557473" w:rsidP="00557473">
      <w:pPr>
        <w:pStyle w:val="BodyText"/>
        <w:rPr>
          <w:rFonts w:ascii="Calibri" w:hAnsi="Calibri" w:cs="Calibri"/>
        </w:rPr>
      </w:pPr>
    </w:p>
    <w:p w:rsidR="00557473" w:rsidRDefault="00557473" w:rsidP="00557473">
      <w:pPr>
        <w:pStyle w:val="BodyText"/>
        <w:rPr>
          <w:b/>
          <w:bCs/>
          <w:sz w:val="24"/>
        </w:rPr>
      </w:pPr>
      <w:r w:rsidRPr="00F654F8">
        <w:rPr>
          <w:rFonts w:ascii="Calibri" w:hAnsi="Calibri" w:cs="Calibri"/>
        </w:rPr>
        <w:t>Follow-up professional services, to routinely test failover scenarios is outside of this scope of work, but can be built into the SMA (Service Maintenance Agreement)</w:t>
      </w:r>
      <w:r>
        <w:rPr>
          <w:b/>
          <w:bCs/>
          <w:sz w:val="24"/>
        </w:rPr>
        <w:t xml:space="preserve"> </w:t>
      </w:r>
    </w:p>
    <w:p w:rsidR="00557473" w:rsidRPr="002210E4" w:rsidRDefault="00557473" w:rsidP="00557473">
      <w:pPr>
        <w:pStyle w:val="Heading3"/>
        <w:numPr>
          <w:ilvl w:val="0"/>
          <w:numId w:val="0"/>
        </w:numPr>
        <w:ind w:left="720" w:hanging="720"/>
        <w:rPr>
          <w:rFonts w:ascii="Calibri" w:hAnsi="Calibri" w:cs="Calibri"/>
          <w:sz w:val="28"/>
          <w:szCs w:val="28"/>
        </w:rPr>
      </w:pPr>
      <w:r w:rsidRPr="002210E4">
        <w:rPr>
          <w:rFonts w:ascii="Calibri" w:hAnsi="Calibri" w:cs="Calibri"/>
          <w:sz w:val="28"/>
          <w:szCs w:val="28"/>
        </w:rPr>
        <w:tab/>
        <w:t>Oracle Data Guard Implementation</w:t>
      </w:r>
    </w:p>
    <w:p w:rsidR="00557473" w:rsidRPr="002210E4" w:rsidRDefault="00557473" w:rsidP="00557473">
      <w:pPr>
        <w:pStyle w:val="BodyText"/>
        <w:rPr>
          <w:rFonts w:ascii="Calibri" w:hAnsi="Calibri" w:cs="Calibri"/>
        </w:rPr>
      </w:pPr>
      <w:r w:rsidRPr="002210E4">
        <w:rPr>
          <w:rFonts w:ascii="Calibri" w:hAnsi="Calibri" w:cs="Calibri"/>
        </w:rPr>
        <w:t xml:space="preserve">Oracle Data Guard is the management software infrastructure that creates, maintains, and monitors one or more standby databases to provide disaster recovery resiliency for the Enterprise Imaging </w:t>
      </w:r>
      <w:proofErr w:type="gramStart"/>
      <w:r w:rsidRPr="002210E4">
        <w:rPr>
          <w:rFonts w:ascii="Calibri" w:hAnsi="Calibri" w:cs="Calibri"/>
        </w:rPr>
        <w:t>database .</w:t>
      </w:r>
      <w:proofErr w:type="gramEnd"/>
    </w:p>
    <w:p w:rsidR="00557473" w:rsidRPr="002210E4" w:rsidRDefault="00557473" w:rsidP="00557473">
      <w:pPr>
        <w:pStyle w:val="BodyText"/>
        <w:rPr>
          <w:rFonts w:ascii="Calibri" w:hAnsi="Calibri" w:cs="Calibri"/>
        </w:rPr>
      </w:pPr>
      <w:r w:rsidRPr="002210E4">
        <w:rPr>
          <w:rFonts w:ascii="Calibri" w:hAnsi="Calibri" w:cs="Calibri"/>
        </w:rPr>
        <w:t>A secondary Oracle Server is installed and configured to act as a live-standby that can provide automated database replication and fast database failover facilities in the event of a problem with the primary Oracle Server (normally on the order of seconds to 1-2 minutes once the failover decision is made). Backup systems can be placed on a local network or wide-area network.  Redundant storage for the database and redundant archive storage are elements of the solution.</w:t>
      </w:r>
    </w:p>
    <w:p w:rsidR="00557473" w:rsidRPr="002210E4" w:rsidRDefault="00557473" w:rsidP="00557473">
      <w:pPr>
        <w:pStyle w:val="BodyText"/>
        <w:ind w:left="720"/>
        <w:rPr>
          <w:rFonts w:ascii="Calibri" w:hAnsi="Calibri" w:cs="Calibri"/>
          <w:b/>
          <w:sz w:val="24"/>
          <w:szCs w:val="24"/>
        </w:rPr>
      </w:pPr>
      <w:r w:rsidRPr="002210E4">
        <w:rPr>
          <w:rFonts w:ascii="Calibri" w:hAnsi="Calibri" w:cs="Calibri"/>
          <w:b/>
          <w:sz w:val="24"/>
          <w:szCs w:val="24"/>
        </w:rPr>
        <w:t>Infrastructure Pre-requisites</w:t>
      </w:r>
    </w:p>
    <w:p w:rsidR="00557473" w:rsidRPr="002210E4" w:rsidRDefault="00557473" w:rsidP="00557473">
      <w:pPr>
        <w:pStyle w:val="BodyText"/>
        <w:ind w:left="360"/>
        <w:rPr>
          <w:rFonts w:ascii="Calibri" w:hAnsi="Calibri" w:cs="Calibri"/>
        </w:rPr>
      </w:pPr>
      <w:r w:rsidRPr="002210E4">
        <w:rPr>
          <w:rFonts w:ascii="Calibri" w:hAnsi="Calibri" w:cs="Calibri"/>
        </w:rPr>
        <w:lastRenderedPageBreak/>
        <w:t>The following prerequisites must be met in order to ensure a successful installation of Oracle Data Guard.</w:t>
      </w:r>
    </w:p>
    <w:p w:rsidR="00557473" w:rsidRPr="002210E4" w:rsidRDefault="00557473" w:rsidP="00557473">
      <w:pPr>
        <w:pStyle w:val="ListNumber"/>
        <w:numPr>
          <w:ilvl w:val="0"/>
          <w:numId w:val="64"/>
        </w:numPr>
        <w:suppressLineNumbers/>
        <w:spacing w:after="0"/>
        <w:rPr>
          <w:rFonts w:ascii="Calibri" w:hAnsi="Calibri" w:cs="Calibri"/>
        </w:rPr>
      </w:pPr>
      <w:r w:rsidRPr="002210E4">
        <w:rPr>
          <w:rFonts w:ascii="Calibri" w:hAnsi="Calibri" w:cs="Calibri"/>
        </w:rPr>
        <w:t xml:space="preserve">The </w:t>
      </w:r>
      <w:r w:rsidRPr="002210E4">
        <w:rPr>
          <w:rFonts w:ascii="Calibri" w:hAnsi="Calibri" w:cs="Calibri"/>
          <w:lang w:val="en-US"/>
        </w:rPr>
        <w:t>database must use</w:t>
      </w:r>
      <w:r w:rsidRPr="002210E4">
        <w:rPr>
          <w:rFonts w:ascii="Calibri" w:hAnsi="Calibri" w:cs="Calibri"/>
        </w:rPr>
        <w:t xml:space="preserve"> Oracle 11g Enterprise Edition</w:t>
      </w:r>
      <w:r w:rsidRPr="002210E4">
        <w:rPr>
          <w:rFonts w:ascii="Calibri" w:hAnsi="Calibri" w:cs="Calibri"/>
          <w:lang w:val="en-US"/>
        </w:rPr>
        <w:t xml:space="preserve"> or above</w:t>
      </w:r>
      <w:r w:rsidRPr="002210E4">
        <w:rPr>
          <w:rFonts w:ascii="Calibri" w:hAnsi="Calibri" w:cs="Calibri"/>
        </w:rPr>
        <w:t>.</w:t>
      </w:r>
      <w:r w:rsidRPr="002210E4">
        <w:rPr>
          <w:rFonts w:ascii="Calibri" w:hAnsi="Calibri" w:cs="Calibri"/>
        </w:rPr>
        <w:br/>
        <w:t>The customer is responsible for providin</w:t>
      </w:r>
      <w:r w:rsidRPr="002210E4">
        <w:rPr>
          <w:rFonts w:ascii="Calibri" w:hAnsi="Calibri" w:cs="Calibri"/>
          <w:lang w:val="en-US"/>
        </w:rPr>
        <w:t xml:space="preserve">g </w:t>
      </w:r>
      <w:proofErr w:type="spellStart"/>
      <w:r w:rsidRPr="002210E4">
        <w:rPr>
          <w:rFonts w:ascii="Calibri" w:hAnsi="Calibri" w:cs="Calibri"/>
          <w:lang w:val="en-US"/>
        </w:rPr>
        <w:t>ser</w:t>
      </w:r>
      <w:r w:rsidRPr="002210E4">
        <w:rPr>
          <w:rFonts w:ascii="Calibri" w:hAnsi="Calibri" w:cs="Calibri"/>
        </w:rPr>
        <w:t>ver</w:t>
      </w:r>
      <w:proofErr w:type="spellEnd"/>
      <w:r w:rsidRPr="002210E4">
        <w:rPr>
          <w:rFonts w:ascii="Calibri" w:hAnsi="Calibri" w:cs="Calibri"/>
        </w:rPr>
        <w:t xml:space="preserve"> and database</w:t>
      </w:r>
      <w:r w:rsidRPr="002210E4">
        <w:rPr>
          <w:rFonts w:ascii="Calibri" w:hAnsi="Calibri" w:cs="Calibri"/>
          <w:lang w:val="en-US"/>
        </w:rPr>
        <w:t xml:space="preserve"> resources and</w:t>
      </w:r>
      <w:r w:rsidRPr="002210E4">
        <w:rPr>
          <w:rFonts w:ascii="Calibri" w:hAnsi="Calibri" w:cs="Calibri"/>
        </w:rPr>
        <w:t xml:space="preserve"> storage hardware</w:t>
      </w:r>
    </w:p>
    <w:p w:rsidR="00557473" w:rsidRPr="002210E4" w:rsidRDefault="00557473" w:rsidP="00557473">
      <w:pPr>
        <w:pStyle w:val="ListNumber"/>
        <w:numPr>
          <w:ilvl w:val="0"/>
          <w:numId w:val="64"/>
        </w:numPr>
        <w:suppressLineNumbers/>
        <w:spacing w:after="0"/>
        <w:rPr>
          <w:rFonts w:ascii="Calibri" w:hAnsi="Calibri" w:cs="Calibri"/>
        </w:rPr>
      </w:pPr>
      <w:r w:rsidRPr="002210E4">
        <w:rPr>
          <w:rFonts w:ascii="Calibri" w:hAnsi="Calibri" w:cs="Calibri"/>
        </w:rPr>
        <w:t>The server hardware used for the secondary server must be compatible in specifications and performance with the primary server. Also, for optimal disaster recovery and business continuity, each database server requires its own independent storage solution of comparable capacities for the database – do not use a single storage device for both servers as then this storage device is a single point of failure.</w:t>
      </w:r>
    </w:p>
    <w:p w:rsidR="00557473" w:rsidRPr="002210E4" w:rsidRDefault="00557473" w:rsidP="00557473">
      <w:pPr>
        <w:pStyle w:val="ListNumber"/>
        <w:numPr>
          <w:ilvl w:val="0"/>
          <w:numId w:val="64"/>
        </w:numPr>
        <w:suppressLineNumbers/>
        <w:spacing w:after="0"/>
        <w:rPr>
          <w:rFonts w:ascii="Calibri" w:hAnsi="Calibri" w:cs="Calibri"/>
        </w:rPr>
      </w:pPr>
      <w:r w:rsidRPr="002210E4">
        <w:rPr>
          <w:rFonts w:ascii="Calibri" w:hAnsi="Calibri" w:cs="Calibri"/>
        </w:rPr>
        <w:t>The bandwidth between the primary and secondary sites must meet a minimum specification of 100Mb/s.  1 Gbps is preferred</w:t>
      </w:r>
    </w:p>
    <w:p w:rsidR="00557473" w:rsidRPr="002210E4" w:rsidRDefault="00557473" w:rsidP="00557473">
      <w:pPr>
        <w:pStyle w:val="ListNumber"/>
        <w:numPr>
          <w:ilvl w:val="0"/>
          <w:numId w:val="64"/>
        </w:numPr>
        <w:suppressLineNumbers/>
        <w:spacing w:after="0"/>
        <w:rPr>
          <w:rFonts w:ascii="Calibri" w:hAnsi="Calibri" w:cs="Calibri"/>
        </w:rPr>
      </w:pPr>
      <w:r w:rsidRPr="002210E4">
        <w:rPr>
          <w:rFonts w:ascii="Calibri" w:hAnsi="Calibri" w:cs="Calibri"/>
        </w:rPr>
        <w:t xml:space="preserve">The file structure and storage capacity must be identical on the primary and secondary systems. </w:t>
      </w:r>
    </w:p>
    <w:p w:rsidR="00557473" w:rsidRPr="002210E4" w:rsidRDefault="00557473" w:rsidP="00557473">
      <w:pPr>
        <w:pStyle w:val="ListParagraph"/>
        <w:rPr>
          <w:rFonts w:ascii="Calibri" w:hAnsi="Calibri" w:cs="Calibri"/>
        </w:rPr>
      </w:pPr>
    </w:p>
    <w:p w:rsidR="00557473" w:rsidRPr="002210E4" w:rsidRDefault="00557473" w:rsidP="00557473">
      <w:pPr>
        <w:jc w:val="both"/>
        <w:rPr>
          <w:rFonts w:ascii="Calibri" w:hAnsi="Calibri" w:cs="Calibri"/>
        </w:rPr>
      </w:pPr>
      <w:r w:rsidRPr="002210E4">
        <w:rPr>
          <w:rFonts w:ascii="Calibri" w:hAnsi="Calibri" w:cs="Calibri"/>
        </w:rPr>
        <w:t xml:space="preserve">Note:  The total downtime of the primary database to implement and test this solution is can be as much as 10-12 hours.  It is highly recommended to implement this solution prior to production go-live.  </w:t>
      </w:r>
    </w:p>
    <w:p w:rsidR="00557473" w:rsidRPr="002210E4" w:rsidRDefault="00557473" w:rsidP="00557473">
      <w:pPr>
        <w:pStyle w:val="BodyText"/>
        <w:ind w:left="720"/>
        <w:rPr>
          <w:rFonts w:ascii="Calibri" w:hAnsi="Calibri" w:cs="Calibri"/>
          <w:b/>
          <w:sz w:val="24"/>
          <w:szCs w:val="24"/>
        </w:rPr>
      </w:pPr>
      <w:r w:rsidRPr="002210E4">
        <w:rPr>
          <w:rFonts w:ascii="Calibri" w:hAnsi="Calibri" w:cs="Calibri"/>
          <w:b/>
          <w:sz w:val="24"/>
          <w:szCs w:val="24"/>
        </w:rPr>
        <w:t>Service Approach</w:t>
      </w:r>
    </w:p>
    <w:p w:rsidR="00557473" w:rsidRPr="002210E4" w:rsidRDefault="00557473" w:rsidP="00557473">
      <w:pPr>
        <w:pStyle w:val="BodyText"/>
        <w:numPr>
          <w:ilvl w:val="0"/>
          <w:numId w:val="65"/>
        </w:numPr>
        <w:rPr>
          <w:rFonts w:ascii="Calibri" w:hAnsi="Calibri" w:cs="Calibri"/>
        </w:rPr>
      </w:pPr>
      <w:r w:rsidRPr="002210E4">
        <w:rPr>
          <w:rFonts w:ascii="Calibri" w:hAnsi="Calibri" w:cs="Calibri"/>
        </w:rPr>
        <w:t>Implementation of the Data Guard configuration on the disaster recovery server</w:t>
      </w:r>
    </w:p>
    <w:p w:rsidR="00557473" w:rsidRPr="002210E4" w:rsidRDefault="00557473" w:rsidP="00557473">
      <w:pPr>
        <w:pStyle w:val="BodyText"/>
        <w:numPr>
          <w:ilvl w:val="0"/>
          <w:numId w:val="65"/>
        </w:numPr>
        <w:rPr>
          <w:rFonts w:ascii="Calibri" w:hAnsi="Calibri" w:cs="Calibri"/>
        </w:rPr>
      </w:pPr>
      <w:r w:rsidRPr="002210E4">
        <w:rPr>
          <w:rFonts w:ascii="Calibri" w:hAnsi="Calibri" w:cs="Calibri"/>
        </w:rPr>
        <w:t>Implementation of the Data Guard configuration on the primary production database server</w:t>
      </w:r>
    </w:p>
    <w:p w:rsidR="00557473" w:rsidRPr="002210E4" w:rsidRDefault="00557473" w:rsidP="00557473">
      <w:pPr>
        <w:pStyle w:val="BodyText"/>
        <w:numPr>
          <w:ilvl w:val="0"/>
          <w:numId w:val="65"/>
        </w:numPr>
        <w:rPr>
          <w:rFonts w:ascii="Calibri" w:hAnsi="Calibri" w:cs="Calibri"/>
        </w:rPr>
      </w:pPr>
      <w:r w:rsidRPr="002210E4">
        <w:rPr>
          <w:rFonts w:ascii="Calibri" w:hAnsi="Calibri" w:cs="Calibri"/>
        </w:rPr>
        <w:t>If a pre-production database has been configured as part of HL7 testing or as part of a study migration, a copy of that database is made.  This will require downtime on the pre-production system.</w:t>
      </w:r>
    </w:p>
    <w:p w:rsidR="00557473" w:rsidRPr="002210E4" w:rsidRDefault="00557473" w:rsidP="00557473">
      <w:pPr>
        <w:pStyle w:val="BodyText"/>
        <w:numPr>
          <w:ilvl w:val="0"/>
          <w:numId w:val="65"/>
        </w:numPr>
        <w:rPr>
          <w:rFonts w:ascii="Calibri" w:hAnsi="Calibri" w:cs="Calibri"/>
        </w:rPr>
      </w:pPr>
      <w:r w:rsidRPr="002210E4">
        <w:rPr>
          <w:rFonts w:ascii="Calibri" w:hAnsi="Calibri" w:cs="Calibri"/>
        </w:rPr>
        <w:t>Configure Oracle communication on the servers that are communicating with the production database</w:t>
      </w:r>
    </w:p>
    <w:p w:rsidR="00557473" w:rsidRPr="002210E4" w:rsidRDefault="00557473" w:rsidP="00557473">
      <w:pPr>
        <w:pStyle w:val="BodyText"/>
        <w:numPr>
          <w:ilvl w:val="0"/>
          <w:numId w:val="65"/>
        </w:numPr>
        <w:rPr>
          <w:rFonts w:ascii="Calibri" w:hAnsi="Calibri" w:cs="Calibri"/>
        </w:rPr>
      </w:pPr>
      <w:r w:rsidRPr="002210E4">
        <w:rPr>
          <w:rFonts w:ascii="Calibri" w:hAnsi="Calibri" w:cs="Calibri"/>
        </w:rPr>
        <w:t>Testing of the failover / switchover process</w:t>
      </w:r>
    </w:p>
    <w:p w:rsidR="00557473" w:rsidRPr="002210E4" w:rsidRDefault="00557473" w:rsidP="00557473">
      <w:pPr>
        <w:pStyle w:val="BodyText"/>
        <w:ind w:left="720"/>
        <w:rPr>
          <w:rFonts w:ascii="Calibri" w:hAnsi="Calibri" w:cs="Calibri"/>
          <w:b/>
          <w:sz w:val="24"/>
          <w:szCs w:val="24"/>
        </w:rPr>
      </w:pPr>
      <w:r w:rsidRPr="002210E4">
        <w:rPr>
          <w:rFonts w:ascii="Calibri" w:hAnsi="Calibri" w:cs="Calibri"/>
          <w:b/>
          <w:sz w:val="24"/>
          <w:szCs w:val="24"/>
        </w:rPr>
        <w:t>Customer Responsibilities</w:t>
      </w:r>
    </w:p>
    <w:p w:rsidR="00557473" w:rsidRPr="002210E4" w:rsidRDefault="00557473" w:rsidP="00557473">
      <w:pPr>
        <w:pStyle w:val="BodyText"/>
        <w:keepLines w:val="0"/>
        <w:widowControl/>
        <w:numPr>
          <w:ilvl w:val="0"/>
          <w:numId w:val="66"/>
        </w:numPr>
        <w:spacing w:before="140" w:after="0"/>
        <w:rPr>
          <w:rFonts w:ascii="Calibri" w:hAnsi="Calibri" w:cs="Calibri"/>
        </w:rPr>
      </w:pPr>
      <w:r w:rsidRPr="002210E4">
        <w:rPr>
          <w:rFonts w:ascii="Calibri" w:hAnsi="Calibri" w:cs="Calibri"/>
        </w:rPr>
        <w:t>Customer is responsible for all network / firewall configuration / topology / bandwidth requirements between data centers and servers.</w:t>
      </w:r>
    </w:p>
    <w:p w:rsidR="00557473" w:rsidRPr="002210E4" w:rsidRDefault="00557473" w:rsidP="00557473">
      <w:pPr>
        <w:pStyle w:val="BodyText"/>
        <w:keepLines w:val="0"/>
        <w:widowControl/>
        <w:numPr>
          <w:ilvl w:val="0"/>
          <w:numId w:val="66"/>
        </w:numPr>
        <w:spacing w:before="140" w:after="0"/>
        <w:rPr>
          <w:rFonts w:ascii="Calibri" w:hAnsi="Calibri" w:cs="Calibri"/>
        </w:rPr>
      </w:pPr>
      <w:r w:rsidRPr="002210E4">
        <w:rPr>
          <w:rFonts w:ascii="Calibri" w:hAnsi="Calibri" w:cs="Calibri"/>
        </w:rPr>
        <w:t>Customer should participate in switchover testing and acceptance</w:t>
      </w:r>
    </w:p>
    <w:p w:rsidR="00557473" w:rsidRPr="002210E4" w:rsidRDefault="00557473" w:rsidP="00557473">
      <w:pPr>
        <w:pStyle w:val="BodyText"/>
        <w:ind w:left="720"/>
        <w:rPr>
          <w:rFonts w:ascii="Calibri" w:hAnsi="Calibri" w:cs="Calibri"/>
          <w:lang w:val="en-CA" w:eastAsia="en-CA"/>
        </w:rPr>
      </w:pPr>
    </w:p>
    <w:p w:rsidR="00557473" w:rsidRPr="002210E4" w:rsidRDefault="00557473" w:rsidP="00557473">
      <w:pPr>
        <w:pStyle w:val="BodyText"/>
        <w:ind w:left="720"/>
        <w:rPr>
          <w:rFonts w:ascii="Calibri" w:hAnsi="Calibri" w:cs="Calibri"/>
          <w:b/>
          <w:sz w:val="24"/>
          <w:szCs w:val="24"/>
        </w:rPr>
      </w:pPr>
      <w:r w:rsidRPr="002210E4">
        <w:rPr>
          <w:rFonts w:ascii="Calibri" w:hAnsi="Calibri" w:cs="Calibri"/>
          <w:b/>
          <w:sz w:val="24"/>
          <w:szCs w:val="24"/>
        </w:rPr>
        <w:t>Deliverables</w:t>
      </w:r>
    </w:p>
    <w:p w:rsidR="00557473" w:rsidRPr="002210E4" w:rsidRDefault="00557473" w:rsidP="00557473">
      <w:pPr>
        <w:pStyle w:val="ListBullet"/>
        <w:numPr>
          <w:ilvl w:val="0"/>
          <w:numId w:val="67"/>
        </w:numPr>
        <w:spacing w:after="0"/>
        <w:rPr>
          <w:rFonts w:ascii="Calibri" w:hAnsi="Calibri" w:cs="Calibri"/>
        </w:rPr>
      </w:pPr>
      <w:r w:rsidRPr="002210E4">
        <w:rPr>
          <w:rFonts w:ascii="Calibri" w:hAnsi="Calibri" w:cs="Calibri"/>
        </w:rPr>
        <w:t>Technical Project pla</w:t>
      </w:r>
      <w:r w:rsidRPr="002210E4">
        <w:rPr>
          <w:rFonts w:ascii="Calibri" w:hAnsi="Calibri" w:cs="Calibri"/>
          <w:lang w:val="en-US"/>
        </w:rPr>
        <w:t>n steps</w:t>
      </w:r>
      <w:r w:rsidRPr="002210E4">
        <w:rPr>
          <w:rFonts w:ascii="Calibri" w:hAnsi="Calibri" w:cs="Calibri"/>
        </w:rPr>
        <w:t xml:space="preserve"> and Work breakdown structure</w:t>
      </w:r>
      <w:r w:rsidRPr="002210E4">
        <w:rPr>
          <w:rFonts w:ascii="Calibri" w:hAnsi="Calibri" w:cs="Calibri"/>
          <w:lang w:val="en-US"/>
        </w:rPr>
        <w:t xml:space="preserve"> for Data Guard implementation</w:t>
      </w:r>
    </w:p>
    <w:p w:rsidR="00557473" w:rsidRPr="002210E4" w:rsidRDefault="00557473" w:rsidP="00557473">
      <w:pPr>
        <w:pStyle w:val="ListBullet"/>
        <w:numPr>
          <w:ilvl w:val="0"/>
          <w:numId w:val="67"/>
        </w:numPr>
        <w:spacing w:after="0"/>
        <w:rPr>
          <w:rFonts w:ascii="Calibri" w:hAnsi="Calibri" w:cs="Calibri"/>
        </w:rPr>
      </w:pPr>
      <w:r w:rsidRPr="002210E4">
        <w:rPr>
          <w:rFonts w:ascii="Calibri" w:hAnsi="Calibri" w:cs="Calibri"/>
        </w:rPr>
        <w:t>Data Guard replication setup from Server-1 to Server-2</w:t>
      </w:r>
    </w:p>
    <w:p w:rsidR="00557473" w:rsidRPr="002210E4" w:rsidRDefault="00557473" w:rsidP="00557473">
      <w:pPr>
        <w:pStyle w:val="ListBullet"/>
        <w:numPr>
          <w:ilvl w:val="0"/>
          <w:numId w:val="67"/>
        </w:numPr>
        <w:spacing w:after="0"/>
        <w:rPr>
          <w:rFonts w:ascii="Calibri" w:hAnsi="Calibri" w:cs="Calibri"/>
        </w:rPr>
      </w:pPr>
      <w:r w:rsidRPr="002210E4">
        <w:rPr>
          <w:rFonts w:ascii="Calibri" w:hAnsi="Calibri" w:cs="Calibri"/>
        </w:rPr>
        <w:t>Acceptance test</w:t>
      </w:r>
    </w:p>
    <w:p w:rsidR="00557473" w:rsidRDefault="00557473" w:rsidP="00557473">
      <w:pPr>
        <w:pStyle w:val="BodyText"/>
        <w:rPr>
          <w:rFonts w:ascii="Calibri" w:hAnsi="Calibri" w:cs="Calibri"/>
        </w:rPr>
      </w:pPr>
    </w:p>
    <w:p w:rsidR="0049775B" w:rsidRPr="00463C90" w:rsidRDefault="00B9639B" w:rsidP="0049775B">
      <w:pPr>
        <w:pStyle w:val="Heading3"/>
        <w:numPr>
          <w:ilvl w:val="0"/>
          <w:numId w:val="0"/>
        </w:numPr>
        <w:ind w:left="720" w:hanging="720"/>
        <w:rPr>
          <w:rFonts w:ascii="Calibri" w:hAnsi="Calibri" w:cs="Calibri"/>
        </w:rPr>
      </w:pPr>
      <w:r>
        <w:rPr>
          <w:rFonts w:ascii="Calibri" w:hAnsi="Calibri" w:cs="Calibri"/>
        </w:rPr>
        <w:tab/>
      </w:r>
      <w:r w:rsidR="00557473">
        <w:rPr>
          <w:rFonts w:ascii="Calibri" w:hAnsi="Calibri" w:cs="Calibri"/>
        </w:rPr>
        <w:t xml:space="preserve">Core Platform </w:t>
      </w:r>
      <w:r w:rsidR="0049775B" w:rsidRPr="00463C90">
        <w:rPr>
          <w:rFonts w:ascii="Calibri" w:hAnsi="Calibri" w:cs="Calibri"/>
        </w:rPr>
        <w:t>Service Approach</w:t>
      </w:r>
    </w:p>
    <w:p w:rsidR="0049775B" w:rsidRPr="00463C90" w:rsidRDefault="0049775B" w:rsidP="0049775B">
      <w:pPr>
        <w:pStyle w:val="BodyText"/>
        <w:ind w:left="720" w:firstLine="720"/>
        <w:rPr>
          <w:rFonts w:ascii="Calibri" w:hAnsi="Calibri" w:cs="Calibri"/>
          <w:i/>
          <w:lang w:eastAsia="de-DE"/>
        </w:rPr>
      </w:pPr>
      <w:r w:rsidRPr="00463C90">
        <w:rPr>
          <w:rFonts w:ascii="Calibri" w:hAnsi="Calibri" w:cs="Calibri"/>
          <w:i/>
          <w:lang w:eastAsia="de-DE"/>
        </w:rPr>
        <w:t>Hardware Installation</w:t>
      </w:r>
    </w:p>
    <w:p w:rsidR="0049775B" w:rsidRPr="00463C90" w:rsidRDefault="0049775B" w:rsidP="0049775B">
      <w:pPr>
        <w:pStyle w:val="BodyText"/>
        <w:numPr>
          <w:ilvl w:val="0"/>
          <w:numId w:val="14"/>
        </w:numPr>
        <w:ind w:left="1800"/>
        <w:rPr>
          <w:rFonts w:ascii="Calibri" w:hAnsi="Calibri" w:cs="Calibri"/>
          <w:lang w:eastAsia="de-DE"/>
        </w:rPr>
      </w:pPr>
      <w:r w:rsidRPr="00463C90">
        <w:rPr>
          <w:rFonts w:ascii="Calibri" w:hAnsi="Calibri" w:cs="Calibri"/>
          <w:lang w:eastAsia="de-DE"/>
        </w:rPr>
        <w:t>Enterprise Imaging Pre-Install and Site Readiness</w:t>
      </w:r>
    </w:p>
    <w:p w:rsidR="0049775B" w:rsidRPr="00463C90" w:rsidRDefault="0049775B" w:rsidP="0049775B">
      <w:pPr>
        <w:pStyle w:val="BodyText"/>
        <w:numPr>
          <w:ilvl w:val="0"/>
          <w:numId w:val="14"/>
        </w:numPr>
        <w:ind w:left="1800"/>
        <w:rPr>
          <w:rFonts w:ascii="Calibri" w:hAnsi="Calibri" w:cs="Calibri"/>
          <w:lang w:eastAsia="de-DE"/>
        </w:rPr>
      </w:pPr>
      <w:r w:rsidRPr="00463C90">
        <w:rPr>
          <w:rFonts w:ascii="Calibri" w:hAnsi="Calibri" w:cs="Calibri"/>
          <w:lang w:eastAsia="de-DE"/>
        </w:rPr>
        <w:t>Enterprise Imaging Remote Connectivity Configuration</w:t>
      </w:r>
    </w:p>
    <w:p w:rsidR="0049775B" w:rsidRPr="00463C90" w:rsidRDefault="0049775B" w:rsidP="0049775B">
      <w:pPr>
        <w:pStyle w:val="BodyText"/>
        <w:numPr>
          <w:ilvl w:val="0"/>
          <w:numId w:val="14"/>
        </w:numPr>
        <w:ind w:left="1800"/>
        <w:rPr>
          <w:rFonts w:ascii="Calibri" w:hAnsi="Calibri" w:cs="Calibri"/>
          <w:lang w:eastAsia="de-DE"/>
        </w:rPr>
      </w:pPr>
      <w:r w:rsidRPr="00463C90">
        <w:rPr>
          <w:rFonts w:ascii="Calibri" w:hAnsi="Calibri" w:cs="Calibri"/>
          <w:lang w:eastAsia="de-DE"/>
        </w:rPr>
        <w:t>Enterprise Imaging Hardware Readiness (SATP-1)</w:t>
      </w:r>
    </w:p>
    <w:p w:rsidR="0049775B" w:rsidRPr="00463C90" w:rsidRDefault="0049775B" w:rsidP="0049775B">
      <w:pPr>
        <w:pStyle w:val="BodyText"/>
        <w:numPr>
          <w:ilvl w:val="0"/>
          <w:numId w:val="14"/>
        </w:numPr>
        <w:ind w:left="1800"/>
        <w:rPr>
          <w:rFonts w:ascii="Calibri" w:hAnsi="Calibri" w:cs="Calibri"/>
          <w:lang w:eastAsia="de-DE"/>
        </w:rPr>
      </w:pPr>
      <w:r w:rsidRPr="00463C90">
        <w:rPr>
          <w:rFonts w:ascii="Calibri" w:hAnsi="Calibri" w:cs="Calibri"/>
          <w:lang w:eastAsia="de-DE"/>
        </w:rPr>
        <w:t>Enterprise Imaging Network Configuration</w:t>
      </w:r>
    </w:p>
    <w:p w:rsidR="0049775B" w:rsidRPr="00463C90" w:rsidRDefault="0049775B" w:rsidP="0049775B">
      <w:pPr>
        <w:pStyle w:val="BodyText"/>
        <w:numPr>
          <w:ilvl w:val="0"/>
          <w:numId w:val="14"/>
        </w:numPr>
        <w:ind w:left="1800"/>
        <w:rPr>
          <w:rFonts w:ascii="Calibri" w:hAnsi="Calibri" w:cs="Calibri"/>
          <w:lang w:eastAsia="de-DE"/>
        </w:rPr>
      </w:pPr>
      <w:r w:rsidRPr="00463C90">
        <w:rPr>
          <w:rFonts w:ascii="Calibri" w:hAnsi="Calibri" w:cs="Calibri"/>
          <w:lang w:eastAsia="de-DE"/>
        </w:rPr>
        <w:t>Enterprise Imaging Core Software Installation</w:t>
      </w:r>
    </w:p>
    <w:p w:rsidR="0049775B" w:rsidRPr="00463C90" w:rsidRDefault="0049775B" w:rsidP="0049775B">
      <w:pPr>
        <w:pStyle w:val="BodyText"/>
        <w:numPr>
          <w:ilvl w:val="0"/>
          <w:numId w:val="13"/>
        </w:numPr>
        <w:ind w:left="1800"/>
        <w:rPr>
          <w:rFonts w:ascii="Calibri" w:hAnsi="Calibri" w:cs="Calibri"/>
          <w:lang w:eastAsia="de-DE"/>
        </w:rPr>
      </w:pPr>
      <w:r w:rsidRPr="00463C90">
        <w:rPr>
          <w:rFonts w:ascii="Calibri" w:hAnsi="Calibri" w:cs="Calibri"/>
          <w:lang w:eastAsia="de-DE"/>
        </w:rPr>
        <w:t>Enterprise Imaging Acceptance</w:t>
      </w:r>
    </w:p>
    <w:p w:rsidR="0049775B" w:rsidRPr="00463C90" w:rsidRDefault="0049775B" w:rsidP="0049775B">
      <w:pPr>
        <w:pStyle w:val="BodyText"/>
        <w:ind w:left="720" w:firstLine="720"/>
        <w:rPr>
          <w:rFonts w:ascii="Calibri" w:hAnsi="Calibri" w:cs="Calibri"/>
          <w:i/>
          <w:lang w:eastAsia="de-DE"/>
        </w:rPr>
      </w:pPr>
      <w:r w:rsidRPr="00463C90">
        <w:rPr>
          <w:rFonts w:ascii="Calibri" w:hAnsi="Calibri" w:cs="Calibri"/>
          <w:i/>
          <w:lang w:eastAsia="de-DE"/>
        </w:rPr>
        <w:lastRenderedPageBreak/>
        <w:t>Core System Configuration</w:t>
      </w:r>
    </w:p>
    <w:p w:rsidR="0049775B" w:rsidRPr="00463C90" w:rsidRDefault="0049775B" w:rsidP="0049775B">
      <w:pPr>
        <w:pStyle w:val="BodyText"/>
        <w:numPr>
          <w:ilvl w:val="0"/>
          <w:numId w:val="14"/>
        </w:numPr>
        <w:ind w:left="1800"/>
        <w:rPr>
          <w:rFonts w:ascii="Calibri" w:hAnsi="Calibri" w:cs="Calibri"/>
          <w:lang w:eastAsia="de-DE"/>
        </w:rPr>
      </w:pPr>
      <w:r w:rsidRPr="00463C90">
        <w:rPr>
          <w:rFonts w:ascii="Calibri" w:hAnsi="Calibri" w:cs="Calibri"/>
          <w:lang w:eastAsia="de-DE"/>
        </w:rPr>
        <w:t>Enterprise Imaging Business Analysis &amp; Strategy Presentation</w:t>
      </w:r>
    </w:p>
    <w:p w:rsidR="0049775B" w:rsidRPr="00463C90" w:rsidRDefault="0049775B" w:rsidP="0049775B">
      <w:pPr>
        <w:pStyle w:val="BodyText"/>
        <w:numPr>
          <w:ilvl w:val="0"/>
          <w:numId w:val="14"/>
        </w:numPr>
        <w:ind w:left="1800"/>
        <w:rPr>
          <w:rFonts w:ascii="Calibri" w:hAnsi="Calibri" w:cs="Calibri"/>
          <w:lang w:eastAsia="de-DE"/>
        </w:rPr>
      </w:pPr>
      <w:r w:rsidRPr="00463C90">
        <w:rPr>
          <w:rFonts w:ascii="Calibri" w:hAnsi="Calibri" w:cs="Calibri"/>
          <w:lang w:eastAsia="de-DE"/>
        </w:rPr>
        <w:t xml:space="preserve">Enterprise Imaging System Build (Master Files) </w:t>
      </w:r>
    </w:p>
    <w:p w:rsidR="0049775B" w:rsidRPr="00463C90" w:rsidRDefault="0049775B" w:rsidP="0049775B">
      <w:pPr>
        <w:pStyle w:val="BodyText"/>
        <w:numPr>
          <w:ilvl w:val="0"/>
          <w:numId w:val="14"/>
        </w:numPr>
        <w:ind w:left="1800"/>
        <w:rPr>
          <w:rFonts w:ascii="Calibri" w:hAnsi="Calibri" w:cs="Calibri"/>
          <w:lang w:eastAsia="de-DE"/>
        </w:rPr>
      </w:pPr>
      <w:r w:rsidRPr="00463C90">
        <w:rPr>
          <w:rFonts w:ascii="Calibri" w:hAnsi="Calibri" w:cs="Calibri"/>
          <w:lang w:eastAsia="de-DE"/>
        </w:rPr>
        <w:t>Enterprise Imaging Connectivity Configuration</w:t>
      </w:r>
    </w:p>
    <w:p w:rsidR="0049775B" w:rsidRPr="00463C90" w:rsidRDefault="0049775B" w:rsidP="0049775B">
      <w:pPr>
        <w:pStyle w:val="BodyText"/>
        <w:numPr>
          <w:ilvl w:val="0"/>
          <w:numId w:val="14"/>
        </w:numPr>
        <w:ind w:left="1800"/>
        <w:rPr>
          <w:rFonts w:ascii="Calibri" w:hAnsi="Calibri" w:cs="Calibri"/>
          <w:lang w:eastAsia="de-DE"/>
        </w:rPr>
      </w:pPr>
      <w:r w:rsidRPr="00463C90">
        <w:rPr>
          <w:rFonts w:ascii="Calibri" w:hAnsi="Calibri" w:cs="Calibri"/>
          <w:lang w:eastAsia="de-DE"/>
        </w:rPr>
        <w:t>Enterprise Imaging Capture Configuration (SATP-2)</w:t>
      </w:r>
    </w:p>
    <w:p w:rsidR="0049775B" w:rsidRPr="00463C90" w:rsidRDefault="0049775B" w:rsidP="0049775B">
      <w:pPr>
        <w:pStyle w:val="BodyText"/>
        <w:ind w:left="1440"/>
        <w:rPr>
          <w:rFonts w:ascii="Calibri" w:hAnsi="Calibri" w:cs="Calibri"/>
          <w:i/>
          <w:lang w:eastAsia="de-DE"/>
        </w:rPr>
      </w:pPr>
      <w:r w:rsidRPr="00463C90">
        <w:rPr>
          <w:rFonts w:ascii="Calibri" w:hAnsi="Calibri" w:cs="Calibri"/>
          <w:i/>
          <w:lang w:eastAsia="de-DE"/>
        </w:rPr>
        <w:t>Training</w:t>
      </w:r>
    </w:p>
    <w:p w:rsidR="0049775B" w:rsidRPr="00463C90" w:rsidRDefault="0049775B" w:rsidP="0049775B">
      <w:pPr>
        <w:pStyle w:val="BodyText"/>
        <w:numPr>
          <w:ilvl w:val="0"/>
          <w:numId w:val="14"/>
        </w:numPr>
        <w:ind w:left="1800"/>
        <w:rPr>
          <w:rFonts w:ascii="Calibri" w:hAnsi="Calibri" w:cs="Calibri"/>
          <w:lang w:eastAsia="de-DE"/>
        </w:rPr>
      </w:pPr>
      <w:r w:rsidRPr="00463C90">
        <w:rPr>
          <w:rFonts w:ascii="Calibri" w:hAnsi="Calibri" w:cs="Calibri"/>
          <w:lang w:eastAsia="de-DE"/>
        </w:rPr>
        <w:t>Enterprise Imaging Administrator Training</w:t>
      </w:r>
    </w:p>
    <w:p w:rsidR="0049775B" w:rsidRPr="00463C90" w:rsidRDefault="0049775B" w:rsidP="0049775B">
      <w:pPr>
        <w:pStyle w:val="BodyText"/>
        <w:numPr>
          <w:ilvl w:val="0"/>
          <w:numId w:val="14"/>
        </w:numPr>
        <w:ind w:left="1800"/>
        <w:rPr>
          <w:rFonts w:ascii="Calibri" w:hAnsi="Calibri" w:cs="Calibri"/>
          <w:lang w:eastAsia="de-DE"/>
        </w:rPr>
      </w:pPr>
      <w:r w:rsidRPr="00463C90">
        <w:rPr>
          <w:rFonts w:ascii="Calibri" w:hAnsi="Calibri" w:cs="Calibri"/>
          <w:lang w:eastAsia="de-DE"/>
        </w:rPr>
        <w:t>Enterprise Imaging End User Training (use case specific)</w:t>
      </w:r>
    </w:p>
    <w:p w:rsidR="0049775B" w:rsidRPr="00463C90" w:rsidRDefault="0049775B" w:rsidP="0049775B">
      <w:pPr>
        <w:pStyle w:val="BodyText"/>
        <w:ind w:left="1440"/>
        <w:rPr>
          <w:rFonts w:ascii="Calibri" w:hAnsi="Calibri" w:cs="Calibri"/>
          <w:i/>
          <w:lang w:eastAsia="de-DE"/>
        </w:rPr>
      </w:pPr>
      <w:r w:rsidRPr="00463C90">
        <w:rPr>
          <w:rFonts w:ascii="Calibri" w:hAnsi="Calibri" w:cs="Calibri"/>
          <w:i/>
          <w:lang w:eastAsia="de-DE"/>
        </w:rPr>
        <w:t>Service Acceptance</w:t>
      </w:r>
    </w:p>
    <w:p w:rsidR="0049775B" w:rsidRPr="00463C90" w:rsidRDefault="0049775B" w:rsidP="0049775B">
      <w:pPr>
        <w:pStyle w:val="BodyText"/>
        <w:numPr>
          <w:ilvl w:val="0"/>
          <w:numId w:val="14"/>
        </w:numPr>
        <w:ind w:left="1800"/>
        <w:rPr>
          <w:rFonts w:ascii="Calibri" w:hAnsi="Calibri" w:cs="Calibri"/>
          <w:lang w:eastAsia="de-DE"/>
        </w:rPr>
      </w:pPr>
      <w:r w:rsidRPr="00463C90">
        <w:rPr>
          <w:rFonts w:ascii="Calibri" w:hAnsi="Calibri" w:cs="Calibri"/>
          <w:lang w:eastAsia="de-DE"/>
        </w:rPr>
        <w:t>Enterprise Imaging Testing</w:t>
      </w:r>
    </w:p>
    <w:p w:rsidR="0049775B" w:rsidRPr="00463C90" w:rsidRDefault="0049775B" w:rsidP="0049775B">
      <w:pPr>
        <w:pStyle w:val="BodyText"/>
        <w:numPr>
          <w:ilvl w:val="0"/>
          <w:numId w:val="14"/>
        </w:numPr>
        <w:ind w:left="1800"/>
        <w:rPr>
          <w:rFonts w:ascii="Calibri" w:hAnsi="Calibri" w:cs="Calibri"/>
          <w:lang w:eastAsia="de-DE"/>
        </w:rPr>
      </w:pPr>
      <w:r w:rsidRPr="00463C90">
        <w:rPr>
          <w:rFonts w:ascii="Calibri" w:hAnsi="Calibri" w:cs="Calibri"/>
          <w:lang w:eastAsia="de-DE"/>
        </w:rPr>
        <w:t>Enterprise Imaging Acceptance (CATP)</w:t>
      </w:r>
    </w:p>
    <w:p w:rsidR="0049775B" w:rsidRPr="00463C90" w:rsidRDefault="0049775B" w:rsidP="0049775B">
      <w:pPr>
        <w:pStyle w:val="BodyText"/>
        <w:numPr>
          <w:ilvl w:val="0"/>
          <w:numId w:val="13"/>
        </w:numPr>
        <w:ind w:left="1800"/>
        <w:rPr>
          <w:rFonts w:ascii="Calibri" w:hAnsi="Calibri" w:cs="Calibri"/>
          <w:lang w:eastAsia="de-DE"/>
        </w:rPr>
      </w:pPr>
      <w:r w:rsidRPr="00463C90">
        <w:rPr>
          <w:rFonts w:ascii="Calibri" w:hAnsi="Calibri" w:cs="Calibri"/>
          <w:lang w:eastAsia="de-DE"/>
        </w:rPr>
        <w:t>Enterprise Imaging Transition to Agfa Service</w:t>
      </w:r>
    </w:p>
    <w:p w:rsidR="0049775B" w:rsidRPr="00463C90" w:rsidRDefault="0049775B" w:rsidP="0049775B">
      <w:pPr>
        <w:pStyle w:val="BodyText"/>
        <w:ind w:left="1296"/>
        <w:rPr>
          <w:rFonts w:ascii="Calibri" w:hAnsi="Calibri" w:cs="Calibri"/>
          <w:u w:val="single"/>
          <w:lang w:eastAsia="de-DE"/>
        </w:rPr>
      </w:pPr>
      <w:r w:rsidRPr="00463C90">
        <w:rPr>
          <w:rFonts w:ascii="Calibri" w:hAnsi="Calibri" w:cs="Calibri"/>
          <w:u w:val="single"/>
          <w:lang w:eastAsia="de-DE"/>
        </w:rPr>
        <w:t>Enterprise Imaging Business Analysis</w:t>
      </w:r>
    </w:p>
    <w:p w:rsidR="0049775B" w:rsidRPr="00463C90" w:rsidRDefault="0049775B" w:rsidP="0049775B">
      <w:pPr>
        <w:pStyle w:val="BodyTextIndent"/>
        <w:ind w:left="1296"/>
        <w:rPr>
          <w:rFonts w:ascii="Calibri" w:hAnsi="Calibri" w:cs="Calibri"/>
        </w:rPr>
      </w:pPr>
      <w:r w:rsidRPr="00463C90">
        <w:rPr>
          <w:rFonts w:ascii="Calibri" w:hAnsi="Calibri" w:cs="Calibri"/>
        </w:rPr>
        <w:t>Agfa will review the Business Analysis and attempt to adapt the application to meet the needs of the site within the Scope of the project. The workflow that is detailed, discussed, and agreed upon in the Business Analysis project milestone will be the main focus of the configuration and system build.  Agfa will make minor modifications to the setup / configuration up until the go/no-go project milestone to meet the needs of the site, or help provide a work-around if the workflow is limited by other factors.</w:t>
      </w:r>
    </w:p>
    <w:p w:rsidR="0049775B" w:rsidRPr="00463C90" w:rsidRDefault="0049775B" w:rsidP="0049775B">
      <w:pPr>
        <w:pStyle w:val="BodyText"/>
        <w:ind w:left="1296"/>
        <w:rPr>
          <w:rFonts w:ascii="Calibri" w:hAnsi="Calibri" w:cs="Calibri"/>
          <w:u w:val="single"/>
          <w:lang w:eastAsia="de-DE"/>
        </w:rPr>
      </w:pPr>
      <w:r w:rsidRPr="00463C90">
        <w:rPr>
          <w:rFonts w:ascii="Calibri" w:hAnsi="Calibri" w:cs="Calibri"/>
          <w:u w:val="single"/>
          <w:lang w:eastAsia="de-DE"/>
        </w:rPr>
        <w:t>Enterprise Imaging Administrator Training</w:t>
      </w:r>
    </w:p>
    <w:p w:rsidR="0049775B" w:rsidRDefault="0049775B" w:rsidP="0049775B">
      <w:pPr>
        <w:pStyle w:val="BodyText"/>
        <w:ind w:left="1296"/>
        <w:rPr>
          <w:rFonts w:ascii="Calibri" w:hAnsi="Calibri" w:cs="Calibri"/>
        </w:rPr>
      </w:pPr>
      <w:r w:rsidRPr="00463C90">
        <w:rPr>
          <w:rFonts w:ascii="Calibri" w:hAnsi="Calibri" w:cs="Calibri"/>
        </w:rPr>
        <w:t xml:space="preserve">For a “train-the-trainer” training, Agfa will teach a limited number of trainers (Key Users or Super Users) in the subject matter of the application. Agfa will also guide these trainers how to teach the end users of the application. The Key users or Super users are then responsible for teaching the training to all other users of the system. Agfa will not provide further assistance (e.g. training material …) for the training sessions given by the Super Users to the trainees.  Agfa will not train Customer in methodology to perform training. For all training sessions, Agfa will provide training on the application and basic setup only.  </w:t>
      </w:r>
    </w:p>
    <w:p w:rsidR="0049775B" w:rsidRPr="00463C90" w:rsidRDefault="0049775B" w:rsidP="0049775B">
      <w:pPr>
        <w:pStyle w:val="Heading3"/>
        <w:widowControl w:val="0"/>
        <w:numPr>
          <w:ilvl w:val="0"/>
          <w:numId w:val="0"/>
        </w:numPr>
        <w:tabs>
          <w:tab w:val="clear" w:pos="0"/>
        </w:tabs>
        <w:spacing w:after="60" w:line="276" w:lineRule="auto"/>
        <w:ind w:left="576"/>
        <w:rPr>
          <w:rFonts w:ascii="Calibri" w:hAnsi="Calibri" w:cs="Calibri"/>
          <w:sz w:val="25"/>
          <w:szCs w:val="25"/>
        </w:rPr>
      </w:pPr>
      <w:r w:rsidRPr="00463C90">
        <w:rPr>
          <w:rFonts w:ascii="Calibri" w:hAnsi="Calibri" w:cs="Calibri"/>
          <w:sz w:val="25"/>
          <w:szCs w:val="25"/>
        </w:rPr>
        <w:t>Admission, Discharge, and Transfers (XADT)</w:t>
      </w:r>
    </w:p>
    <w:p w:rsidR="0049775B" w:rsidRPr="00463C90" w:rsidRDefault="0049775B" w:rsidP="0049775B">
      <w:pPr>
        <w:rPr>
          <w:rFonts w:ascii="Calibri" w:hAnsi="Calibri" w:cs="Calibri"/>
        </w:rPr>
      </w:pPr>
      <w:r w:rsidRPr="00463C90">
        <w:rPr>
          <w:rFonts w:ascii="Calibri" w:hAnsi="Calibri" w:cs="Calibri"/>
        </w:rPr>
        <w:t>Th</w:t>
      </w:r>
      <w:r w:rsidR="00141746">
        <w:rPr>
          <w:rFonts w:ascii="Calibri" w:hAnsi="Calibri" w:cs="Calibri"/>
        </w:rPr>
        <w:t xml:space="preserve">e patient is registered in the </w:t>
      </w:r>
      <w:r w:rsidRPr="00463C90">
        <w:rPr>
          <w:rFonts w:ascii="Calibri" w:hAnsi="Calibri" w:cs="Calibri"/>
        </w:rPr>
        <w:t xml:space="preserve">EMR or HIS and the ADT is sent to Enterprise Imaging.  The ADT will be forwarded on to the proper actors within the Enterprise Imaging solution.  The patient arrives, and any updates are sent from the </w:t>
      </w:r>
      <w:proofErr w:type="spellStart"/>
      <w:r w:rsidR="00B51181">
        <w:rPr>
          <w:rFonts w:ascii="Calibri" w:hAnsi="Calibri" w:cs="Calibri"/>
        </w:rPr>
        <w:t>Meditech</w:t>
      </w:r>
      <w:proofErr w:type="spellEnd"/>
      <w:r w:rsidR="00B51181">
        <w:rPr>
          <w:rFonts w:ascii="Calibri" w:hAnsi="Calibri" w:cs="Calibri"/>
        </w:rPr>
        <w:t xml:space="preserve"> EMR</w:t>
      </w:r>
      <w:r w:rsidRPr="00463C90">
        <w:rPr>
          <w:rFonts w:ascii="Calibri" w:hAnsi="Calibri" w:cs="Calibri"/>
        </w:rPr>
        <w:t xml:space="preserve"> to Enterprise Imaging.  Patient demographic updates will be propagated to the Enterprise Imaging actors.  If the patient is registered in Enterprise Imaging, and the images are acquired via Enterprise Imaging Capture, forwarded to Enterprise Imaging VNA, and the EPR message is sent to the EMR, then a manual merge may be required.</w:t>
      </w:r>
    </w:p>
    <w:p w:rsidR="0049775B" w:rsidRPr="00463C90" w:rsidRDefault="0049775B" w:rsidP="0049775B">
      <w:pPr>
        <w:pStyle w:val="BodyTextIndent"/>
        <w:ind w:left="600"/>
        <w:rPr>
          <w:rFonts w:ascii="Calibri" w:hAnsi="Calibri" w:cs="Calibri"/>
          <w:lang w:val="en-US"/>
        </w:rPr>
      </w:pPr>
      <w:r w:rsidRPr="00463C90">
        <w:rPr>
          <w:rFonts w:ascii="Calibri" w:hAnsi="Calibri" w:cs="Calibri"/>
          <w:lang w:val="en-US"/>
        </w:rPr>
        <w:t>Agfa Enterprise Imaging Services involved: PM, Global TS, Applications</w:t>
      </w:r>
    </w:p>
    <w:p w:rsidR="0049775B" w:rsidRPr="00463C90" w:rsidRDefault="0049775B" w:rsidP="00F654F8">
      <w:pPr>
        <w:pStyle w:val="Default"/>
        <w:numPr>
          <w:ilvl w:val="0"/>
          <w:numId w:val="25"/>
        </w:numPr>
        <w:rPr>
          <w:sz w:val="20"/>
          <w:szCs w:val="20"/>
        </w:rPr>
      </w:pPr>
      <w:r w:rsidRPr="00463C90">
        <w:rPr>
          <w:sz w:val="20"/>
          <w:szCs w:val="20"/>
        </w:rPr>
        <w:t xml:space="preserve">EMR will send Enterprise Imaging an unsolicited ADT feed </w:t>
      </w:r>
    </w:p>
    <w:p w:rsidR="0049775B" w:rsidRPr="00463C90" w:rsidRDefault="0049775B" w:rsidP="00F654F8">
      <w:pPr>
        <w:pStyle w:val="Default"/>
        <w:numPr>
          <w:ilvl w:val="0"/>
          <w:numId w:val="25"/>
        </w:numPr>
        <w:rPr>
          <w:sz w:val="20"/>
          <w:szCs w:val="20"/>
        </w:rPr>
      </w:pPr>
      <w:r w:rsidRPr="00463C90">
        <w:rPr>
          <w:sz w:val="20"/>
          <w:szCs w:val="20"/>
        </w:rPr>
        <w:t>The EMPI MRN will be utilized for all patients.</w:t>
      </w:r>
    </w:p>
    <w:p w:rsidR="0049775B" w:rsidRPr="00463C90" w:rsidRDefault="0049775B" w:rsidP="0049775B">
      <w:pPr>
        <w:pStyle w:val="Heading3"/>
        <w:widowControl w:val="0"/>
        <w:numPr>
          <w:ilvl w:val="0"/>
          <w:numId w:val="0"/>
        </w:numPr>
        <w:tabs>
          <w:tab w:val="clear" w:pos="0"/>
        </w:tabs>
        <w:spacing w:after="60" w:line="276" w:lineRule="auto"/>
        <w:ind w:left="576"/>
        <w:rPr>
          <w:rFonts w:ascii="Calibri" w:hAnsi="Calibri" w:cs="Calibri"/>
          <w:sz w:val="25"/>
          <w:szCs w:val="25"/>
        </w:rPr>
      </w:pPr>
      <w:r w:rsidRPr="00463C90">
        <w:rPr>
          <w:rFonts w:ascii="Calibri" w:hAnsi="Calibri" w:cs="Calibri"/>
          <w:sz w:val="25"/>
          <w:szCs w:val="25"/>
        </w:rPr>
        <w:t>External Orders (XORD)</w:t>
      </w:r>
    </w:p>
    <w:p w:rsidR="0049775B" w:rsidRPr="00463C90" w:rsidRDefault="0049775B" w:rsidP="0049775B">
      <w:pPr>
        <w:rPr>
          <w:rFonts w:ascii="Calibri" w:hAnsi="Calibri" w:cs="Calibri"/>
        </w:rPr>
      </w:pPr>
      <w:r w:rsidRPr="00463C90">
        <w:rPr>
          <w:rFonts w:ascii="Calibri" w:hAnsi="Calibri" w:cs="Calibri"/>
        </w:rPr>
        <w:t xml:space="preserve">The patient is registered in the EMR or HIS and the ADT is sent to Enterprise Imaging.  The clinician or ordering physician will place an order for the </w:t>
      </w:r>
      <w:r w:rsidR="00141746">
        <w:rPr>
          <w:rFonts w:ascii="Calibri" w:hAnsi="Calibri" w:cs="Calibri"/>
        </w:rPr>
        <w:t xml:space="preserve">service line </w:t>
      </w:r>
      <w:r w:rsidRPr="00463C90">
        <w:rPr>
          <w:rFonts w:ascii="Calibri" w:hAnsi="Calibri" w:cs="Calibri"/>
        </w:rPr>
        <w:t xml:space="preserve">in the EMR.  This ORM will be sent to Enterprise Imaging, </w:t>
      </w:r>
      <w:r w:rsidRPr="00463C90">
        <w:rPr>
          <w:rFonts w:ascii="Calibri" w:hAnsi="Calibri" w:cs="Calibri"/>
        </w:rPr>
        <w:lastRenderedPageBreak/>
        <w:t>forwarded to the Enterprise Imaging actors, processed, and filled.  An alternate workflow could be that an SIU (scheduling SCH) message is sent from the enterprise scheduling system to Enterprise Imaging where it is converted to an ORM, processed, and filled.  A last alternate workflow may be that an order is created and filled by an Image Management System (IMS) and is forwarded to Enterprise Imaging to be utilized for image verification.</w:t>
      </w:r>
    </w:p>
    <w:p w:rsidR="0049775B" w:rsidRPr="00463C90" w:rsidRDefault="0049775B" w:rsidP="0049775B">
      <w:pPr>
        <w:pStyle w:val="BodyTextIndent"/>
        <w:ind w:left="600"/>
        <w:rPr>
          <w:rFonts w:ascii="Calibri" w:hAnsi="Calibri" w:cs="Calibri"/>
          <w:lang w:val="en-US"/>
        </w:rPr>
      </w:pPr>
      <w:r w:rsidRPr="00463C90">
        <w:rPr>
          <w:rFonts w:ascii="Calibri" w:hAnsi="Calibri" w:cs="Calibri"/>
          <w:lang w:val="en-US"/>
        </w:rPr>
        <w:t>Agfa Enterprise Imaging Services involved: PM, Global TS, Applications</w:t>
      </w:r>
    </w:p>
    <w:p w:rsidR="0049775B" w:rsidRPr="00463C90" w:rsidRDefault="0049775B" w:rsidP="00F654F8">
      <w:pPr>
        <w:pStyle w:val="Default"/>
        <w:numPr>
          <w:ilvl w:val="0"/>
          <w:numId w:val="25"/>
        </w:numPr>
        <w:rPr>
          <w:sz w:val="20"/>
          <w:szCs w:val="20"/>
        </w:rPr>
      </w:pPr>
      <w:r w:rsidRPr="00463C90">
        <w:rPr>
          <w:sz w:val="20"/>
          <w:szCs w:val="20"/>
        </w:rPr>
        <w:t xml:space="preserve">EMR will send Enterprise Imaging an unsolicited ADT feed </w:t>
      </w:r>
    </w:p>
    <w:p w:rsidR="0049775B" w:rsidRPr="00463C90" w:rsidRDefault="0049775B" w:rsidP="00F654F8">
      <w:pPr>
        <w:pStyle w:val="Default"/>
        <w:numPr>
          <w:ilvl w:val="0"/>
          <w:numId w:val="25"/>
        </w:numPr>
        <w:rPr>
          <w:sz w:val="20"/>
          <w:szCs w:val="20"/>
        </w:rPr>
      </w:pPr>
      <w:r w:rsidRPr="00463C90">
        <w:rPr>
          <w:sz w:val="20"/>
          <w:szCs w:val="20"/>
        </w:rPr>
        <w:t>The EMR will send an ORM to Enterprise Imaging to be filled.</w:t>
      </w:r>
    </w:p>
    <w:p w:rsidR="00141746" w:rsidRDefault="00141746" w:rsidP="00E5623C">
      <w:pPr>
        <w:rPr>
          <w:rFonts w:ascii="Calibri" w:hAnsi="Calibri" w:cs="Calibri"/>
          <w:b/>
          <w:sz w:val="24"/>
          <w:szCs w:val="24"/>
        </w:rPr>
      </w:pPr>
    </w:p>
    <w:p w:rsidR="00E5623C" w:rsidRPr="00212B08" w:rsidRDefault="00E5623C" w:rsidP="00E5623C">
      <w:pPr>
        <w:ind w:left="720"/>
        <w:rPr>
          <w:rFonts w:ascii="Calibri" w:hAnsi="Calibri" w:cs="Calibri"/>
          <w:b/>
          <w:sz w:val="24"/>
          <w:szCs w:val="24"/>
          <w:lang w:val="fr-FR"/>
        </w:rPr>
      </w:pPr>
      <w:r w:rsidRPr="00212B08">
        <w:rPr>
          <w:rFonts w:ascii="Calibri" w:hAnsi="Calibri" w:cs="Calibri"/>
          <w:b/>
          <w:sz w:val="24"/>
          <w:szCs w:val="24"/>
          <w:lang w:val="fr-FR"/>
        </w:rPr>
        <w:t>External Modality Image Acquisition (XMOD)</w:t>
      </w:r>
    </w:p>
    <w:p w:rsidR="00E5623C" w:rsidRPr="00463C90" w:rsidRDefault="00E5623C" w:rsidP="00E5623C">
      <w:pPr>
        <w:rPr>
          <w:rFonts w:ascii="Calibri" w:hAnsi="Calibri" w:cs="Calibri"/>
        </w:rPr>
      </w:pPr>
      <w:r w:rsidRPr="00463C90">
        <w:rPr>
          <w:rFonts w:ascii="Calibri" w:hAnsi="Calibri" w:cs="Calibri"/>
        </w:rPr>
        <w:t xml:space="preserve">The modality will start the acquisition protocol.  The modality will query the Enterprise Imaging DMWL (or XPACS worklist), for the XORD or IORD that was placed for the procedure.  The modality acquires the images and sends the images to Enterprise Imaging.  The images are then auto-verified against the order and sent to Enterprise Imaging VNA for archive.  The images can also be held in Enterprise </w:t>
      </w:r>
      <w:proofErr w:type="gramStart"/>
      <w:r w:rsidRPr="00463C90">
        <w:rPr>
          <w:rFonts w:ascii="Calibri" w:hAnsi="Calibri" w:cs="Calibri"/>
        </w:rPr>
        <w:t>Imaging</w:t>
      </w:r>
      <w:proofErr w:type="gramEnd"/>
      <w:r w:rsidRPr="00463C90">
        <w:rPr>
          <w:rFonts w:ascii="Calibri" w:hAnsi="Calibri" w:cs="Calibri"/>
        </w:rPr>
        <w:t xml:space="preserve"> where manual verification QC can be completed in Enterprise Imaging before the images are sent to Enterprise Imaging VNA for archive.</w:t>
      </w:r>
    </w:p>
    <w:p w:rsidR="00E5623C" w:rsidRPr="00463C90" w:rsidRDefault="00E5623C" w:rsidP="00E5623C">
      <w:pPr>
        <w:pStyle w:val="BodyTextIndent"/>
        <w:ind w:left="600"/>
        <w:rPr>
          <w:rFonts w:ascii="Calibri" w:hAnsi="Calibri" w:cs="Calibri"/>
          <w:lang w:val="en-US"/>
        </w:rPr>
      </w:pPr>
      <w:r w:rsidRPr="00463C90">
        <w:rPr>
          <w:rFonts w:ascii="Calibri" w:hAnsi="Calibri" w:cs="Calibri"/>
          <w:lang w:val="en-US"/>
        </w:rPr>
        <w:t>Agfa Enterprise Imaging Services involved: PM, Global TS, Applications</w:t>
      </w:r>
    </w:p>
    <w:p w:rsidR="00E5623C" w:rsidRPr="00463C90" w:rsidRDefault="00E5623C" w:rsidP="00F654F8">
      <w:pPr>
        <w:pStyle w:val="Default"/>
        <w:numPr>
          <w:ilvl w:val="0"/>
          <w:numId w:val="25"/>
        </w:numPr>
        <w:rPr>
          <w:sz w:val="20"/>
          <w:szCs w:val="20"/>
        </w:rPr>
      </w:pPr>
      <w:r w:rsidRPr="00463C90">
        <w:rPr>
          <w:sz w:val="20"/>
          <w:szCs w:val="20"/>
        </w:rPr>
        <w:t xml:space="preserve">Images are acquired at the modality utilizing DMWL from Enterprise Imaging (or XPACS), sent to Enterprise Imaging where either auto or manual verification takes place, and the images are sent to Enterprise Imaging VNA for archive.  </w:t>
      </w:r>
    </w:p>
    <w:p w:rsidR="00E5623C" w:rsidRDefault="00E5623C" w:rsidP="00E5623C">
      <w:pPr>
        <w:rPr>
          <w:rFonts w:ascii="Calibri" w:hAnsi="Calibri" w:cs="Calibri"/>
          <w:b/>
          <w:sz w:val="24"/>
          <w:szCs w:val="24"/>
        </w:rPr>
      </w:pPr>
    </w:p>
    <w:p w:rsidR="00141746" w:rsidRPr="00212B08" w:rsidRDefault="00141746" w:rsidP="00141746">
      <w:pPr>
        <w:ind w:left="720"/>
        <w:rPr>
          <w:rFonts w:ascii="Calibri" w:hAnsi="Calibri" w:cs="Calibri"/>
          <w:b/>
          <w:sz w:val="24"/>
          <w:szCs w:val="24"/>
        </w:rPr>
      </w:pPr>
      <w:r w:rsidRPr="00212B08">
        <w:rPr>
          <w:rFonts w:ascii="Calibri" w:hAnsi="Calibri" w:cs="Calibri"/>
          <w:b/>
          <w:sz w:val="24"/>
          <w:szCs w:val="24"/>
        </w:rPr>
        <w:t>Exception Workflow (FIXV - Fixup Workflow)</w:t>
      </w:r>
    </w:p>
    <w:p w:rsidR="00141746" w:rsidRPr="00463C90" w:rsidRDefault="00141746" w:rsidP="00141746">
      <w:pPr>
        <w:rPr>
          <w:rFonts w:ascii="Calibri" w:hAnsi="Calibri" w:cs="Calibri"/>
        </w:rPr>
      </w:pPr>
      <w:r w:rsidRPr="00463C90">
        <w:rPr>
          <w:rFonts w:ascii="Calibri" w:hAnsi="Calibri" w:cs="Calibri"/>
        </w:rPr>
        <w:t>Department sends study and it is received by Enterprise Imaging VNA.  An EPR message is sent to Connectivity Manager where it will search for the associated order (on MRN, accession, SIUID).  If there is no match, the study will be routed to Enterprise Imaging for manual verification.  The study can be fixed up within Enterprise Imaging.</w:t>
      </w:r>
    </w:p>
    <w:p w:rsidR="00141746" w:rsidRPr="00463C90" w:rsidRDefault="00141746" w:rsidP="00141746">
      <w:pPr>
        <w:pStyle w:val="BodyTextIndent"/>
        <w:ind w:left="600"/>
        <w:rPr>
          <w:rFonts w:ascii="Calibri" w:hAnsi="Calibri" w:cs="Calibri"/>
          <w:lang w:val="en-US"/>
        </w:rPr>
      </w:pPr>
      <w:r w:rsidRPr="00463C90">
        <w:rPr>
          <w:rFonts w:ascii="Calibri" w:hAnsi="Calibri" w:cs="Calibri"/>
          <w:lang w:val="en-US"/>
        </w:rPr>
        <w:t>Agfa Enterprise Imaging Services involved: PM, Global TS, Applications</w:t>
      </w:r>
    </w:p>
    <w:p w:rsidR="00141746" w:rsidRPr="00463C90" w:rsidRDefault="00141746" w:rsidP="00F654F8">
      <w:pPr>
        <w:pStyle w:val="Default"/>
        <w:numPr>
          <w:ilvl w:val="0"/>
          <w:numId w:val="25"/>
        </w:numPr>
        <w:rPr>
          <w:sz w:val="20"/>
          <w:szCs w:val="20"/>
        </w:rPr>
      </w:pPr>
      <w:r w:rsidRPr="00463C90">
        <w:rPr>
          <w:sz w:val="20"/>
          <w:szCs w:val="20"/>
        </w:rPr>
        <w:t>Images are sent to Enterprise Imaging, verification fails, and manual fixup process is required to archive images to Enterprise Imaging VNA.</w:t>
      </w:r>
    </w:p>
    <w:p w:rsidR="00141746" w:rsidRPr="00463C90" w:rsidRDefault="00141746" w:rsidP="00141746">
      <w:pPr>
        <w:pStyle w:val="Default"/>
        <w:ind w:left="1270"/>
        <w:rPr>
          <w:sz w:val="20"/>
          <w:szCs w:val="20"/>
        </w:rPr>
      </w:pPr>
    </w:p>
    <w:p w:rsidR="00141746" w:rsidRPr="00212B08" w:rsidRDefault="00141746" w:rsidP="00141746">
      <w:pPr>
        <w:ind w:firstLine="720"/>
        <w:rPr>
          <w:rFonts w:ascii="Calibri" w:hAnsi="Calibri" w:cs="Calibri"/>
          <w:b/>
          <w:sz w:val="24"/>
          <w:szCs w:val="24"/>
        </w:rPr>
      </w:pPr>
      <w:bookmarkStart w:id="238" w:name="_Toc392841066"/>
      <w:r w:rsidRPr="00212B08">
        <w:rPr>
          <w:rFonts w:ascii="Calibri" w:hAnsi="Calibri" w:cs="Calibri"/>
          <w:b/>
          <w:sz w:val="24"/>
          <w:szCs w:val="24"/>
        </w:rPr>
        <w:t>Image Quality Control (QCV - QC Workflow)</w:t>
      </w:r>
      <w:bookmarkEnd w:id="238"/>
    </w:p>
    <w:p w:rsidR="00141746" w:rsidRPr="00463C90" w:rsidRDefault="00141746" w:rsidP="00141746">
      <w:pPr>
        <w:rPr>
          <w:rFonts w:ascii="Calibri" w:hAnsi="Calibri" w:cs="Calibri"/>
        </w:rPr>
      </w:pPr>
      <w:r w:rsidRPr="00463C90">
        <w:rPr>
          <w:rFonts w:ascii="Calibri" w:hAnsi="Calibri" w:cs="Calibri"/>
        </w:rPr>
        <w:t xml:space="preserve">Department sends study and it is received by Enterprise Imaging and it fails verification.  This study will be sent to the Enterprise Imaging QC pipeline and can be modified with Enterprise Imaging.  A study split, merge, </w:t>
      </w:r>
      <w:proofErr w:type="spellStart"/>
      <w:r w:rsidRPr="00463C90">
        <w:rPr>
          <w:rFonts w:ascii="Calibri" w:hAnsi="Calibri" w:cs="Calibri"/>
        </w:rPr>
        <w:t>etc</w:t>
      </w:r>
      <w:proofErr w:type="spellEnd"/>
      <w:r w:rsidRPr="00463C90">
        <w:rPr>
          <w:rFonts w:ascii="Calibri" w:hAnsi="Calibri" w:cs="Calibri"/>
        </w:rPr>
        <w:t xml:space="preserve"> can be completed and Enterprise Imaging will register, verify, and archive the new studies, as well as remove the old one from within Connectivity Manager.</w:t>
      </w:r>
    </w:p>
    <w:p w:rsidR="00141746" w:rsidRPr="00463C90" w:rsidRDefault="00141746" w:rsidP="00141746">
      <w:pPr>
        <w:pStyle w:val="BodyTextIndent"/>
        <w:ind w:left="600"/>
        <w:rPr>
          <w:rFonts w:ascii="Calibri" w:hAnsi="Calibri" w:cs="Calibri"/>
          <w:lang w:val="en-US"/>
        </w:rPr>
      </w:pPr>
      <w:r w:rsidRPr="00463C90">
        <w:rPr>
          <w:rFonts w:ascii="Calibri" w:hAnsi="Calibri" w:cs="Calibri"/>
          <w:lang w:val="en-US"/>
        </w:rPr>
        <w:t>Agfa Enterprise Imaging Services involved: PM, Global TS, Applications</w:t>
      </w:r>
    </w:p>
    <w:p w:rsidR="00141746" w:rsidRPr="00141746" w:rsidRDefault="00141746" w:rsidP="00F654F8">
      <w:pPr>
        <w:pStyle w:val="Default"/>
        <w:numPr>
          <w:ilvl w:val="0"/>
          <w:numId w:val="25"/>
        </w:numPr>
        <w:rPr>
          <w:sz w:val="20"/>
          <w:szCs w:val="20"/>
        </w:rPr>
      </w:pPr>
      <w:r w:rsidRPr="00141746">
        <w:rPr>
          <w:sz w:val="20"/>
          <w:szCs w:val="20"/>
        </w:rPr>
        <w:t xml:space="preserve">Images are sent to Enterprise Imaging, verification fails, and QC workflow is required for split, merge, etc.  QC process is </w:t>
      </w:r>
      <w:proofErr w:type="gramStart"/>
      <w:r w:rsidRPr="00141746">
        <w:rPr>
          <w:sz w:val="20"/>
          <w:szCs w:val="20"/>
        </w:rPr>
        <w:t>completed,</w:t>
      </w:r>
      <w:proofErr w:type="gramEnd"/>
      <w:r w:rsidRPr="00141746">
        <w:rPr>
          <w:sz w:val="20"/>
          <w:szCs w:val="20"/>
        </w:rPr>
        <w:t xml:space="preserve"> studies are registered, verified, and archived to Enterprise Imaging VNA.</w:t>
      </w:r>
    </w:p>
    <w:p w:rsidR="00141746" w:rsidRPr="00087990" w:rsidRDefault="00141746" w:rsidP="00141746">
      <w:pPr>
        <w:pStyle w:val="Heading3"/>
        <w:numPr>
          <w:ilvl w:val="0"/>
          <w:numId w:val="0"/>
        </w:numPr>
        <w:ind w:left="720" w:hanging="720"/>
        <w:rPr>
          <w:rFonts w:ascii="Calibri" w:hAnsi="Calibri" w:cs="Calibri"/>
        </w:rPr>
      </w:pPr>
      <w:bookmarkStart w:id="239" w:name="_Toc425789579"/>
      <w:r w:rsidRPr="00087990">
        <w:rPr>
          <w:rFonts w:ascii="Calibri" w:hAnsi="Calibri" w:cs="Calibri"/>
        </w:rPr>
        <w:tab/>
      </w:r>
      <w:bookmarkStart w:id="240" w:name="_Toc425789580"/>
      <w:bookmarkEnd w:id="239"/>
      <w:r>
        <w:rPr>
          <w:rFonts w:ascii="Calibri" w:hAnsi="Calibri" w:cs="Calibri"/>
        </w:rPr>
        <w:t xml:space="preserve">Enterprise Imaging </w:t>
      </w:r>
      <w:r w:rsidRPr="00087990">
        <w:rPr>
          <w:rFonts w:ascii="Calibri" w:hAnsi="Calibri" w:cs="Calibri"/>
        </w:rPr>
        <w:t>EMR Notification</w:t>
      </w:r>
      <w:bookmarkEnd w:id="240"/>
    </w:p>
    <w:p w:rsidR="00141746" w:rsidRPr="00087990" w:rsidRDefault="00141746" w:rsidP="00141746">
      <w:pPr>
        <w:pStyle w:val="BodyTextIndent"/>
        <w:ind w:left="600"/>
        <w:rPr>
          <w:rFonts w:ascii="Calibri" w:hAnsi="Calibri" w:cs="Calibri"/>
          <w:lang w:val="en-US"/>
        </w:rPr>
      </w:pPr>
      <w:r w:rsidRPr="00087990">
        <w:rPr>
          <w:rFonts w:ascii="Calibri" w:hAnsi="Calibri" w:cs="Calibri"/>
          <w:lang w:val="en-US"/>
        </w:rPr>
        <w:t>Agfa Enterprise Imaging Services involved: PM and Global TS</w:t>
      </w:r>
    </w:p>
    <w:p w:rsidR="00141746" w:rsidRPr="00087990" w:rsidRDefault="00141746" w:rsidP="00141746">
      <w:pPr>
        <w:rPr>
          <w:rFonts w:ascii="Calibri" w:hAnsi="Calibri" w:cs="Calibri"/>
        </w:rPr>
      </w:pPr>
      <w:proofErr w:type="gramStart"/>
      <w:r w:rsidRPr="00087990">
        <w:rPr>
          <w:rFonts w:ascii="Calibri" w:hAnsi="Calibri" w:cs="Calibri"/>
        </w:rPr>
        <w:t>Integration of Enterprise Imaging VNA with an Electronic Medical Record (EMR) system where Enterprise Imaging VNA provides an HL7 study availability notification message.</w:t>
      </w:r>
      <w:proofErr w:type="gramEnd"/>
    </w:p>
    <w:p w:rsidR="00141746" w:rsidRPr="00087990" w:rsidRDefault="00141746" w:rsidP="00141746">
      <w:pPr>
        <w:pStyle w:val="Heading3"/>
        <w:numPr>
          <w:ilvl w:val="0"/>
          <w:numId w:val="0"/>
        </w:numPr>
        <w:ind w:left="720" w:hanging="720"/>
        <w:rPr>
          <w:rFonts w:ascii="Calibri" w:hAnsi="Calibri" w:cs="Calibri"/>
        </w:rPr>
      </w:pPr>
      <w:bookmarkStart w:id="241" w:name="_Toc425789581"/>
      <w:r w:rsidRPr="00087990">
        <w:rPr>
          <w:rFonts w:ascii="Calibri" w:hAnsi="Calibri" w:cs="Calibri"/>
        </w:rPr>
        <w:lastRenderedPageBreak/>
        <w:tab/>
        <w:t>Information Lifecycle Management (ILM)</w:t>
      </w:r>
      <w:bookmarkEnd w:id="241"/>
    </w:p>
    <w:p w:rsidR="00141746" w:rsidRPr="00087990" w:rsidRDefault="00141746" w:rsidP="00141746">
      <w:pPr>
        <w:pStyle w:val="BodyTextIndent"/>
        <w:ind w:left="600"/>
        <w:rPr>
          <w:rFonts w:ascii="Calibri" w:hAnsi="Calibri" w:cs="Calibri"/>
          <w:lang w:val="en-US"/>
        </w:rPr>
      </w:pPr>
      <w:r w:rsidRPr="00087990">
        <w:rPr>
          <w:rFonts w:ascii="Calibri" w:hAnsi="Calibri" w:cs="Calibri"/>
          <w:lang w:val="en-US"/>
        </w:rPr>
        <w:t>Agfa Enterprise Imaging Services involved: PM and Global TS</w:t>
      </w:r>
    </w:p>
    <w:p w:rsidR="00141746" w:rsidRPr="00087990" w:rsidRDefault="00141746" w:rsidP="00141746">
      <w:pPr>
        <w:rPr>
          <w:rFonts w:ascii="Calibri" w:hAnsi="Calibri" w:cs="Calibri"/>
        </w:rPr>
      </w:pPr>
      <w:r w:rsidRPr="00087990">
        <w:rPr>
          <w:rFonts w:ascii="Calibri" w:hAnsi="Calibri" w:cs="Calibri"/>
        </w:rPr>
        <w:t>Information Lifecycle Management (ILM) is an optional component of Enterprise Imaging VNA.  Containing a software and database component, ILM will enable data retention policies in Enterprise Imaging VNA. There are server, database and client aspects of ILM.</w:t>
      </w:r>
    </w:p>
    <w:p w:rsidR="0049775B" w:rsidRPr="00463C90" w:rsidRDefault="00141746" w:rsidP="0049775B">
      <w:pPr>
        <w:pStyle w:val="Heading3"/>
        <w:numPr>
          <w:ilvl w:val="0"/>
          <w:numId w:val="0"/>
        </w:numPr>
        <w:ind w:left="720" w:hanging="720"/>
        <w:rPr>
          <w:rFonts w:ascii="Calibri" w:hAnsi="Calibri" w:cs="Calibri"/>
        </w:rPr>
      </w:pPr>
      <w:bookmarkStart w:id="242" w:name="_Toc425789583"/>
      <w:r w:rsidRPr="00087990">
        <w:rPr>
          <w:rFonts w:ascii="Calibri" w:hAnsi="Calibri" w:cs="Calibri"/>
        </w:rPr>
        <w:tab/>
      </w:r>
      <w:bookmarkEnd w:id="242"/>
      <w:r w:rsidR="0049775B" w:rsidRPr="00463C90">
        <w:rPr>
          <w:rFonts w:ascii="Calibri" w:hAnsi="Calibri" w:cs="Calibri"/>
        </w:rPr>
        <w:tab/>
        <w:t>Expected Environment</w:t>
      </w:r>
    </w:p>
    <w:tbl>
      <w:tblPr>
        <w:tblW w:w="0" w:type="auto"/>
        <w:tblInd w:w="118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1E0" w:firstRow="1" w:lastRow="1" w:firstColumn="1" w:lastColumn="1" w:noHBand="0" w:noVBand="0"/>
      </w:tblPr>
      <w:tblGrid>
        <w:gridCol w:w="7567"/>
      </w:tblGrid>
      <w:tr w:rsidR="0049775B" w:rsidRPr="00463C90" w:rsidTr="00850060">
        <w:trPr>
          <w:tblHeader/>
        </w:trPr>
        <w:tc>
          <w:tcPr>
            <w:tcW w:w="7567" w:type="dxa"/>
            <w:shd w:val="clear" w:color="auto" w:fill="D9D9D9"/>
            <w:vAlign w:val="center"/>
          </w:tcPr>
          <w:p w:rsidR="0049775B" w:rsidRPr="00463C90" w:rsidRDefault="0049775B" w:rsidP="00850060">
            <w:pPr>
              <w:pStyle w:val="Tableheader"/>
              <w:rPr>
                <w:rFonts w:ascii="Calibri" w:hAnsi="Calibri" w:cs="Calibri"/>
                <w:color w:val="auto"/>
                <w:sz w:val="18"/>
                <w:szCs w:val="18"/>
              </w:rPr>
            </w:pPr>
            <w:r w:rsidRPr="00463C90">
              <w:rPr>
                <w:rFonts w:ascii="Calibri" w:hAnsi="Calibri" w:cs="Calibri"/>
                <w:color w:val="auto"/>
                <w:sz w:val="18"/>
                <w:szCs w:val="18"/>
              </w:rPr>
              <w:t>Enterprise Imaging Network and Server Requirements</w:t>
            </w:r>
          </w:p>
        </w:tc>
      </w:tr>
      <w:tr w:rsidR="0049775B" w:rsidRPr="00463C90" w:rsidTr="008500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2"/>
        </w:trPr>
        <w:tc>
          <w:tcPr>
            <w:tcW w:w="7567" w:type="dxa"/>
            <w:tcBorders>
              <w:top w:val="single" w:sz="4" w:space="0" w:color="BFBFBF"/>
              <w:left w:val="single" w:sz="4" w:space="0" w:color="BFBFBF"/>
              <w:bottom w:val="single" w:sz="4" w:space="0" w:color="BFBFBF"/>
              <w:right w:val="single" w:sz="4" w:space="0" w:color="BFBFBF"/>
            </w:tcBorders>
            <w:vAlign w:val="center"/>
          </w:tcPr>
          <w:p w:rsidR="0049775B" w:rsidRPr="00463C90" w:rsidRDefault="0049775B" w:rsidP="00850060">
            <w:pPr>
              <w:rPr>
                <w:rFonts w:ascii="Calibri" w:hAnsi="Calibri" w:cs="Calibri"/>
                <w:sz w:val="18"/>
                <w:szCs w:val="18"/>
              </w:rPr>
            </w:pPr>
            <w:r w:rsidRPr="00463C90">
              <w:rPr>
                <w:rFonts w:ascii="Calibri" w:hAnsi="Calibri" w:cs="Calibri"/>
                <w:sz w:val="18"/>
                <w:szCs w:val="18"/>
              </w:rPr>
              <w:t>Hardware and Server requirements are specified in the “Enterprise Imaging Solution Platform Definition and Deployment Configurations” document. Customer provided hardware must meet or exceed Agfa HealthCare defined minimum specifications</w:t>
            </w:r>
          </w:p>
        </w:tc>
      </w:tr>
    </w:tbl>
    <w:p w:rsidR="0049775B" w:rsidRPr="00463C90" w:rsidRDefault="0049775B" w:rsidP="0049775B">
      <w:pPr>
        <w:pStyle w:val="ListBullet"/>
        <w:rPr>
          <w:rFonts w:ascii="Calibri" w:hAnsi="Calibri" w:cs="Calibri"/>
        </w:rPr>
      </w:pPr>
    </w:p>
    <w:tbl>
      <w:tblPr>
        <w:tblW w:w="0" w:type="auto"/>
        <w:tblInd w:w="118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1E0" w:firstRow="1" w:lastRow="1" w:firstColumn="1" w:lastColumn="1" w:noHBand="0" w:noVBand="0"/>
      </w:tblPr>
      <w:tblGrid>
        <w:gridCol w:w="2756"/>
        <w:gridCol w:w="2201"/>
        <w:gridCol w:w="3445"/>
      </w:tblGrid>
      <w:tr w:rsidR="0049775B" w:rsidRPr="00463C90" w:rsidTr="00850060">
        <w:tc>
          <w:tcPr>
            <w:tcW w:w="4957" w:type="dxa"/>
            <w:gridSpan w:val="2"/>
            <w:shd w:val="clear" w:color="auto" w:fill="D9D9D9"/>
            <w:vAlign w:val="center"/>
          </w:tcPr>
          <w:p w:rsidR="0049775B" w:rsidRPr="00463C90" w:rsidRDefault="0049775B" w:rsidP="00850060">
            <w:pPr>
              <w:pStyle w:val="Tableheader"/>
              <w:rPr>
                <w:rFonts w:ascii="Calibri" w:hAnsi="Calibri" w:cs="Calibri"/>
                <w:color w:val="auto"/>
                <w:sz w:val="18"/>
                <w:szCs w:val="18"/>
              </w:rPr>
            </w:pPr>
            <w:r w:rsidRPr="00463C90">
              <w:rPr>
                <w:rFonts w:ascii="Calibri" w:hAnsi="Calibri" w:cs="Calibri"/>
                <w:color w:val="auto"/>
                <w:sz w:val="18"/>
                <w:szCs w:val="18"/>
              </w:rPr>
              <w:t>Enterprise Imaging Workstations</w:t>
            </w:r>
          </w:p>
        </w:tc>
        <w:tc>
          <w:tcPr>
            <w:tcW w:w="3445" w:type="dxa"/>
            <w:shd w:val="clear" w:color="auto" w:fill="D9D9D9"/>
          </w:tcPr>
          <w:p w:rsidR="0049775B" w:rsidRPr="00463C90" w:rsidRDefault="0049775B" w:rsidP="00850060">
            <w:pPr>
              <w:pStyle w:val="Tableheader"/>
              <w:rPr>
                <w:rFonts w:ascii="Calibri" w:hAnsi="Calibri" w:cs="Calibri"/>
                <w:color w:val="auto"/>
                <w:sz w:val="18"/>
                <w:szCs w:val="18"/>
              </w:rPr>
            </w:pPr>
          </w:p>
        </w:tc>
      </w:tr>
      <w:tr w:rsidR="0049775B" w:rsidRPr="00463C90" w:rsidTr="00850060">
        <w:tc>
          <w:tcPr>
            <w:tcW w:w="2756" w:type="dxa"/>
          </w:tcPr>
          <w:p w:rsidR="0049775B" w:rsidRPr="00463C90" w:rsidRDefault="0049775B" w:rsidP="00850060">
            <w:pPr>
              <w:rPr>
                <w:rFonts w:ascii="Calibri" w:hAnsi="Calibri" w:cs="Calibri"/>
              </w:rPr>
            </w:pPr>
            <w:r w:rsidRPr="00463C90">
              <w:rPr>
                <w:rFonts w:ascii="Calibri" w:hAnsi="Calibri" w:cs="Calibri"/>
              </w:rPr>
              <w:t>Diagnostic Workstation Premium</w:t>
            </w:r>
          </w:p>
        </w:tc>
        <w:tc>
          <w:tcPr>
            <w:tcW w:w="2201" w:type="dxa"/>
          </w:tcPr>
          <w:p w:rsidR="0049775B" w:rsidRPr="00463C90" w:rsidRDefault="0049775B" w:rsidP="00850060">
            <w:pPr>
              <w:rPr>
                <w:rFonts w:ascii="Calibri" w:hAnsi="Calibri" w:cs="Calibri"/>
              </w:rPr>
            </w:pPr>
            <w:r w:rsidRPr="00463C90">
              <w:rPr>
                <w:rFonts w:ascii="Calibri" w:hAnsi="Calibri" w:cs="Calibri"/>
              </w:rPr>
              <w:t>Diagnostic review and reporting of standard radiology, cardiology and multi-modality nuclear medicine examinations. Can be used for Clinical Applications.</w:t>
            </w:r>
          </w:p>
        </w:tc>
        <w:tc>
          <w:tcPr>
            <w:tcW w:w="3445" w:type="dxa"/>
          </w:tcPr>
          <w:p w:rsidR="0049775B" w:rsidRPr="00463C90" w:rsidRDefault="0049775B" w:rsidP="00850060">
            <w:pPr>
              <w:pStyle w:val="Listbullet1"/>
              <w:numPr>
                <w:ilvl w:val="0"/>
                <w:numId w:val="0"/>
              </w:numPr>
              <w:ind w:left="24"/>
              <w:rPr>
                <w:rFonts w:ascii="Calibri" w:hAnsi="Calibri" w:cs="Calibri"/>
                <w:lang w:eastAsia="en-US"/>
              </w:rPr>
            </w:pPr>
            <w:r w:rsidRPr="00463C90">
              <w:rPr>
                <w:rFonts w:ascii="Calibri" w:hAnsi="Calibri" w:cs="Calibri"/>
                <w:lang w:eastAsia="en-US"/>
              </w:rPr>
              <w:t>HP Z440 Workstation – “Premium Diagnostic 2015.1 “– Platform Design document.</w:t>
            </w:r>
          </w:p>
          <w:p w:rsidR="0049775B" w:rsidRPr="00463C90" w:rsidRDefault="0049775B" w:rsidP="00850060">
            <w:pPr>
              <w:ind w:left="24"/>
              <w:rPr>
                <w:rFonts w:ascii="Calibri" w:hAnsi="Calibri" w:cs="Calibri"/>
              </w:rPr>
            </w:pPr>
          </w:p>
        </w:tc>
      </w:tr>
      <w:tr w:rsidR="0049775B" w:rsidRPr="00463C90" w:rsidTr="008500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756" w:type="dxa"/>
            <w:tcBorders>
              <w:top w:val="single" w:sz="4" w:space="0" w:color="BFBFBF"/>
              <w:left w:val="single" w:sz="4" w:space="0" w:color="BFBFBF"/>
              <w:bottom w:val="single" w:sz="4" w:space="0" w:color="BFBFBF"/>
              <w:right w:val="single" w:sz="4" w:space="0" w:color="BFBFBF"/>
            </w:tcBorders>
          </w:tcPr>
          <w:p w:rsidR="0049775B" w:rsidRPr="00463C90" w:rsidRDefault="0049775B" w:rsidP="00850060">
            <w:pPr>
              <w:rPr>
                <w:rFonts w:ascii="Calibri" w:hAnsi="Calibri" w:cs="Calibri"/>
              </w:rPr>
            </w:pPr>
            <w:r w:rsidRPr="00463C90">
              <w:rPr>
                <w:rFonts w:ascii="Calibri" w:hAnsi="Calibri" w:cs="Calibri"/>
              </w:rPr>
              <w:t>Diagnostic Workstation Standard</w:t>
            </w:r>
          </w:p>
        </w:tc>
        <w:tc>
          <w:tcPr>
            <w:tcW w:w="2201" w:type="dxa"/>
            <w:tcBorders>
              <w:top w:val="single" w:sz="4" w:space="0" w:color="BFBFBF"/>
              <w:left w:val="single" w:sz="4" w:space="0" w:color="BFBFBF"/>
              <w:bottom w:val="single" w:sz="4" w:space="0" w:color="BFBFBF"/>
              <w:right w:val="single" w:sz="4" w:space="0" w:color="BFBFBF"/>
            </w:tcBorders>
          </w:tcPr>
          <w:p w:rsidR="0049775B" w:rsidRPr="00463C90" w:rsidRDefault="0049775B" w:rsidP="00850060">
            <w:pPr>
              <w:rPr>
                <w:rFonts w:ascii="Calibri" w:hAnsi="Calibri" w:cs="Calibri"/>
              </w:rPr>
            </w:pPr>
            <w:r w:rsidRPr="00463C90">
              <w:rPr>
                <w:rFonts w:ascii="Calibri" w:hAnsi="Calibri" w:cs="Calibri"/>
              </w:rPr>
              <w:t>Diagnostic review and reporting of standard radiology, cardiology and multi-modality nuclear medicine examinations.</w:t>
            </w:r>
          </w:p>
        </w:tc>
        <w:tc>
          <w:tcPr>
            <w:tcW w:w="3445" w:type="dxa"/>
            <w:tcBorders>
              <w:top w:val="single" w:sz="4" w:space="0" w:color="BFBFBF"/>
              <w:left w:val="single" w:sz="4" w:space="0" w:color="BFBFBF"/>
              <w:bottom w:val="single" w:sz="4" w:space="0" w:color="BFBFBF"/>
              <w:right w:val="single" w:sz="4" w:space="0" w:color="BFBFBF"/>
            </w:tcBorders>
          </w:tcPr>
          <w:p w:rsidR="0049775B" w:rsidRPr="00463C90" w:rsidRDefault="0049775B" w:rsidP="00850060">
            <w:pPr>
              <w:pStyle w:val="Listbullet1"/>
              <w:numPr>
                <w:ilvl w:val="0"/>
                <w:numId w:val="0"/>
              </w:numPr>
              <w:ind w:left="24"/>
              <w:rPr>
                <w:rFonts w:ascii="Calibri" w:hAnsi="Calibri" w:cs="Calibri"/>
                <w:lang w:eastAsia="en-US"/>
              </w:rPr>
            </w:pPr>
            <w:r w:rsidRPr="00463C90">
              <w:rPr>
                <w:rFonts w:ascii="Calibri" w:hAnsi="Calibri" w:cs="Calibri"/>
                <w:lang w:eastAsia="en-US"/>
              </w:rPr>
              <w:t xml:space="preserve">HP Z440 Workstation – “Standard Diagnostic 2015.1 “– Platform Design document </w:t>
            </w:r>
          </w:p>
          <w:p w:rsidR="0049775B" w:rsidRPr="00463C90" w:rsidRDefault="0049775B" w:rsidP="00850060">
            <w:pPr>
              <w:pStyle w:val="Listbullet1"/>
              <w:numPr>
                <w:ilvl w:val="0"/>
                <w:numId w:val="0"/>
              </w:numPr>
              <w:ind w:left="24"/>
              <w:rPr>
                <w:rFonts w:ascii="Calibri" w:hAnsi="Calibri" w:cs="Calibri"/>
                <w:lang w:eastAsia="en-US"/>
              </w:rPr>
            </w:pPr>
            <w:r w:rsidRPr="00463C90">
              <w:rPr>
                <w:rFonts w:ascii="Calibri" w:hAnsi="Calibri" w:cs="Calibri"/>
                <w:lang w:eastAsia="en-US"/>
              </w:rPr>
              <w:br/>
            </w:r>
          </w:p>
          <w:p w:rsidR="0049775B" w:rsidRPr="00463C90" w:rsidRDefault="0049775B" w:rsidP="00850060">
            <w:pPr>
              <w:pStyle w:val="Listbullet1"/>
              <w:numPr>
                <w:ilvl w:val="0"/>
                <w:numId w:val="0"/>
              </w:numPr>
              <w:ind w:left="24"/>
              <w:rPr>
                <w:rFonts w:ascii="Calibri" w:hAnsi="Calibri" w:cs="Calibri"/>
                <w:lang w:eastAsia="en-US"/>
              </w:rPr>
            </w:pPr>
            <w:r w:rsidRPr="00463C90">
              <w:rPr>
                <w:rFonts w:ascii="Calibri" w:hAnsi="Calibri" w:cs="Calibri"/>
                <w:lang w:eastAsia="en-US"/>
              </w:rPr>
              <w:t>HP Z230 Workstation – “Premium Clinical Tower 2015.1 “– Platform Design document –(Single Graphic card support)</w:t>
            </w:r>
            <w:r w:rsidRPr="00463C90">
              <w:rPr>
                <w:rFonts w:ascii="Calibri" w:hAnsi="Calibri" w:cs="Calibri"/>
                <w:lang w:eastAsia="en-US"/>
              </w:rPr>
              <w:br/>
            </w:r>
          </w:p>
          <w:p w:rsidR="0049775B" w:rsidRPr="00463C90" w:rsidRDefault="0049775B" w:rsidP="00850060">
            <w:pPr>
              <w:pStyle w:val="Listbullet1"/>
              <w:numPr>
                <w:ilvl w:val="0"/>
                <w:numId w:val="0"/>
              </w:numPr>
              <w:ind w:left="24"/>
              <w:rPr>
                <w:rFonts w:ascii="Calibri" w:hAnsi="Calibri" w:cs="Calibri"/>
                <w:lang w:eastAsia="en-US"/>
              </w:rPr>
            </w:pPr>
            <w:r w:rsidRPr="00463C90">
              <w:rPr>
                <w:rFonts w:ascii="Calibri" w:hAnsi="Calibri" w:cs="Calibri"/>
                <w:lang w:eastAsia="en-US"/>
              </w:rPr>
              <w:t>HP Z230 Workstation – “Premium Clinical SFF 2015.1 “– Platform Design document –Low Height Single Graphic card only)</w:t>
            </w:r>
          </w:p>
        </w:tc>
      </w:tr>
      <w:tr w:rsidR="0049775B" w:rsidRPr="00463C90" w:rsidTr="00850060">
        <w:tc>
          <w:tcPr>
            <w:tcW w:w="2756" w:type="dxa"/>
          </w:tcPr>
          <w:p w:rsidR="0049775B" w:rsidRPr="00463C90" w:rsidRDefault="0049775B" w:rsidP="00850060">
            <w:pPr>
              <w:rPr>
                <w:rFonts w:ascii="Calibri" w:hAnsi="Calibri" w:cs="Calibri"/>
              </w:rPr>
            </w:pPr>
            <w:r w:rsidRPr="00463C90">
              <w:rPr>
                <w:rFonts w:ascii="Calibri" w:hAnsi="Calibri" w:cs="Calibri"/>
              </w:rPr>
              <w:t>Clinical Workstation Premium</w:t>
            </w:r>
          </w:p>
        </w:tc>
        <w:tc>
          <w:tcPr>
            <w:tcW w:w="2201" w:type="dxa"/>
          </w:tcPr>
          <w:p w:rsidR="0049775B" w:rsidRPr="00463C90" w:rsidRDefault="0049775B" w:rsidP="00850060">
            <w:pPr>
              <w:rPr>
                <w:rFonts w:ascii="Calibri" w:hAnsi="Calibri" w:cs="Calibri"/>
              </w:rPr>
            </w:pPr>
            <w:r w:rsidRPr="00463C90">
              <w:rPr>
                <w:rFonts w:ascii="Calibri" w:hAnsi="Calibri" w:cs="Calibri"/>
              </w:rPr>
              <w:t>intended for non-diagnostic clinical review of examinations and QC operations, including technologist desktop</w:t>
            </w:r>
          </w:p>
        </w:tc>
        <w:tc>
          <w:tcPr>
            <w:tcW w:w="3445" w:type="dxa"/>
          </w:tcPr>
          <w:p w:rsidR="0049775B" w:rsidRPr="00463C90" w:rsidRDefault="0049775B" w:rsidP="00850060">
            <w:pPr>
              <w:pStyle w:val="Listbullet1"/>
              <w:numPr>
                <w:ilvl w:val="0"/>
                <w:numId w:val="0"/>
              </w:numPr>
              <w:ind w:left="24"/>
              <w:rPr>
                <w:rFonts w:ascii="Calibri" w:hAnsi="Calibri" w:cs="Calibri"/>
              </w:rPr>
            </w:pPr>
            <w:r w:rsidRPr="00463C90">
              <w:rPr>
                <w:rFonts w:ascii="Calibri" w:hAnsi="Calibri" w:cs="Calibri"/>
                <w:lang w:eastAsia="en-US"/>
              </w:rPr>
              <w:t>HP Z230 Workstation – “Premium Clinical Tower 2015.1 “– Platform Design document –Single Graphic card support)</w:t>
            </w:r>
            <w:r w:rsidRPr="00463C90">
              <w:rPr>
                <w:rFonts w:ascii="Calibri" w:hAnsi="Calibri" w:cs="Calibri"/>
                <w:lang w:eastAsia="en-US"/>
              </w:rPr>
              <w:br/>
            </w:r>
            <w:r w:rsidRPr="00463C90">
              <w:rPr>
                <w:rFonts w:ascii="Calibri" w:hAnsi="Calibri" w:cs="Calibri"/>
              </w:rPr>
              <w:br/>
            </w:r>
            <w:r w:rsidRPr="00463C90">
              <w:rPr>
                <w:rFonts w:ascii="Calibri" w:hAnsi="Calibri" w:cs="Calibri"/>
                <w:lang w:eastAsia="en-US"/>
              </w:rPr>
              <w:t>HP Z230 Workstation – “Premium Clinical SFF 2015.1 “– Platform Design document –Low Height Single Graphic card only)</w:t>
            </w:r>
          </w:p>
        </w:tc>
      </w:tr>
      <w:tr w:rsidR="0049775B" w:rsidRPr="00463C90" w:rsidTr="00850060">
        <w:tc>
          <w:tcPr>
            <w:tcW w:w="2756" w:type="dxa"/>
          </w:tcPr>
          <w:p w:rsidR="0049775B" w:rsidRPr="00463C90" w:rsidRDefault="0049775B" w:rsidP="00850060">
            <w:pPr>
              <w:rPr>
                <w:rFonts w:ascii="Calibri" w:hAnsi="Calibri" w:cs="Calibri"/>
              </w:rPr>
            </w:pPr>
            <w:r w:rsidRPr="00463C90">
              <w:rPr>
                <w:rFonts w:ascii="Calibri" w:hAnsi="Calibri" w:cs="Calibri"/>
              </w:rPr>
              <w:t>Clinical Workstation Standard</w:t>
            </w:r>
          </w:p>
        </w:tc>
        <w:tc>
          <w:tcPr>
            <w:tcW w:w="2201" w:type="dxa"/>
          </w:tcPr>
          <w:p w:rsidR="0049775B" w:rsidRPr="00463C90" w:rsidRDefault="0049775B" w:rsidP="00850060">
            <w:pPr>
              <w:rPr>
                <w:rFonts w:ascii="Calibri" w:hAnsi="Calibri" w:cs="Calibri"/>
              </w:rPr>
            </w:pPr>
            <w:proofErr w:type="gramStart"/>
            <w:r w:rsidRPr="00463C90">
              <w:rPr>
                <w:rFonts w:ascii="Calibri" w:hAnsi="Calibri" w:cs="Calibri"/>
              </w:rPr>
              <w:t>intended</w:t>
            </w:r>
            <w:proofErr w:type="gramEnd"/>
            <w:r w:rsidRPr="00463C90">
              <w:rPr>
                <w:rFonts w:ascii="Calibri" w:hAnsi="Calibri" w:cs="Calibri"/>
              </w:rPr>
              <w:t xml:space="preserve"> for non-</w:t>
            </w:r>
            <w:r w:rsidRPr="00463C90">
              <w:rPr>
                <w:rFonts w:ascii="Calibri" w:hAnsi="Calibri" w:cs="Calibri"/>
              </w:rPr>
              <w:lastRenderedPageBreak/>
              <w:t>diagnostic clinical review.</w:t>
            </w:r>
          </w:p>
        </w:tc>
        <w:tc>
          <w:tcPr>
            <w:tcW w:w="3445" w:type="dxa"/>
          </w:tcPr>
          <w:p w:rsidR="0049775B" w:rsidRPr="00463C90" w:rsidRDefault="0049775B" w:rsidP="00850060">
            <w:pPr>
              <w:rPr>
                <w:rFonts w:ascii="Calibri" w:hAnsi="Calibri" w:cs="Calibri"/>
              </w:rPr>
            </w:pPr>
            <w:r w:rsidRPr="00463C90">
              <w:rPr>
                <w:rFonts w:ascii="Calibri" w:hAnsi="Calibri" w:cs="Calibri"/>
              </w:rPr>
              <w:lastRenderedPageBreak/>
              <w:t xml:space="preserve">HP Z230 Workstation – “Standard </w:t>
            </w:r>
            <w:r w:rsidRPr="00463C90">
              <w:rPr>
                <w:rFonts w:ascii="Calibri" w:hAnsi="Calibri" w:cs="Calibri"/>
              </w:rPr>
              <w:lastRenderedPageBreak/>
              <w:t>Clinical Tower 2015.1 “– Platform Design document –Single Graphic card support)</w:t>
            </w:r>
            <w:r w:rsidRPr="00463C90">
              <w:rPr>
                <w:rFonts w:ascii="Calibri" w:hAnsi="Calibri" w:cs="Calibri"/>
              </w:rPr>
              <w:br/>
            </w:r>
            <w:r w:rsidRPr="00463C90">
              <w:rPr>
                <w:rFonts w:ascii="Calibri" w:hAnsi="Calibri" w:cs="Calibri"/>
              </w:rPr>
              <w:br/>
              <w:t>HP Z230 Workstation - "Standard Clinical SFF 2015.1 "- Platform Design document -   (Low Height Single Graphic card only)</w:t>
            </w:r>
          </w:p>
          <w:p w:rsidR="0049775B" w:rsidRPr="00463C90" w:rsidRDefault="0049775B" w:rsidP="00850060">
            <w:pPr>
              <w:pStyle w:val="ListBullet31"/>
              <w:numPr>
                <w:ilvl w:val="0"/>
                <w:numId w:val="13"/>
              </w:numPr>
              <w:ind w:left="515" w:right="90" w:hanging="180"/>
              <w:rPr>
                <w:rFonts w:ascii="Calibri" w:hAnsi="Calibri" w:cs="Calibri"/>
              </w:rPr>
            </w:pPr>
            <w:r w:rsidRPr="00463C90">
              <w:rPr>
                <w:rFonts w:ascii="Calibri" w:hAnsi="Calibri" w:cs="Calibri"/>
              </w:rPr>
              <w:t xml:space="preserve">HP Elite Desktop 705 G1 AIO  – “Premium Clinical AIO 2015.1 “– Platform Design document –  </w:t>
            </w:r>
            <w:r w:rsidRPr="00463C90">
              <w:rPr>
                <w:rFonts w:ascii="Calibri" w:hAnsi="Calibri" w:cs="Calibri"/>
                <w:lang w:val="en-US"/>
              </w:rPr>
              <w:t>(</w:t>
            </w:r>
            <w:r w:rsidRPr="00463C90">
              <w:rPr>
                <w:rFonts w:ascii="Calibri" w:hAnsi="Calibri" w:cs="Calibri"/>
              </w:rPr>
              <w:t>No add Graphic card support)</w:t>
            </w:r>
            <w:r w:rsidRPr="00463C90">
              <w:rPr>
                <w:rFonts w:ascii="Calibri" w:hAnsi="Calibri" w:cs="Calibri"/>
                <w:lang w:val="en-US"/>
              </w:rPr>
              <w:br/>
            </w:r>
          </w:p>
          <w:p w:rsidR="0049775B" w:rsidRPr="00463C90" w:rsidRDefault="0049775B" w:rsidP="00850060">
            <w:pPr>
              <w:pStyle w:val="ListBullet31"/>
              <w:numPr>
                <w:ilvl w:val="0"/>
                <w:numId w:val="13"/>
              </w:numPr>
              <w:ind w:left="515" w:right="90" w:hanging="180"/>
              <w:rPr>
                <w:rFonts w:ascii="Calibri" w:hAnsi="Calibri" w:cs="Calibri"/>
              </w:rPr>
            </w:pPr>
            <w:r w:rsidRPr="00463C90">
              <w:rPr>
                <w:rFonts w:ascii="Calibri" w:hAnsi="Calibri" w:cs="Calibri"/>
              </w:rPr>
              <w:t>HP Elite Desktop 705 G1 AIO  – “Premium Clinical Micro 2015.1 “– Platform Design document –</w:t>
            </w:r>
            <w:r w:rsidRPr="00463C90">
              <w:rPr>
                <w:rFonts w:ascii="Calibri" w:hAnsi="Calibri" w:cs="Calibri"/>
                <w:lang w:val="en-US"/>
              </w:rPr>
              <w:t>(</w:t>
            </w:r>
            <w:r w:rsidRPr="00463C90">
              <w:rPr>
                <w:rFonts w:ascii="Calibri" w:hAnsi="Calibri" w:cs="Calibri"/>
              </w:rPr>
              <w:t>No add Graphic card support)</w:t>
            </w:r>
          </w:p>
        </w:tc>
      </w:tr>
      <w:tr w:rsidR="0049775B" w:rsidRPr="00463C90" w:rsidTr="00850060">
        <w:tc>
          <w:tcPr>
            <w:tcW w:w="2756" w:type="dxa"/>
          </w:tcPr>
          <w:p w:rsidR="0049775B" w:rsidRPr="00463C90" w:rsidRDefault="0049775B" w:rsidP="00850060">
            <w:pPr>
              <w:rPr>
                <w:rFonts w:ascii="Calibri" w:hAnsi="Calibri" w:cs="Calibri"/>
              </w:rPr>
            </w:pPr>
            <w:r w:rsidRPr="00463C90">
              <w:rPr>
                <w:rFonts w:ascii="Calibri" w:hAnsi="Calibri" w:cs="Calibri"/>
              </w:rPr>
              <w:lastRenderedPageBreak/>
              <w:t>General Purpose Desktop</w:t>
            </w:r>
          </w:p>
        </w:tc>
        <w:tc>
          <w:tcPr>
            <w:tcW w:w="2201" w:type="dxa"/>
          </w:tcPr>
          <w:p w:rsidR="0049775B" w:rsidRPr="00463C90" w:rsidRDefault="0049775B" w:rsidP="00850060">
            <w:pPr>
              <w:rPr>
                <w:rFonts w:ascii="Calibri" w:hAnsi="Calibri" w:cs="Calibri"/>
              </w:rPr>
            </w:pPr>
            <w:r w:rsidRPr="00463C90">
              <w:rPr>
                <w:rFonts w:ascii="Calibri" w:hAnsi="Calibri" w:cs="Calibri"/>
              </w:rPr>
              <w:t>for Administrative purposes, RIS Management, Web 2.0 applications such as EI VIEW Web viewer, Sign-off list</w:t>
            </w:r>
          </w:p>
        </w:tc>
        <w:tc>
          <w:tcPr>
            <w:tcW w:w="3445" w:type="dxa"/>
          </w:tcPr>
          <w:p w:rsidR="0049775B" w:rsidRPr="00463C90" w:rsidRDefault="0049775B" w:rsidP="00850060">
            <w:pPr>
              <w:pStyle w:val="ListBullet21"/>
              <w:numPr>
                <w:ilvl w:val="0"/>
                <w:numId w:val="0"/>
              </w:numPr>
              <w:rPr>
                <w:rFonts w:ascii="Calibri" w:hAnsi="Calibri" w:cs="Calibri"/>
              </w:rPr>
            </w:pPr>
            <w:r w:rsidRPr="00463C90">
              <w:rPr>
                <w:rFonts w:ascii="Calibri" w:hAnsi="Calibri" w:cs="Calibri"/>
              </w:rPr>
              <w:t>HP Elite Desktop 705 G1 AIO  – “Premium Clinical AIO 2015.1 “– Platform Design document –  (No add Graphic card support)</w:t>
            </w:r>
          </w:p>
          <w:p w:rsidR="0049775B" w:rsidRPr="00463C90" w:rsidRDefault="0049775B" w:rsidP="00850060">
            <w:pPr>
              <w:pStyle w:val="ListBullet21"/>
              <w:numPr>
                <w:ilvl w:val="0"/>
                <w:numId w:val="0"/>
              </w:numPr>
              <w:rPr>
                <w:rFonts w:ascii="Calibri" w:hAnsi="Calibri" w:cs="Calibri"/>
              </w:rPr>
            </w:pPr>
            <w:r w:rsidRPr="00463C90">
              <w:rPr>
                <w:rFonts w:ascii="Calibri" w:hAnsi="Calibri" w:cs="Calibri"/>
              </w:rPr>
              <w:br/>
              <w:t>HP Elite Desktop 705 G1 AIO  – “Premium Clinical Micro 2015.1 “– Platform Design document –(No add Graphic card support)</w:t>
            </w:r>
          </w:p>
          <w:p w:rsidR="0049775B" w:rsidRPr="00463C90" w:rsidRDefault="0049775B" w:rsidP="00850060">
            <w:pPr>
              <w:rPr>
                <w:rFonts w:ascii="Calibri" w:hAnsi="Calibri" w:cs="Calibri"/>
              </w:rPr>
            </w:pPr>
          </w:p>
        </w:tc>
      </w:tr>
    </w:tbl>
    <w:p w:rsidR="0049775B" w:rsidRPr="00463C90" w:rsidRDefault="0049775B" w:rsidP="0049775B">
      <w:pPr>
        <w:pStyle w:val="ListBullet"/>
        <w:rPr>
          <w:rFonts w:ascii="Calibri" w:hAnsi="Calibri" w:cs="Calibri"/>
        </w:rPr>
      </w:pPr>
    </w:p>
    <w:p w:rsidR="0049775B" w:rsidRPr="00463C90" w:rsidRDefault="0049775B" w:rsidP="00F654F8">
      <w:pPr>
        <w:pStyle w:val="ListBullet"/>
        <w:numPr>
          <w:ilvl w:val="0"/>
          <w:numId w:val="37"/>
        </w:numPr>
        <w:rPr>
          <w:rFonts w:ascii="Calibri" w:hAnsi="Calibri" w:cs="Calibri"/>
        </w:rPr>
      </w:pPr>
      <w:r w:rsidRPr="00463C90">
        <w:rPr>
          <w:rFonts w:ascii="Calibri" w:hAnsi="Calibri" w:cs="Calibri"/>
        </w:rPr>
        <w:t>Readiness Assessment has been completed.</w:t>
      </w:r>
    </w:p>
    <w:p w:rsidR="0049775B" w:rsidRPr="00463C90" w:rsidRDefault="0049775B" w:rsidP="00F654F8">
      <w:pPr>
        <w:pStyle w:val="ListBullet"/>
        <w:numPr>
          <w:ilvl w:val="0"/>
          <w:numId w:val="37"/>
        </w:numPr>
        <w:rPr>
          <w:rFonts w:ascii="Calibri" w:hAnsi="Calibri" w:cs="Calibri"/>
        </w:rPr>
      </w:pPr>
      <w:r w:rsidRPr="00463C90">
        <w:rPr>
          <w:rFonts w:ascii="Calibri" w:hAnsi="Calibri" w:cs="Calibri"/>
        </w:rPr>
        <w:t>Enterprise Interface Engine is configurable to send to send necessary HL7 feeds to Enterprise Imaging Connectivity Servers</w:t>
      </w:r>
    </w:p>
    <w:p w:rsidR="0049775B" w:rsidRPr="00463C90" w:rsidRDefault="0049775B" w:rsidP="00F654F8">
      <w:pPr>
        <w:pStyle w:val="ListBullet"/>
        <w:numPr>
          <w:ilvl w:val="0"/>
          <w:numId w:val="37"/>
        </w:numPr>
        <w:rPr>
          <w:rFonts w:ascii="Calibri" w:hAnsi="Calibri" w:cs="Calibri"/>
        </w:rPr>
      </w:pPr>
      <w:r w:rsidRPr="00463C90">
        <w:rPr>
          <w:rFonts w:ascii="Calibri" w:hAnsi="Calibri" w:cs="Calibri"/>
        </w:rPr>
        <w:t>DNS (Domain Name System) is utilized on the network</w:t>
      </w:r>
    </w:p>
    <w:p w:rsidR="0049775B" w:rsidRPr="00463C90" w:rsidRDefault="0049775B" w:rsidP="0049775B">
      <w:pPr>
        <w:pStyle w:val="Heading3"/>
        <w:numPr>
          <w:ilvl w:val="0"/>
          <w:numId w:val="0"/>
        </w:numPr>
        <w:ind w:left="720" w:hanging="720"/>
        <w:rPr>
          <w:rFonts w:ascii="Calibri" w:hAnsi="Calibri" w:cs="Calibri"/>
        </w:rPr>
      </w:pPr>
      <w:r w:rsidRPr="00463C90">
        <w:rPr>
          <w:rFonts w:ascii="Calibri" w:hAnsi="Calibri" w:cs="Calibri"/>
        </w:rPr>
        <w:tab/>
        <w:t xml:space="preserve">Agfa Responsibilities </w:t>
      </w:r>
    </w:p>
    <w:p w:rsidR="0049775B" w:rsidRPr="00463C90" w:rsidRDefault="0049775B" w:rsidP="0049775B">
      <w:pPr>
        <w:pStyle w:val="ListBullet"/>
        <w:rPr>
          <w:rFonts w:ascii="Calibri" w:hAnsi="Calibri" w:cs="Calibri"/>
        </w:rPr>
      </w:pPr>
      <w:r w:rsidRPr="00463C90">
        <w:rPr>
          <w:rFonts w:ascii="Calibri" w:hAnsi="Calibri" w:cs="Calibri"/>
        </w:rPr>
        <w:t>Provide resources to execute the Service Approach</w:t>
      </w:r>
    </w:p>
    <w:p w:rsidR="0049775B" w:rsidRPr="00463C90" w:rsidRDefault="0049775B" w:rsidP="0049775B">
      <w:pPr>
        <w:pStyle w:val="Heading3"/>
        <w:numPr>
          <w:ilvl w:val="0"/>
          <w:numId w:val="0"/>
        </w:numPr>
        <w:ind w:left="720" w:hanging="720"/>
        <w:rPr>
          <w:rFonts w:ascii="Calibri" w:hAnsi="Calibri" w:cs="Calibri"/>
        </w:rPr>
      </w:pPr>
      <w:r w:rsidRPr="00463C90">
        <w:rPr>
          <w:rFonts w:ascii="Calibri" w:hAnsi="Calibri" w:cs="Calibri"/>
        </w:rPr>
        <w:tab/>
        <w:t>Customer Responsibilities</w:t>
      </w:r>
    </w:p>
    <w:p w:rsidR="0049775B" w:rsidRPr="00463C90" w:rsidRDefault="0049775B" w:rsidP="00F654F8">
      <w:pPr>
        <w:numPr>
          <w:ilvl w:val="0"/>
          <w:numId w:val="34"/>
        </w:numPr>
        <w:rPr>
          <w:rFonts w:ascii="Calibri" w:hAnsi="Calibri" w:cs="Calibri"/>
          <w:lang w:val="en-CA"/>
        </w:rPr>
      </w:pPr>
      <w:r w:rsidRPr="00463C90">
        <w:rPr>
          <w:rFonts w:ascii="Calibri" w:hAnsi="Calibri" w:cs="Calibri"/>
          <w:lang w:val="en-CA"/>
        </w:rPr>
        <w:t>Provide Customer and/or Customer Vendor resources to assist Agfa in the Service Approach.</w:t>
      </w:r>
    </w:p>
    <w:p w:rsidR="0049775B" w:rsidRPr="00463C90" w:rsidRDefault="0049775B" w:rsidP="00F654F8">
      <w:pPr>
        <w:numPr>
          <w:ilvl w:val="0"/>
          <w:numId w:val="34"/>
        </w:numPr>
        <w:rPr>
          <w:rFonts w:ascii="Calibri" w:hAnsi="Calibri" w:cs="Calibri"/>
          <w:lang w:val="en-CA"/>
        </w:rPr>
      </w:pPr>
      <w:r w:rsidRPr="00463C90">
        <w:rPr>
          <w:rFonts w:ascii="Calibri" w:hAnsi="Calibri" w:cs="Calibri"/>
          <w:lang w:val="en-CA"/>
        </w:rPr>
        <w:t>Customer shall be responsible for providing the supporting infrastructure such as, but not limited to, equipment ready server &amp; diagnostic rooms (air conditioning, lighting, etc.).</w:t>
      </w:r>
    </w:p>
    <w:p w:rsidR="0049775B" w:rsidRPr="00463C90" w:rsidRDefault="0049775B" w:rsidP="00F654F8">
      <w:pPr>
        <w:numPr>
          <w:ilvl w:val="0"/>
          <w:numId w:val="34"/>
        </w:numPr>
        <w:rPr>
          <w:rFonts w:ascii="Calibri" w:hAnsi="Calibri" w:cs="Calibri"/>
        </w:rPr>
      </w:pPr>
      <w:r w:rsidRPr="00463C90">
        <w:rPr>
          <w:rFonts w:ascii="Calibri" w:hAnsi="Calibri" w:cs="Calibri"/>
          <w:lang w:val="en-CA"/>
        </w:rPr>
        <w:t xml:space="preserve">Prepare Enterprise Imaging CWP server rack environment including cabling and UPS per </w:t>
      </w:r>
      <w:r w:rsidRPr="00463C90">
        <w:rPr>
          <w:rFonts w:ascii="Calibri" w:hAnsi="Calibri" w:cs="Calibri"/>
        </w:rPr>
        <w:t xml:space="preserve">the </w:t>
      </w:r>
      <w:r w:rsidRPr="00463C90">
        <w:rPr>
          <w:rStyle w:val="Emphasis"/>
          <w:rFonts w:ascii="Calibri" w:hAnsi="Calibri" w:cs="Calibri"/>
        </w:rPr>
        <w:t>Enterprise Imaging XERO Pre-Installation and Site Readiness Report</w:t>
      </w:r>
      <w:r w:rsidRPr="00463C90">
        <w:rPr>
          <w:rFonts w:ascii="Calibri" w:hAnsi="Calibri" w:cs="Calibri"/>
        </w:rPr>
        <w:t>.</w:t>
      </w:r>
    </w:p>
    <w:p w:rsidR="0049775B" w:rsidRPr="00463C90" w:rsidRDefault="0049775B" w:rsidP="00F654F8">
      <w:pPr>
        <w:numPr>
          <w:ilvl w:val="0"/>
          <w:numId w:val="34"/>
        </w:numPr>
        <w:rPr>
          <w:rFonts w:ascii="Calibri" w:hAnsi="Calibri" w:cs="Calibri"/>
          <w:lang w:val="en-CA" w:eastAsia="en-CA"/>
        </w:rPr>
      </w:pPr>
      <w:r w:rsidRPr="00463C90">
        <w:rPr>
          <w:rFonts w:ascii="Calibri" w:hAnsi="Calibri" w:cs="Calibri"/>
        </w:rPr>
        <w:t xml:space="preserve">Rack Enterprise Imaging CWP server(s) and connect to network. </w:t>
      </w:r>
    </w:p>
    <w:p w:rsidR="0049775B" w:rsidRPr="00463C90" w:rsidRDefault="0049775B" w:rsidP="00F654F8">
      <w:pPr>
        <w:numPr>
          <w:ilvl w:val="0"/>
          <w:numId w:val="34"/>
        </w:numPr>
        <w:rPr>
          <w:rFonts w:ascii="Calibri" w:hAnsi="Calibri" w:cs="Calibri"/>
          <w:lang w:val="en-CA" w:eastAsia="en-CA"/>
        </w:rPr>
      </w:pPr>
      <w:r w:rsidRPr="00463C90">
        <w:rPr>
          <w:rFonts w:ascii="Calibri" w:hAnsi="Calibri" w:cs="Calibri"/>
        </w:rPr>
        <w:t>Provide redundant power circuits to Enterprise Imaging CWP Servers.</w:t>
      </w:r>
    </w:p>
    <w:p w:rsidR="0049775B" w:rsidRPr="00463C90" w:rsidRDefault="0049775B" w:rsidP="00F654F8">
      <w:pPr>
        <w:numPr>
          <w:ilvl w:val="0"/>
          <w:numId w:val="34"/>
        </w:numPr>
        <w:rPr>
          <w:rFonts w:ascii="Calibri" w:hAnsi="Calibri" w:cs="Calibri"/>
          <w:lang w:val="en-CA" w:eastAsia="en-CA"/>
        </w:rPr>
      </w:pPr>
      <w:r w:rsidRPr="00463C90">
        <w:rPr>
          <w:rFonts w:ascii="Calibri" w:hAnsi="Calibri" w:cs="Calibri"/>
        </w:rPr>
        <w:lastRenderedPageBreak/>
        <w:t xml:space="preserve">Ensure all ports identified in the Enterprise Imaging XERO </w:t>
      </w:r>
      <w:r w:rsidRPr="00463C90">
        <w:rPr>
          <w:rStyle w:val="Emphasis"/>
          <w:rFonts w:ascii="Calibri" w:hAnsi="Calibri" w:cs="Calibri"/>
        </w:rPr>
        <w:t>Pre-Installation and Site Readiness Report</w:t>
      </w:r>
      <w:r w:rsidRPr="00463C90">
        <w:rPr>
          <w:rFonts w:ascii="Calibri" w:hAnsi="Calibri" w:cs="Calibri"/>
        </w:rPr>
        <w:t xml:space="preserve"> </w:t>
      </w:r>
      <w:proofErr w:type="gramStart"/>
      <w:r w:rsidRPr="00463C90">
        <w:rPr>
          <w:rFonts w:ascii="Calibri" w:hAnsi="Calibri" w:cs="Calibri"/>
        </w:rPr>
        <w:t>are</w:t>
      </w:r>
      <w:proofErr w:type="gramEnd"/>
      <w:r w:rsidRPr="00463C90">
        <w:rPr>
          <w:rFonts w:ascii="Calibri" w:hAnsi="Calibri" w:cs="Calibri"/>
        </w:rPr>
        <w:t xml:space="preserve"> accessible and open for remote access.</w:t>
      </w:r>
    </w:p>
    <w:p w:rsidR="0049775B" w:rsidRPr="00463C90" w:rsidRDefault="0049775B" w:rsidP="00F654F8">
      <w:pPr>
        <w:numPr>
          <w:ilvl w:val="0"/>
          <w:numId w:val="34"/>
        </w:numPr>
        <w:rPr>
          <w:rFonts w:ascii="Calibri" w:hAnsi="Calibri" w:cs="Calibri"/>
        </w:rPr>
      </w:pPr>
      <w:r w:rsidRPr="00463C90">
        <w:rPr>
          <w:rFonts w:ascii="Calibri" w:hAnsi="Calibri" w:cs="Calibri"/>
        </w:rPr>
        <w:t>Configuration of inbound and outbound interfaces from Clinical System and Interface Engine to Enterprise Imaging interface specifications.</w:t>
      </w:r>
    </w:p>
    <w:p w:rsidR="0049775B" w:rsidRPr="00463C90" w:rsidRDefault="0049775B" w:rsidP="00F654F8">
      <w:pPr>
        <w:numPr>
          <w:ilvl w:val="0"/>
          <w:numId w:val="34"/>
        </w:numPr>
        <w:rPr>
          <w:rFonts w:ascii="Calibri" w:hAnsi="Calibri" w:cs="Calibri"/>
        </w:rPr>
      </w:pPr>
      <w:r w:rsidRPr="00463C90">
        <w:rPr>
          <w:rFonts w:ascii="Calibri" w:hAnsi="Calibri" w:cs="Calibri"/>
        </w:rPr>
        <w:t>Validation of Enterprise Imaging Master Files.</w:t>
      </w:r>
    </w:p>
    <w:p w:rsidR="0049775B" w:rsidRPr="00463C90" w:rsidRDefault="0049775B" w:rsidP="00F654F8">
      <w:pPr>
        <w:numPr>
          <w:ilvl w:val="0"/>
          <w:numId w:val="34"/>
        </w:numPr>
        <w:rPr>
          <w:rFonts w:ascii="Calibri" w:hAnsi="Calibri" w:cs="Calibri"/>
        </w:rPr>
      </w:pPr>
      <w:r w:rsidRPr="00463C90">
        <w:rPr>
          <w:rFonts w:ascii="Calibri" w:hAnsi="Calibri" w:cs="Calibri"/>
        </w:rPr>
        <w:t>Validation of order placer/filler and clinical capture workflows.</w:t>
      </w:r>
    </w:p>
    <w:p w:rsidR="0049775B" w:rsidRPr="00463C90" w:rsidRDefault="0049775B" w:rsidP="0049775B">
      <w:pPr>
        <w:pStyle w:val="Heading3"/>
        <w:numPr>
          <w:ilvl w:val="0"/>
          <w:numId w:val="0"/>
        </w:numPr>
        <w:ind w:left="720" w:hanging="720"/>
        <w:rPr>
          <w:rFonts w:ascii="Calibri" w:hAnsi="Calibri" w:cs="Calibri"/>
        </w:rPr>
      </w:pPr>
      <w:r w:rsidRPr="00463C90">
        <w:rPr>
          <w:rFonts w:ascii="Calibri" w:hAnsi="Calibri" w:cs="Calibri"/>
        </w:rPr>
        <w:tab/>
        <w:t>Deliverables</w:t>
      </w:r>
    </w:p>
    <w:p w:rsidR="0049775B" w:rsidRPr="00463C90" w:rsidRDefault="0049775B" w:rsidP="0049775B">
      <w:pPr>
        <w:pStyle w:val="ListBullet"/>
        <w:rPr>
          <w:rStyle w:val="Emphasis"/>
          <w:rFonts w:ascii="Calibri" w:hAnsi="Calibri" w:cs="Calibri"/>
          <w:i w:val="0"/>
        </w:rPr>
      </w:pPr>
      <w:r w:rsidRPr="00463C90">
        <w:rPr>
          <w:rFonts w:ascii="Calibri" w:hAnsi="Calibri" w:cs="Calibri"/>
          <w:i/>
        </w:rPr>
        <w:t xml:space="preserve">Enterprise Imaging </w:t>
      </w:r>
      <w:r w:rsidRPr="00463C90">
        <w:rPr>
          <w:rStyle w:val="Emphasis"/>
          <w:rFonts w:ascii="Calibri" w:hAnsi="Calibri" w:cs="Calibri"/>
          <w:i w:val="0"/>
        </w:rPr>
        <w:t>Clinical Acceptance Test Plan</w:t>
      </w:r>
    </w:p>
    <w:p w:rsidR="0049775B" w:rsidRPr="00463C90" w:rsidRDefault="0049775B" w:rsidP="0049775B">
      <w:pPr>
        <w:pStyle w:val="Heading3"/>
        <w:numPr>
          <w:ilvl w:val="0"/>
          <w:numId w:val="0"/>
        </w:numPr>
        <w:ind w:left="720" w:hanging="720"/>
        <w:rPr>
          <w:rFonts w:ascii="Calibri" w:hAnsi="Calibri" w:cs="Calibri"/>
        </w:rPr>
      </w:pPr>
      <w:r w:rsidRPr="00463C90">
        <w:rPr>
          <w:rFonts w:ascii="Calibri" w:hAnsi="Calibri" w:cs="Calibri"/>
        </w:rPr>
        <w:tab/>
        <w:t xml:space="preserve">Reference Documentation </w:t>
      </w:r>
    </w:p>
    <w:tbl>
      <w:tblPr>
        <w:tblW w:w="7830" w:type="dxa"/>
        <w:tblInd w:w="15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1E0" w:firstRow="1" w:lastRow="1" w:firstColumn="1" w:lastColumn="1" w:noHBand="0" w:noVBand="0"/>
      </w:tblPr>
      <w:tblGrid>
        <w:gridCol w:w="2430"/>
        <w:gridCol w:w="2070"/>
        <w:gridCol w:w="3330"/>
      </w:tblGrid>
      <w:tr w:rsidR="0049775B" w:rsidRPr="00463C90" w:rsidTr="00850060">
        <w:trPr>
          <w:cantSplit/>
          <w:trHeight w:val="467"/>
        </w:trPr>
        <w:tc>
          <w:tcPr>
            <w:tcW w:w="2430" w:type="dxa"/>
            <w:shd w:val="clear" w:color="auto" w:fill="D9D9D9"/>
            <w:vAlign w:val="center"/>
          </w:tcPr>
          <w:p w:rsidR="0049775B" w:rsidRPr="00463C90" w:rsidRDefault="0049775B" w:rsidP="00850060">
            <w:pPr>
              <w:pStyle w:val="Tableheader"/>
              <w:rPr>
                <w:rFonts w:ascii="Calibri" w:hAnsi="Calibri" w:cs="Calibri"/>
                <w:color w:val="auto"/>
                <w:sz w:val="18"/>
                <w:szCs w:val="18"/>
              </w:rPr>
            </w:pPr>
            <w:r w:rsidRPr="00463C90">
              <w:rPr>
                <w:rFonts w:ascii="Calibri" w:hAnsi="Calibri" w:cs="Calibri"/>
                <w:color w:val="auto"/>
                <w:sz w:val="18"/>
                <w:szCs w:val="18"/>
              </w:rPr>
              <w:t>Documentation</w:t>
            </w:r>
          </w:p>
        </w:tc>
        <w:tc>
          <w:tcPr>
            <w:tcW w:w="2070" w:type="dxa"/>
            <w:shd w:val="clear" w:color="auto" w:fill="D9D9D9"/>
            <w:vAlign w:val="center"/>
          </w:tcPr>
          <w:p w:rsidR="0049775B" w:rsidRPr="00463C90" w:rsidRDefault="0049775B" w:rsidP="00850060">
            <w:pPr>
              <w:pStyle w:val="Tableheader"/>
              <w:rPr>
                <w:rFonts w:ascii="Calibri" w:hAnsi="Calibri" w:cs="Calibri"/>
                <w:color w:val="auto"/>
                <w:sz w:val="18"/>
                <w:szCs w:val="18"/>
              </w:rPr>
            </w:pPr>
            <w:r w:rsidRPr="00463C90">
              <w:rPr>
                <w:rFonts w:ascii="Calibri" w:hAnsi="Calibri" w:cs="Calibri"/>
                <w:color w:val="auto"/>
                <w:sz w:val="18"/>
                <w:szCs w:val="18"/>
              </w:rPr>
              <w:t>Format</w:t>
            </w:r>
          </w:p>
        </w:tc>
        <w:tc>
          <w:tcPr>
            <w:tcW w:w="3330" w:type="dxa"/>
            <w:shd w:val="clear" w:color="auto" w:fill="D9D9D9"/>
            <w:vAlign w:val="center"/>
          </w:tcPr>
          <w:p w:rsidR="0049775B" w:rsidRPr="00463C90" w:rsidRDefault="0049775B" w:rsidP="00850060">
            <w:pPr>
              <w:pStyle w:val="Tableheader"/>
              <w:rPr>
                <w:rFonts w:ascii="Calibri" w:hAnsi="Calibri" w:cs="Calibri"/>
                <w:color w:val="auto"/>
                <w:sz w:val="18"/>
                <w:szCs w:val="18"/>
              </w:rPr>
            </w:pPr>
            <w:r w:rsidRPr="00463C90">
              <w:rPr>
                <w:rFonts w:ascii="Calibri" w:hAnsi="Calibri" w:cs="Calibri"/>
                <w:color w:val="auto"/>
                <w:sz w:val="18"/>
                <w:szCs w:val="18"/>
              </w:rPr>
              <w:t>Number of copies</w:t>
            </w:r>
          </w:p>
        </w:tc>
      </w:tr>
      <w:tr w:rsidR="0049775B" w:rsidRPr="00463C90" w:rsidTr="00850060">
        <w:trPr>
          <w:cantSplit/>
        </w:trPr>
        <w:tc>
          <w:tcPr>
            <w:tcW w:w="2430" w:type="dxa"/>
          </w:tcPr>
          <w:p w:rsidR="0049775B" w:rsidRPr="00463C90" w:rsidRDefault="0049775B" w:rsidP="00850060">
            <w:pPr>
              <w:pStyle w:val="Tableheader"/>
              <w:rPr>
                <w:rFonts w:ascii="Calibri" w:hAnsi="Calibri" w:cs="Calibri"/>
                <w:b w:val="0"/>
                <w:color w:val="auto"/>
                <w:sz w:val="18"/>
                <w:szCs w:val="18"/>
              </w:rPr>
            </w:pPr>
            <w:r w:rsidRPr="00463C90">
              <w:rPr>
                <w:rFonts w:ascii="Calibri" w:hAnsi="Calibri" w:cs="Calibri"/>
                <w:b w:val="0"/>
                <w:color w:val="auto"/>
                <w:sz w:val="18"/>
                <w:szCs w:val="18"/>
              </w:rPr>
              <w:t>Installation guide</w:t>
            </w:r>
          </w:p>
        </w:tc>
        <w:tc>
          <w:tcPr>
            <w:tcW w:w="2070" w:type="dxa"/>
          </w:tcPr>
          <w:p w:rsidR="0049775B" w:rsidRPr="00463C90" w:rsidRDefault="0049775B" w:rsidP="00850060">
            <w:pPr>
              <w:pStyle w:val="Tableheader"/>
              <w:rPr>
                <w:rFonts w:ascii="Calibri" w:hAnsi="Calibri" w:cs="Calibri"/>
                <w:b w:val="0"/>
                <w:color w:val="auto"/>
                <w:sz w:val="18"/>
                <w:szCs w:val="18"/>
              </w:rPr>
            </w:pPr>
            <w:r w:rsidRPr="00463C90">
              <w:rPr>
                <w:rFonts w:ascii="Calibri" w:hAnsi="Calibri" w:cs="Calibri"/>
                <w:b w:val="0"/>
                <w:color w:val="auto"/>
                <w:sz w:val="18"/>
                <w:szCs w:val="18"/>
              </w:rPr>
              <w:t>Electronic, pdf</w:t>
            </w:r>
          </w:p>
        </w:tc>
        <w:tc>
          <w:tcPr>
            <w:tcW w:w="3330" w:type="dxa"/>
          </w:tcPr>
          <w:p w:rsidR="0049775B" w:rsidRPr="00463C90" w:rsidRDefault="0049775B" w:rsidP="00850060">
            <w:pPr>
              <w:pStyle w:val="Tableheader"/>
              <w:rPr>
                <w:rFonts w:ascii="Calibri" w:hAnsi="Calibri" w:cs="Calibri"/>
                <w:b w:val="0"/>
                <w:color w:val="auto"/>
                <w:sz w:val="18"/>
                <w:szCs w:val="18"/>
              </w:rPr>
            </w:pPr>
            <w:r w:rsidRPr="00463C90">
              <w:rPr>
                <w:rFonts w:ascii="Calibri" w:hAnsi="Calibri" w:cs="Calibri"/>
                <w:b w:val="0"/>
                <w:color w:val="auto"/>
                <w:sz w:val="18"/>
                <w:szCs w:val="18"/>
              </w:rPr>
              <w:t>1</w:t>
            </w:r>
          </w:p>
        </w:tc>
      </w:tr>
      <w:tr w:rsidR="0049775B" w:rsidRPr="00463C90" w:rsidTr="00850060">
        <w:trPr>
          <w:cantSplit/>
        </w:trPr>
        <w:tc>
          <w:tcPr>
            <w:tcW w:w="2430" w:type="dxa"/>
          </w:tcPr>
          <w:p w:rsidR="0049775B" w:rsidRPr="00463C90" w:rsidRDefault="0049775B" w:rsidP="00850060">
            <w:pPr>
              <w:pStyle w:val="Tableheader"/>
              <w:rPr>
                <w:rFonts w:ascii="Calibri" w:hAnsi="Calibri" w:cs="Calibri"/>
                <w:b w:val="0"/>
                <w:color w:val="auto"/>
                <w:sz w:val="18"/>
                <w:szCs w:val="18"/>
              </w:rPr>
            </w:pPr>
            <w:r w:rsidRPr="00463C90">
              <w:rPr>
                <w:rFonts w:ascii="Calibri" w:hAnsi="Calibri" w:cs="Calibri"/>
                <w:b w:val="0"/>
                <w:color w:val="auto"/>
                <w:sz w:val="18"/>
                <w:szCs w:val="18"/>
              </w:rPr>
              <w:t>Migration guide</w:t>
            </w:r>
          </w:p>
        </w:tc>
        <w:tc>
          <w:tcPr>
            <w:tcW w:w="2070" w:type="dxa"/>
          </w:tcPr>
          <w:p w:rsidR="0049775B" w:rsidRPr="00463C90" w:rsidRDefault="0049775B" w:rsidP="00850060">
            <w:pPr>
              <w:pStyle w:val="Tableheader"/>
              <w:rPr>
                <w:rFonts w:ascii="Calibri" w:hAnsi="Calibri" w:cs="Calibri"/>
                <w:b w:val="0"/>
                <w:color w:val="auto"/>
                <w:sz w:val="18"/>
                <w:szCs w:val="18"/>
              </w:rPr>
            </w:pPr>
            <w:r w:rsidRPr="00463C90">
              <w:rPr>
                <w:rFonts w:ascii="Calibri" w:hAnsi="Calibri" w:cs="Calibri"/>
                <w:b w:val="0"/>
                <w:color w:val="auto"/>
                <w:sz w:val="18"/>
                <w:szCs w:val="18"/>
              </w:rPr>
              <w:t>Electronic, pdf</w:t>
            </w:r>
          </w:p>
        </w:tc>
        <w:tc>
          <w:tcPr>
            <w:tcW w:w="3330" w:type="dxa"/>
          </w:tcPr>
          <w:p w:rsidR="0049775B" w:rsidRPr="00463C90" w:rsidRDefault="0049775B" w:rsidP="00850060">
            <w:pPr>
              <w:pStyle w:val="Tableheader"/>
              <w:rPr>
                <w:rFonts w:ascii="Calibri" w:hAnsi="Calibri" w:cs="Calibri"/>
                <w:b w:val="0"/>
                <w:color w:val="auto"/>
                <w:sz w:val="18"/>
                <w:szCs w:val="18"/>
              </w:rPr>
            </w:pPr>
            <w:r w:rsidRPr="00463C90">
              <w:rPr>
                <w:rFonts w:ascii="Calibri" w:hAnsi="Calibri" w:cs="Calibri"/>
                <w:b w:val="0"/>
                <w:color w:val="auto"/>
                <w:sz w:val="18"/>
                <w:szCs w:val="18"/>
              </w:rPr>
              <w:t>1</w:t>
            </w:r>
          </w:p>
        </w:tc>
      </w:tr>
      <w:tr w:rsidR="0049775B" w:rsidRPr="00463C90" w:rsidTr="00850060">
        <w:trPr>
          <w:cantSplit/>
        </w:trPr>
        <w:tc>
          <w:tcPr>
            <w:tcW w:w="2430" w:type="dxa"/>
          </w:tcPr>
          <w:p w:rsidR="0049775B" w:rsidRPr="00463C90" w:rsidRDefault="0049775B" w:rsidP="00850060">
            <w:pPr>
              <w:pStyle w:val="Tableheader"/>
              <w:rPr>
                <w:rFonts w:ascii="Calibri" w:hAnsi="Calibri" w:cs="Calibri"/>
                <w:b w:val="0"/>
                <w:color w:val="auto"/>
                <w:sz w:val="18"/>
                <w:szCs w:val="18"/>
              </w:rPr>
            </w:pPr>
            <w:r w:rsidRPr="00463C90">
              <w:rPr>
                <w:rFonts w:ascii="Calibri" w:hAnsi="Calibri" w:cs="Calibri"/>
                <w:b w:val="0"/>
                <w:color w:val="auto"/>
                <w:sz w:val="18"/>
                <w:szCs w:val="18"/>
              </w:rPr>
              <w:t>Hardware-software specification</w:t>
            </w:r>
          </w:p>
        </w:tc>
        <w:tc>
          <w:tcPr>
            <w:tcW w:w="2070" w:type="dxa"/>
          </w:tcPr>
          <w:p w:rsidR="0049775B" w:rsidRPr="00463C90" w:rsidRDefault="0049775B" w:rsidP="00850060">
            <w:pPr>
              <w:pStyle w:val="Tableheader"/>
              <w:rPr>
                <w:rFonts w:ascii="Calibri" w:hAnsi="Calibri" w:cs="Calibri"/>
                <w:b w:val="0"/>
                <w:color w:val="auto"/>
                <w:sz w:val="18"/>
                <w:szCs w:val="18"/>
              </w:rPr>
            </w:pPr>
            <w:r w:rsidRPr="00463C90">
              <w:rPr>
                <w:rFonts w:ascii="Calibri" w:hAnsi="Calibri" w:cs="Calibri"/>
                <w:b w:val="0"/>
                <w:color w:val="auto"/>
                <w:sz w:val="18"/>
                <w:szCs w:val="18"/>
              </w:rPr>
              <w:t>Electronic, pdf</w:t>
            </w:r>
          </w:p>
        </w:tc>
        <w:tc>
          <w:tcPr>
            <w:tcW w:w="3330" w:type="dxa"/>
          </w:tcPr>
          <w:p w:rsidR="0049775B" w:rsidRPr="00463C90" w:rsidRDefault="0049775B" w:rsidP="00850060">
            <w:pPr>
              <w:pStyle w:val="Tableheader"/>
              <w:rPr>
                <w:rFonts w:ascii="Calibri" w:hAnsi="Calibri" w:cs="Calibri"/>
                <w:b w:val="0"/>
                <w:color w:val="auto"/>
                <w:sz w:val="18"/>
                <w:szCs w:val="18"/>
              </w:rPr>
            </w:pPr>
            <w:r w:rsidRPr="00463C90">
              <w:rPr>
                <w:rFonts w:ascii="Calibri" w:hAnsi="Calibri" w:cs="Calibri"/>
                <w:b w:val="0"/>
                <w:color w:val="auto"/>
                <w:sz w:val="18"/>
                <w:szCs w:val="18"/>
              </w:rPr>
              <w:t>1</w:t>
            </w:r>
          </w:p>
        </w:tc>
      </w:tr>
      <w:tr w:rsidR="0049775B" w:rsidRPr="00463C90" w:rsidTr="00850060">
        <w:trPr>
          <w:cantSplit/>
        </w:trPr>
        <w:tc>
          <w:tcPr>
            <w:tcW w:w="2430" w:type="dxa"/>
          </w:tcPr>
          <w:p w:rsidR="0049775B" w:rsidRPr="00463C90" w:rsidRDefault="0049775B" w:rsidP="00850060">
            <w:pPr>
              <w:pStyle w:val="Tableheader"/>
              <w:rPr>
                <w:rFonts w:ascii="Calibri" w:hAnsi="Calibri" w:cs="Calibri"/>
                <w:b w:val="0"/>
                <w:color w:val="auto"/>
                <w:sz w:val="18"/>
                <w:szCs w:val="18"/>
              </w:rPr>
            </w:pPr>
            <w:r w:rsidRPr="00463C90">
              <w:rPr>
                <w:rFonts w:ascii="Calibri" w:hAnsi="Calibri" w:cs="Calibri"/>
                <w:b w:val="0"/>
                <w:color w:val="auto"/>
                <w:sz w:val="18"/>
                <w:szCs w:val="18"/>
              </w:rPr>
              <w:t>Connectivity compliance claims</w:t>
            </w:r>
          </w:p>
        </w:tc>
        <w:tc>
          <w:tcPr>
            <w:tcW w:w="2070" w:type="dxa"/>
          </w:tcPr>
          <w:p w:rsidR="0049775B" w:rsidRPr="00463C90" w:rsidRDefault="0049775B" w:rsidP="00850060">
            <w:pPr>
              <w:pStyle w:val="Tableheader"/>
              <w:rPr>
                <w:rFonts w:ascii="Calibri" w:hAnsi="Calibri" w:cs="Calibri"/>
                <w:b w:val="0"/>
                <w:color w:val="auto"/>
                <w:sz w:val="18"/>
                <w:szCs w:val="18"/>
              </w:rPr>
            </w:pPr>
            <w:r w:rsidRPr="00463C90">
              <w:rPr>
                <w:rFonts w:ascii="Calibri" w:hAnsi="Calibri" w:cs="Calibri"/>
                <w:b w:val="0"/>
                <w:color w:val="auto"/>
                <w:sz w:val="18"/>
                <w:szCs w:val="18"/>
              </w:rPr>
              <w:t>Electronic, pdf</w:t>
            </w:r>
          </w:p>
        </w:tc>
        <w:tc>
          <w:tcPr>
            <w:tcW w:w="3330" w:type="dxa"/>
          </w:tcPr>
          <w:p w:rsidR="0049775B" w:rsidRPr="00463C90" w:rsidRDefault="0049775B" w:rsidP="00850060">
            <w:pPr>
              <w:pStyle w:val="Tableheader"/>
              <w:rPr>
                <w:rFonts w:ascii="Calibri" w:hAnsi="Calibri" w:cs="Calibri"/>
                <w:b w:val="0"/>
                <w:color w:val="auto"/>
                <w:sz w:val="18"/>
                <w:szCs w:val="18"/>
              </w:rPr>
            </w:pPr>
            <w:r w:rsidRPr="00463C90">
              <w:rPr>
                <w:rFonts w:ascii="Calibri" w:hAnsi="Calibri" w:cs="Calibri"/>
                <w:b w:val="0"/>
                <w:color w:val="auto"/>
                <w:sz w:val="18"/>
                <w:szCs w:val="18"/>
              </w:rPr>
              <w:t>1</w:t>
            </w:r>
          </w:p>
        </w:tc>
      </w:tr>
      <w:tr w:rsidR="0049775B" w:rsidRPr="00463C90" w:rsidTr="00850060">
        <w:trPr>
          <w:cantSplit/>
        </w:trPr>
        <w:tc>
          <w:tcPr>
            <w:tcW w:w="2430" w:type="dxa"/>
          </w:tcPr>
          <w:p w:rsidR="0049775B" w:rsidRPr="00463C90" w:rsidRDefault="0049775B" w:rsidP="00850060">
            <w:pPr>
              <w:pStyle w:val="Tableheader"/>
              <w:rPr>
                <w:rFonts w:ascii="Calibri" w:hAnsi="Calibri" w:cs="Calibri"/>
                <w:b w:val="0"/>
                <w:color w:val="auto"/>
                <w:sz w:val="18"/>
                <w:szCs w:val="18"/>
              </w:rPr>
            </w:pPr>
            <w:r w:rsidRPr="00463C90">
              <w:rPr>
                <w:rFonts w:ascii="Calibri" w:hAnsi="Calibri" w:cs="Calibri"/>
                <w:b w:val="0"/>
                <w:color w:val="auto"/>
                <w:sz w:val="18"/>
                <w:szCs w:val="18"/>
              </w:rPr>
              <w:t>Getting started manual (end user documentation) and workflow guides</w:t>
            </w:r>
          </w:p>
        </w:tc>
        <w:tc>
          <w:tcPr>
            <w:tcW w:w="2070" w:type="dxa"/>
          </w:tcPr>
          <w:p w:rsidR="0049775B" w:rsidRPr="00463C90" w:rsidRDefault="0049775B" w:rsidP="00850060">
            <w:pPr>
              <w:pStyle w:val="Tableheader"/>
              <w:rPr>
                <w:rFonts w:ascii="Calibri" w:hAnsi="Calibri" w:cs="Calibri"/>
                <w:b w:val="0"/>
                <w:color w:val="auto"/>
                <w:sz w:val="18"/>
                <w:szCs w:val="18"/>
              </w:rPr>
            </w:pPr>
            <w:r w:rsidRPr="00463C90">
              <w:rPr>
                <w:rFonts w:ascii="Calibri" w:hAnsi="Calibri" w:cs="Calibri"/>
                <w:b w:val="0"/>
                <w:color w:val="auto"/>
                <w:sz w:val="18"/>
                <w:szCs w:val="18"/>
              </w:rPr>
              <w:t>Electronic, pdf &amp; html</w:t>
            </w:r>
          </w:p>
        </w:tc>
        <w:tc>
          <w:tcPr>
            <w:tcW w:w="3330" w:type="dxa"/>
          </w:tcPr>
          <w:p w:rsidR="0049775B" w:rsidRPr="00463C90" w:rsidRDefault="0049775B" w:rsidP="00850060">
            <w:pPr>
              <w:pStyle w:val="Tableheader"/>
              <w:rPr>
                <w:rFonts w:ascii="Calibri" w:hAnsi="Calibri" w:cs="Calibri"/>
                <w:b w:val="0"/>
                <w:color w:val="auto"/>
                <w:sz w:val="18"/>
                <w:szCs w:val="18"/>
              </w:rPr>
            </w:pPr>
            <w:r w:rsidRPr="00463C90">
              <w:rPr>
                <w:rFonts w:ascii="Calibri" w:hAnsi="Calibri" w:cs="Calibri"/>
                <w:b w:val="0"/>
                <w:color w:val="auto"/>
                <w:sz w:val="18"/>
                <w:szCs w:val="18"/>
              </w:rPr>
              <w:t>Available from a shared location</w:t>
            </w:r>
          </w:p>
        </w:tc>
      </w:tr>
      <w:tr w:rsidR="0049775B" w:rsidRPr="00463C90" w:rsidTr="00850060">
        <w:trPr>
          <w:cantSplit/>
        </w:trPr>
        <w:tc>
          <w:tcPr>
            <w:tcW w:w="2430" w:type="dxa"/>
          </w:tcPr>
          <w:p w:rsidR="0049775B" w:rsidRPr="00463C90" w:rsidRDefault="0049775B" w:rsidP="00850060">
            <w:pPr>
              <w:pStyle w:val="Tableheader"/>
              <w:rPr>
                <w:rFonts w:ascii="Calibri" w:hAnsi="Calibri" w:cs="Calibri"/>
                <w:b w:val="0"/>
                <w:color w:val="auto"/>
                <w:sz w:val="18"/>
                <w:szCs w:val="18"/>
              </w:rPr>
            </w:pPr>
            <w:r w:rsidRPr="00463C90">
              <w:rPr>
                <w:rFonts w:ascii="Calibri" w:hAnsi="Calibri" w:cs="Calibri"/>
                <w:b w:val="0"/>
                <w:color w:val="auto"/>
                <w:sz w:val="18"/>
                <w:szCs w:val="18"/>
              </w:rPr>
              <w:t>Application knowledge base (key user/super user documentation)</w:t>
            </w:r>
          </w:p>
        </w:tc>
        <w:tc>
          <w:tcPr>
            <w:tcW w:w="2070" w:type="dxa"/>
          </w:tcPr>
          <w:p w:rsidR="0049775B" w:rsidRPr="00463C90" w:rsidRDefault="0049775B" w:rsidP="00850060">
            <w:pPr>
              <w:pStyle w:val="Tableheader"/>
              <w:rPr>
                <w:rFonts w:ascii="Calibri" w:hAnsi="Calibri" w:cs="Calibri"/>
                <w:b w:val="0"/>
                <w:color w:val="auto"/>
                <w:sz w:val="18"/>
                <w:szCs w:val="18"/>
              </w:rPr>
            </w:pPr>
            <w:r w:rsidRPr="00463C90">
              <w:rPr>
                <w:rFonts w:ascii="Calibri" w:hAnsi="Calibri" w:cs="Calibri"/>
                <w:b w:val="0"/>
                <w:color w:val="auto"/>
                <w:sz w:val="18"/>
                <w:szCs w:val="18"/>
              </w:rPr>
              <w:t>Electronic, html</w:t>
            </w:r>
          </w:p>
        </w:tc>
        <w:tc>
          <w:tcPr>
            <w:tcW w:w="3330" w:type="dxa"/>
          </w:tcPr>
          <w:p w:rsidR="0049775B" w:rsidRPr="00463C90" w:rsidRDefault="0049775B" w:rsidP="00850060">
            <w:pPr>
              <w:pStyle w:val="Tableheader"/>
              <w:rPr>
                <w:rFonts w:ascii="Calibri" w:hAnsi="Calibri" w:cs="Calibri"/>
                <w:b w:val="0"/>
                <w:color w:val="auto"/>
                <w:sz w:val="18"/>
                <w:szCs w:val="18"/>
              </w:rPr>
            </w:pPr>
            <w:r w:rsidRPr="00463C90">
              <w:rPr>
                <w:rFonts w:ascii="Calibri" w:hAnsi="Calibri" w:cs="Calibri"/>
                <w:b w:val="0"/>
                <w:color w:val="auto"/>
                <w:sz w:val="18"/>
                <w:szCs w:val="18"/>
              </w:rPr>
              <w:t>Installed on key-user workstations or available from a shared location</w:t>
            </w:r>
          </w:p>
        </w:tc>
      </w:tr>
      <w:tr w:rsidR="0049775B" w:rsidRPr="00463C90" w:rsidTr="00850060">
        <w:trPr>
          <w:cantSplit/>
        </w:trPr>
        <w:tc>
          <w:tcPr>
            <w:tcW w:w="2430" w:type="dxa"/>
          </w:tcPr>
          <w:p w:rsidR="0049775B" w:rsidRPr="00463C90" w:rsidRDefault="0049775B" w:rsidP="00850060">
            <w:pPr>
              <w:pStyle w:val="Tableheader"/>
              <w:rPr>
                <w:rFonts w:ascii="Calibri" w:hAnsi="Calibri" w:cs="Calibri"/>
                <w:b w:val="0"/>
                <w:color w:val="auto"/>
                <w:sz w:val="18"/>
                <w:szCs w:val="18"/>
              </w:rPr>
            </w:pPr>
            <w:r w:rsidRPr="00463C90">
              <w:rPr>
                <w:rFonts w:ascii="Calibri" w:hAnsi="Calibri" w:cs="Calibri"/>
                <w:b w:val="0"/>
                <w:color w:val="auto"/>
                <w:sz w:val="18"/>
                <w:szCs w:val="18"/>
              </w:rPr>
              <w:t>Release notes</w:t>
            </w:r>
          </w:p>
        </w:tc>
        <w:tc>
          <w:tcPr>
            <w:tcW w:w="2070" w:type="dxa"/>
          </w:tcPr>
          <w:p w:rsidR="0049775B" w:rsidRPr="00463C90" w:rsidRDefault="0049775B" w:rsidP="00850060">
            <w:pPr>
              <w:pStyle w:val="Tableheader"/>
              <w:rPr>
                <w:rFonts w:ascii="Calibri" w:hAnsi="Calibri" w:cs="Calibri"/>
                <w:b w:val="0"/>
                <w:color w:val="auto"/>
                <w:sz w:val="18"/>
                <w:szCs w:val="18"/>
              </w:rPr>
            </w:pPr>
            <w:r w:rsidRPr="00463C90">
              <w:rPr>
                <w:rFonts w:ascii="Calibri" w:hAnsi="Calibri" w:cs="Calibri"/>
                <w:b w:val="0"/>
                <w:color w:val="auto"/>
                <w:sz w:val="18"/>
                <w:szCs w:val="18"/>
              </w:rPr>
              <w:t>Electronic, pdf</w:t>
            </w:r>
          </w:p>
        </w:tc>
        <w:tc>
          <w:tcPr>
            <w:tcW w:w="3330" w:type="dxa"/>
          </w:tcPr>
          <w:p w:rsidR="0049775B" w:rsidRPr="00463C90" w:rsidRDefault="0049775B" w:rsidP="00850060">
            <w:pPr>
              <w:pStyle w:val="Tableheader"/>
              <w:rPr>
                <w:rFonts w:ascii="Calibri" w:hAnsi="Calibri" w:cs="Calibri"/>
                <w:b w:val="0"/>
                <w:color w:val="auto"/>
                <w:sz w:val="18"/>
                <w:szCs w:val="18"/>
              </w:rPr>
            </w:pPr>
            <w:r w:rsidRPr="00463C90">
              <w:rPr>
                <w:rFonts w:ascii="Calibri" w:hAnsi="Calibri" w:cs="Calibri"/>
                <w:b w:val="0"/>
                <w:color w:val="auto"/>
                <w:sz w:val="18"/>
                <w:szCs w:val="18"/>
              </w:rPr>
              <w:t>1</w:t>
            </w:r>
          </w:p>
        </w:tc>
      </w:tr>
      <w:tr w:rsidR="0049775B" w:rsidRPr="00463C90" w:rsidTr="00850060">
        <w:trPr>
          <w:cantSplit/>
        </w:trPr>
        <w:tc>
          <w:tcPr>
            <w:tcW w:w="2430" w:type="dxa"/>
          </w:tcPr>
          <w:p w:rsidR="0049775B" w:rsidRPr="00463C90" w:rsidRDefault="0049775B" w:rsidP="00850060">
            <w:pPr>
              <w:pStyle w:val="Tableheader"/>
              <w:rPr>
                <w:rFonts w:ascii="Calibri" w:hAnsi="Calibri" w:cs="Calibri"/>
                <w:b w:val="0"/>
                <w:color w:val="auto"/>
                <w:sz w:val="18"/>
                <w:szCs w:val="18"/>
              </w:rPr>
            </w:pPr>
            <w:r w:rsidRPr="00463C90">
              <w:rPr>
                <w:rFonts w:ascii="Calibri" w:hAnsi="Calibri" w:cs="Calibri"/>
                <w:b w:val="0"/>
                <w:color w:val="auto"/>
                <w:sz w:val="18"/>
                <w:szCs w:val="18"/>
              </w:rPr>
              <w:t>Configuration tutorial</w:t>
            </w:r>
          </w:p>
        </w:tc>
        <w:tc>
          <w:tcPr>
            <w:tcW w:w="2070" w:type="dxa"/>
          </w:tcPr>
          <w:p w:rsidR="0049775B" w:rsidRPr="00463C90" w:rsidRDefault="0049775B" w:rsidP="00850060">
            <w:pPr>
              <w:pStyle w:val="Tableheader"/>
              <w:rPr>
                <w:rFonts w:ascii="Calibri" w:hAnsi="Calibri" w:cs="Calibri"/>
                <w:b w:val="0"/>
                <w:color w:val="auto"/>
                <w:sz w:val="18"/>
                <w:szCs w:val="18"/>
              </w:rPr>
            </w:pPr>
            <w:r w:rsidRPr="00463C90">
              <w:rPr>
                <w:rFonts w:ascii="Calibri" w:hAnsi="Calibri" w:cs="Calibri"/>
                <w:b w:val="0"/>
                <w:color w:val="auto"/>
                <w:sz w:val="18"/>
                <w:szCs w:val="18"/>
              </w:rPr>
              <w:t>Electronic, pdf &amp; html</w:t>
            </w:r>
          </w:p>
        </w:tc>
        <w:tc>
          <w:tcPr>
            <w:tcW w:w="3330" w:type="dxa"/>
          </w:tcPr>
          <w:p w:rsidR="0049775B" w:rsidRPr="00463C90" w:rsidRDefault="0049775B" w:rsidP="00850060">
            <w:pPr>
              <w:pStyle w:val="Tableheader"/>
              <w:rPr>
                <w:rFonts w:ascii="Calibri" w:hAnsi="Calibri" w:cs="Calibri"/>
                <w:b w:val="0"/>
                <w:color w:val="auto"/>
                <w:sz w:val="18"/>
                <w:szCs w:val="18"/>
              </w:rPr>
            </w:pPr>
            <w:r w:rsidRPr="00463C90">
              <w:rPr>
                <w:rFonts w:ascii="Calibri" w:hAnsi="Calibri" w:cs="Calibri"/>
                <w:b w:val="0"/>
                <w:color w:val="auto"/>
                <w:sz w:val="18"/>
                <w:szCs w:val="18"/>
              </w:rPr>
              <w:t>Installed on key-user workstations or available from a shared location</w:t>
            </w:r>
          </w:p>
        </w:tc>
      </w:tr>
      <w:tr w:rsidR="0049775B" w:rsidRPr="00463C90" w:rsidTr="00850060">
        <w:trPr>
          <w:cantSplit/>
        </w:trPr>
        <w:tc>
          <w:tcPr>
            <w:tcW w:w="2430" w:type="dxa"/>
          </w:tcPr>
          <w:p w:rsidR="0049775B" w:rsidRPr="00463C90" w:rsidRDefault="0049775B" w:rsidP="00850060">
            <w:pPr>
              <w:pStyle w:val="Tableheader"/>
              <w:rPr>
                <w:rFonts w:ascii="Calibri" w:hAnsi="Calibri" w:cs="Calibri"/>
                <w:b w:val="0"/>
                <w:color w:val="auto"/>
                <w:sz w:val="18"/>
                <w:szCs w:val="18"/>
              </w:rPr>
            </w:pPr>
            <w:r w:rsidRPr="00463C90">
              <w:rPr>
                <w:rFonts w:ascii="Calibri" w:hAnsi="Calibri" w:cs="Calibri"/>
                <w:b w:val="0"/>
                <w:color w:val="auto"/>
                <w:sz w:val="18"/>
                <w:szCs w:val="18"/>
              </w:rPr>
              <w:t>Connectivity documentation</w:t>
            </w:r>
          </w:p>
        </w:tc>
        <w:tc>
          <w:tcPr>
            <w:tcW w:w="2070" w:type="dxa"/>
          </w:tcPr>
          <w:p w:rsidR="0049775B" w:rsidRPr="00463C90" w:rsidRDefault="0049775B" w:rsidP="00850060">
            <w:pPr>
              <w:pStyle w:val="Tableheader"/>
              <w:rPr>
                <w:rFonts w:ascii="Calibri" w:hAnsi="Calibri" w:cs="Calibri"/>
                <w:b w:val="0"/>
                <w:color w:val="auto"/>
                <w:sz w:val="18"/>
                <w:szCs w:val="18"/>
              </w:rPr>
            </w:pPr>
            <w:r w:rsidRPr="00463C90">
              <w:rPr>
                <w:rFonts w:ascii="Calibri" w:hAnsi="Calibri" w:cs="Calibri"/>
                <w:b w:val="0"/>
                <w:color w:val="auto"/>
                <w:sz w:val="18"/>
                <w:szCs w:val="18"/>
              </w:rPr>
              <w:t>Electronic, html</w:t>
            </w:r>
          </w:p>
        </w:tc>
        <w:tc>
          <w:tcPr>
            <w:tcW w:w="3330" w:type="dxa"/>
          </w:tcPr>
          <w:p w:rsidR="0049775B" w:rsidRPr="00463C90" w:rsidRDefault="0049775B" w:rsidP="00850060">
            <w:pPr>
              <w:pStyle w:val="Tableheader"/>
              <w:rPr>
                <w:rFonts w:ascii="Calibri" w:hAnsi="Calibri" w:cs="Calibri"/>
                <w:b w:val="0"/>
                <w:color w:val="auto"/>
                <w:sz w:val="18"/>
                <w:szCs w:val="18"/>
              </w:rPr>
            </w:pPr>
            <w:r w:rsidRPr="00463C90">
              <w:rPr>
                <w:rFonts w:ascii="Calibri" w:hAnsi="Calibri" w:cs="Calibri"/>
                <w:b w:val="0"/>
                <w:color w:val="auto"/>
                <w:sz w:val="18"/>
                <w:szCs w:val="18"/>
              </w:rPr>
              <w:t>Installed on key-user workstations or available from a shared location</w:t>
            </w:r>
          </w:p>
        </w:tc>
      </w:tr>
    </w:tbl>
    <w:p w:rsidR="0049775B" w:rsidRPr="00463C90" w:rsidRDefault="0049775B" w:rsidP="0049775B">
      <w:pPr>
        <w:pStyle w:val="BoxedTechnicalSpec"/>
        <w:ind w:left="432"/>
        <w:rPr>
          <w:rFonts w:ascii="Calibri" w:hAnsi="Calibri" w:cs="Calibri"/>
        </w:rPr>
      </w:pPr>
      <w:r w:rsidRPr="00463C90">
        <w:rPr>
          <w:rFonts w:ascii="Calibri" w:hAnsi="Calibri" w:cs="Calibri"/>
        </w:rPr>
        <w:t>Service Completion Acknowledgement</w:t>
      </w:r>
      <w:proofErr w:type="gramStart"/>
      <w:r w:rsidRPr="00463C90">
        <w:rPr>
          <w:rFonts w:ascii="Calibri" w:hAnsi="Calibri" w:cs="Calibri"/>
        </w:rPr>
        <w:t>:</w:t>
      </w:r>
      <w:proofErr w:type="gramEnd"/>
      <w:r w:rsidRPr="00463C90">
        <w:rPr>
          <w:rFonts w:ascii="Calibri" w:hAnsi="Calibri" w:cs="Calibri"/>
        </w:rPr>
        <w:br/>
        <w:t xml:space="preserve">The customer Project Manager will be requested to acknowledge the completion of the Enterprise Imaging </w:t>
      </w:r>
      <w:r w:rsidR="00EC07AA">
        <w:rPr>
          <w:rFonts w:ascii="Calibri" w:hAnsi="Calibri" w:cs="Calibri"/>
        </w:rPr>
        <w:t xml:space="preserve">CSP </w:t>
      </w:r>
      <w:r w:rsidRPr="00463C90">
        <w:rPr>
          <w:rFonts w:ascii="Calibri" w:hAnsi="Calibri" w:cs="Calibri"/>
        </w:rPr>
        <w:t>Installation Service by signature of the Enterprise Imaging Clinical Acceptance Test Plan.</w:t>
      </w:r>
    </w:p>
    <w:p w:rsidR="001F4117" w:rsidRPr="00463C90" w:rsidRDefault="001F4117" w:rsidP="0098306D">
      <w:pPr>
        <w:pStyle w:val="Heading3"/>
        <w:numPr>
          <w:ilvl w:val="2"/>
          <w:numId w:val="68"/>
        </w:numPr>
        <w:rPr>
          <w:rFonts w:ascii="Calibri" w:hAnsi="Calibri" w:cs="Calibri"/>
          <w:sz w:val="28"/>
          <w:szCs w:val="28"/>
        </w:rPr>
      </w:pPr>
      <w:bookmarkStart w:id="243" w:name="_Toc404677463"/>
      <w:r w:rsidRPr="00463C90">
        <w:rPr>
          <w:rFonts w:ascii="Calibri" w:hAnsi="Calibri" w:cs="Calibri"/>
          <w:sz w:val="28"/>
          <w:szCs w:val="28"/>
        </w:rPr>
        <w:t xml:space="preserve">Enterprise Imaging CWP (XERO) Viewer Core Installation </w:t>
      </w:r>
    </w:p>
    <w:bookmarkEnd w:id="243"/>
    <w:p w:rsidR="00B30CD6" w:rsidRPr="00463C90" w:rsidRDefault="001F4117" w:rsidP="001F4117">
      <w:pPr>
        <w:pStyle w:val="Heading3"/>
        <w:numPr>
          <w:ilvl w:val="0"/>
          <w:numId w:val="0"/>
        </w:numPr>
        <w:ind w:left="720" w:hanging="720"/>
        <w:rPr>
          <w:rFonts w:ascii="Calibri" w:hAnsi="Calibri" w:cs="Calibri"/>
        </w:rPr>
      </w:pPr>
      <w:r w:rsidRPr="00463C90">
        <w:rPr>
          <w:rFonts w:ascii="Calibri" w:hAnsi="Calibri" w:cs="Calibri"/>
        </w:rPr>
        <w:tab/>
      </w:r>
      <w:r w:rsidR="00B30CD6" w:rsidRPr="00463C90">
        <w:rPr>
          <w:rFonts w:ascii="Calibri" w:hAnsi="Calibri" w:cs="Calibri"/>
        </w:rPr>
        <w:t>Purpose</w:t>
      </w:r>
    </w:p>
    <w:p w:rsidR="00B30CD6" w:rsidRPr="00463C90" w:rsidRDefault="00B30CD6" w:rsidP="00B30CD6">
      <w:pPr>
        <w:ind w:left="936"/>
        <w:rPr>
          <w:rFonts w:ascii="Calibri" w:hAnsi="Calibri" w:cs="Calibri"/>
        </w:rPr>
      </w:pPr>
      <w:r w:rsidRPr="00463C90">
        <w:rPr>
          <w:rFonts w:ascii="Calibri" w:hAnsi="Calibri" w:cs="Calibri"/>
        </w:rPr>
        <w:t xml:space="preserve">Enterprise Imaging XERO </w:t>
      </w:r>
      <w:r w:rsidR="00721600" w:rsidRPr="00463C90">
        <w:rPr>
          <w:rFonts w:ascii="Calibri" w:hAnsi="Calibri" w:cs="Calibri"/>
        </w:rPr>
        <w:t xml:space="preserve">Viewer </w:t>
      </w:r>
      <w:r w:rsidRPr="00463C90">
        <w:rPr>
          <w:rFonts w:ascii="Calibri" w:hAnsi="Calibri" w:cs="Calibri"/>
        </w:rPr>
        <w:t xml:space="preserve">Core Installation provides initial installation and configuration of the Enterprise Imaging </w:t>
      </w:r>
      <w:r w:rsidR="00F50706">
        <w:rPr>
          <w:rFonts w:ascii="Calibri" w:hAnsi="Calibri" w:cs="Calibri"/>
        </w:rPr>
        <w:t>core web platform (CWP)</w:t>
      </w:r>
      <w:r w:rsidRPr="00463C90">
        <w:rPr>
          <w:rFonts w:ascii="Calibri" w:hAnsi="Calibri" w:cs="Calibri"/>
        </w:rPr>
        <w:t xml:space="preserve"> servers. Core installation consists of: Platform configuration, connectivity, storage configuration, </w:t>
      </w:r>
      <w:r w:rsidR="00721600" w:rsidRPr="00463C90">
        <w:rPr>
          <w:rFonts w:ascii="Calibri" w:hAnsi="Calibri" w:cs="Calibri"/>
        </w:rPr>
        <w:t xml:space="preserve">license installation, </w:t>
      </w:r>
      <w:r w:rsidRPr="00463C90">
        <w:rPr>
          <w:rFonts w:ascii="Calibri" w:hAnsi="Calibri" w:cs="Calibri"/>
        </w:rPr>
        <w:t xml:space="preserve">security certificate installation, availability configuration, and testing. </w:t>
      </w:r>
    </w:p>
    <w:p w:rsidR="00B30CD6" w:rsidRPr="00463C90" w:rsidRDefault="00B30CD6" w:rsidP="006A6D6B">
      <w:pPr>
        <w:pStyle w:val="Heading3"/>
        <w:numPr>
          <w:ilvl w:val="0"/>
          <w:numId w:val="0"/>
        </w:numPr>
        <w:ind w:left="936"/>
        <w:rPr>
          <w:rFonts w:ascii="Calibri" w:hAnsi="Calibri" w:cs="Calibri"/>
        </w:rPr>
      </w:pPr>
      <w:r w:rsidRPr="00463C90">
        <w:rPr>
          <w:rFonts w:ascii="Calibri" w:hAnsi="Calibri" w:cs="Calibri"/>
        </w:rPr>
        <w:lastRenderedPageBreak/>
        <w:t xml:space="preserve">Scope </w:t>
      </w:r>
    </w:p>
    <w:tbl>
      <w:tblPr>
        <w:tblW w:w="0" w:type="auto"/>
        <w:tblInd w:w="118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0A0" w:firstRow="1" w:lastRow="0" w:firstColumn="1" w:lastColumn="0" w:noHBand="0" w:noVBand="0"/>
      </w:tblPr>
      <w:tblGrid>
        <w:gridCol w:w="4230"/>
        <w:gridCol w:w="3330"/>
      </w:tblGrid>
      <w:tr w:rsidR="00B30CD6" w:rsidRPr="00463C90" w:rsidTr="00B30CD6">
        <w:tc>
          <w:tcPr>
            <w:tcW w:w="7560" w:type="dxa"/>
            <w:gridSpan w:val="2"/>
            <w:shd w:val="clear" w:color="auto" w:fill="D9D9D9"/>
            <w:vAlign w:val="center"/>
          </w:tcPr>
          <w:p w:rsidR="00B30CD6" w:rsidRPr="00463C90" w:rsidRDefault="00B30CD6" w:rsidP="00B30CD6">
            <w:pPr>
              <w:pStyle w:val="Tableheader"/>
              <w:rPr>
                <w:rFonts w:ascii="Calibri" w:hAnsi="Calibri" w:cs="Calibri"/>
                <w:color w:val="auto"/>
              </w:rPr>
            </w:pPr>
            <w:r w:rsidRPr="00463C90">
              <w:rPr>
                <w:rFonts w:ascii="Calibri" w:hAnsi="Calibri" w:cs="Calibri"/>
                <w:color w:val="auto"/>
              </w:rPr>
              <w:t xml:space="preserve">Enterprise Imaging </w:t>
            </w:r>
            <w:r w:rsidR="001F4117" w:rsidRPr="00463C90">
              <w:rPr>
                <w:rFonts w:ascii="Calibri" w:hAnsi="Calibri" w:cs="Calibri"/>
                <w:color w:val="auto"/>
              </w:rPr>
              <w:t>CWP (</w:t>
            </w:r>
            <w:r w:rsidRPr="00463C90">
              <w:rPr>
                <w:rFonts w:ascii="Calibri" w:hAnsi="Calibri" w:cs="Calibri"/>
                <w:color w:val="auto"/>
              </w:rPr>
              <w:t>XERO</w:t>
            </w:r>
            <w:r w:rsidR="001F4117" w:rsidRPr="00463C90">
              <w:rPr>
                <w:rFonts w:ascii="Calibri" w:hAnsi="Calibri" w:cs="Calibri"/>
                <w:color w:val="auto"/>
              </w:rPr>
              <w:t>)</w:t>
            </w:r>
            <w:r w:rsidRPr="00463C90">
              <w:rPr>
                <w:rFonts w:ascii="Calibri" w:hAnsi="Calibri" w:cs="Calibri"/>
                <w:color w:val="auto"/>
              </w:rPr>
              <w:t xml:space="preserve"> Core Installation</w:t>
            </w:r>
          </w:p>
        </w:tc>
      </w:tr>
      <w:tr w:rsidR="00B30CD6" w:rsidRPr="00463C90" w:rsidTr="00B30CD6">
        <w:tc>
          <w:tcPr>
            <w:tcW w:w="4230" w:type="dxa"/>
            <w:vAlign w:val="center"/>
          </w:tcPr>
          <w:p w:rsidR="00B30CD6" w:rsidRPr="00463C90" w:rsidRDefault="00B30CD6" w:rsidP="00B30CD6">
            <w:pPr>
              <w:spacing w:before="60" w:after="60"/>
              <w:rPr>
                <w:rFonts w:ascii="Calibri" w:hAnsi="Calibri" w:cs="Calibri"/>
              </w:rPr>
            </w:pPr>
            <w:r w:rsidRPr="00463C90">
              <w:rPr>
                <w:rFonts w:ascii="Calibri" w:hAnsi="Calibri" w:cs="Calibri"/>
              </w:rPr>
              <w:t>Enterprise Imaging XERO to be installed</w:t>
            </w:r>
          </w:p>
        </w:tc>
        <w:tc>
          <w:tcPr>
            <w:tcW w:w="3330" w:type="dxa"/>
            <w:vAlign w:val="center"/>
          </w:tcPr>
          <w:p w:rsidR="00B30CD6" w:rsidRPr="00D53A04" w:rsidRDefault="001A0124" w:rsidP="00B30CD6">
            <w:pPr>
              <w:spacing w:before="60" w:after="60"/>
              <w:rPr>
                <w:rStyle w:val="Emphasis"/>
                <w:rFonts w:ascii="Calibri" w:hAnsi="Calibri" w:cs="Calibri"/>
              </w:rPr>
            </w:pPr>
            <w:r w:rsidRPr="00D53A04">
              <w:rPr>
                <w:rStyle w:val="Emphasis"/>
                <w:rFonts w:ascii="Calibri" w:hAnsi="Calibri" w:cs="Calibri"/>
              </w:rPr>
              <w:t>YES</w:t>
            </w:r>
          </w:p>
        </w:tc>
      </w:tr>
      <w:tr w:rsidR="00B30CD6" w:rsidRPr="00463C90" w:rsidTr="00B30CD6">
        <w:tc>
          <w:tcPr>
            <w:tcW w:w="4230" w:type="dxa"/>
            <w:vAlign w:val="center"/>
          </w:tcPr>
          <w:p w:rsidR="00B30CD6" w:rsidRPr="00463C90" w:rsidRDefault="00B30CD6" w:rsidP="00B30CD6">
            <w:pPr>
              <w:spacing w:before="60" w:after="60"/>
              <w:rPr>
                <w:rFonts w:ascii="Calibri" w:hAnsi="Calibri" w:cs="Calibri"/>
              </w:rPr>
            </w:pPr>
            <w:r w:rsidRPr="00463C90">
              <w:rPr>
                <w:rFonts w:ascii="Calibri" w:hAnsi="Calibri" w:cs="Calibri"/>
              </w:rPr>
              <w:t>Enterprise Imaging XERO License Volume</w:t>
            </w:r>
          </w:p>
        </w:tc>
        <w:tc>
          <w:tcPr>
            <w:tcW w:w="3330" w:type="dxa"/>
            <w:vAlign w:val="center"/>
          </w:tcPr>
          <w:p w:rsidR="00B30CD6" w:rsidRPr="00D53A04" w:rsidRDefault="00D53A04" w:rsidP="00B30CD6">
            <w:pPr>
              <w:spacing w:before="60" w:after="60"/>
              <w:rPr>
                <w:rStyle w:val="Emphasis"/>
                <w:rFonts w:ascii="Calibri" w:hAnsi="Calibri" w:cs="Calibri"/>
              </w:rPr>
            </w:pPr>
            <w:r>
              <w:rPr>
                <w:rStyle w:val="Emphasis"/>
                <w:rFonts w:ascii="Calibri" w:hAnsi="Calibri" w:cs="Calibri"/>
              </w:rPr>
              <w:t>Core</w:t>
            </w:r>
          </w:p>
        </w:tc>
      </w:tr>
      <w:tr w:rsidR="00B30CD6" w:rsidRPr="00463C90" w:rsidTr="00B30CD6">
        <w:tc>
          <w:tcPr>
            <w:tcW w:w="4230" w:type="dxa"/>
            <w:vAlign w:val="center"/>
          </w:tcPr>
          <w:p w:rsidR="00B30CD6" w:rsidRPr="00463C90" w:rsidRDefault="00B30CD6" w:rsidP="00B30CD6">
            <w:pPr>
              <w:spacing w:before="60" w:after="60"/>
              <w:rPr>
                <w:rFonts w:ascii="Calibri" w:hAnsi="Calibri" w:cs="Calibri"/>
              </w:rPr>
            </w:pPr>
            <w:r w:rsidRPr="00463C90">
              <w:rPr>
                <w:rFonts w:ascii="Calibri" w:hAnsi="Calibri" w:cs="Calibri"/>
              </w:rPr>
              <w:t>Single or Dual Datacenter Configuration</w:t>
            </w:r>
          </w:p>
        </w:tc>
        <w:tc>
          <w:tcPr>
            <w:tcW w:w="3330" w:type="dxa"/>
            <w:vAlign w:val="center"/>
          </w:tcPr>
          <w:p w:rsidR="00B30CD6" w:rsidRPr="00D53A04" w:rsidRDefault="00D53A04" w:rsidP="00B30CD6">
            <w:pPr>
              <w:spacing w:before="60" w:after="60"/>
              <w:rPr>
                <w:rStyle w:val="Emphasis"/>
                <w:rFonts w:ascii="Calibri" w:hAnsi="Calibri" w:cs="Calibri"/>
              </w:rPr>
            </w:pPr>
            <w:r>
              <w:rPr>
                <w:rStyle w:val="Emphasis"/>
                <w:rFonts w:ascii="Calibri" w:hAnsi="Calibri" w:cs="Calibri"/>
              </w:rPr>
              <w:t>Dual</w:t>
            </w:r>
          </w:p>
        </w:tc>
      </w:tr>
      <w:tr w:rsidR="00B30CD6" w:rsidRPr="00463C90" w:rsidTr="00B30CD6">
        <w:tc>
          <w:tcPr>
            <w:tcW w:w="4230" w:type="dxa"/>
            <w:vAlign w:val="center"/>
          </w:tcPr>
          <w:p w:rsidR="00B30CD6" w:rsidRPr="00463C90" w:rsidRDefault="00B30CD6" w:rsidP="00B30CD6">
            <w:pPr>
              <w:spacing w:before="60" w:after="60"/>
              <w:rPr>
                <w:rFonts w:ascii="Calibri" w:hAnsi="Calibri" w:cs="Calibri"/>
                <w:lang w:val="it-IT"/>
              </w:rPr>
            </w:pPr>
            <w:r w:rsidRPr="00463C90">
              <w:rPr>
                <w:rFonts w:ascii="Calibri" w:hAnsi="Calibri" w:cs="Calibri"/>
                <w:lang w:val="it-IT"/>
              </w:rPr>
              <w:t>Primary Enterprise Imaging XERO VNA Location</w:t>
            </w:r>
          </w:p>
        </w:tc>
        <w:tc>
          <w:tcPr>
            <w:tcW w:w="3330" w:type="dxa"/>
            <w:vAlign w:val="center"/>
          </w:tcPr>
          <w:p w:rsidR="00B30CD6" w:rsidRPr="00D53A04" w:rsidRDefault="00B30CD6" w:rsidP="00B30CD6">
            <w:pPr>
              <w:spacing w:before="60" w:after="60"/>
              <w:rPr>
                <w:rStyle w:val="Emphasis"/>
                <w:rFonts w:ascii="Calibri" w:hAnsi="Calibri" w:cs="Calibri"/>
              </w:rPr>
            </w:pPr>
            <w:r w:rsidRPr="00D53A04">
              <w:rPr>
                <w:rStyle w:val="Emphasis"/>
                <w:rFonts w:ascii="Calibri" w:hAnsi="Calibri" w:cs="Calibri"/>
              </w:rPr>
              <w:t>TBD</w:t>
            </w:r>
          </w:p>
        </w:tc>
      </w:tr>
      <w:tr w:rsidR="00B30CD6" w:rsidRPr="00463C90" w:rsidTr="00B30CD6">
        <w:tc>
          <w:tcPr>
            <w:tcW w:w="4230" w:type="dxa"/>
            <w:vAlign w:val="center"/>
          </w:tcPr>
          <w:p w:rsidR="00B30CD6" w:rsidRPr="00463C90" w:rsidRDefault="00B30CD6" w:rsidP="00B30CD6">
            <w:pPr>
              <w:spacing w:before="60" w:after="60"/>
              <w:rPr>
                <w:rFonts w:ascii="Calibri" w:hAnsi="Calibri" w:cs="Calibri"/>
                <w:lang w:val="it-IT"/>
              </w:rPr>
            </w:pPr>
            <w:r w:rsidRPr="00463C90">
              <w:rPr>
                <w:rFonts w:ascii="Calibri" w:hAnsi="Calibri" w:cs="Calibri"/>
                <w:lang w:val="it-IT"/>
              </w:rPr>
              <w:t>Secondary Enterprise Imaging XERO VNA Location</w:t>
            </w:r>
          </w:p>
        </w:tc>
        <w:tc>
          <w:tcPr>
            <w:tcW w:w="3330" w:type="dxa"/>
            <w:vAlign w:val="center"/>
          </w:tcPr>
          <w:p w:rsidR="00B30CD6" w:rsidRPr="00D53A04" w:rsidRDefault="00D53A04" w:rsidP="00B30CD6">
            <w:pPr>
              <w:spacing w:before="60" w:after="60"/>
              <w:rPr>
                <w:rStyle w:val="Emphasis"/>
                <w:rFonts w:ascii="Calibri" w:hAnsi="Calibri" w:cs="Calibri"/>
              </w:rPr>
            </w:pPr>
            <w:r>
              <w:rPr>
                <w:rStyle w:val="Emphasis"/>
                <w:rFonts w:ascii="Calibri" w:hAnsi="Calibri" w:cs="Calibri"/>
              </w:rPr>
              <w:t>TBD</w:t>
            </w:r>
          </w:p>
        </w:tc>
      </w:tr>
      <w:tr w:rsidR="00FF68C7" w:rsidRPr="00463C90" w:rsidTr="00B30CD6">
        <w:tc>
          <w:tcPr>
            <w:tcW w:w="4230" w:type="dxa"/>
            <w:vAlign w:val="center"/>
          </w:tcPr>
          <w:p w:rsidR="00FF68C7" w:rsidRPr="00463C90" w:rsidRDefault="00FF68C7" w:rsidP="00B30CD6">
            <w:pPr>
              <w:spacing w:before="60" w:after="60"/>
              <w:rPr>
                <w:rFonts w:ascii="Calibri" w:hAnsi="Calibri" w:cs="Calibri"/>
                <w:lang w:val="it-IT"/>
              </w:rPr>
            </w:pPr>
            <w:r>
              <w:rPr>
                <w:rFonts w:ascii="Calibri" w:hAnsi="Calibri" w:cs="Calibri"/>
                <w:lang w:val="it-IT"/>
              </w:rPr>
              <w:t>CWP (XERO) Integration into EMR</w:t>
            </w:r>
          </w:p>
        </w:tc>
        <w:tc>
          <w:tcPr>
            <w:tcW w:w="3330" w:type="dxa"/>
            <w:vAlign w:val="center"/>
          </w:tcPr>
          <w:p w:rsidR="00FF68C7" w:rsidRDefault="00FF68C7" w:rsidP="00B30CD6">
            <w:pPr>
              <w:spacing w:before="60" w:after="60"/>
              <w:rPr>
                <w:rStyle w:val="Emphasis"/>
                <w:rFonts w:ascii="Calibri" w:hAnsi="Calibri" w:cs="Calibri"/>
              </w:rPr>
            </w:pPr>
            <w:r>
              <w:rPr>
                <w:rStyle w:val="Emphasis"/>
                <w:rFonts w:ascii="Calibri" w:hAnsi="Calibri" w:cs="Calibri"/>
              </w:rPr>
              <w:t xml:space="preserve">Yes: </w:t>
            </w:r>
            <w:proofErr w:type="spellStart"/>
            <w:r>
              <w:rPr>
                <w:rStyle w:val="Emphasis"/>
                <w:rFonts w:ascii="Calibri" w:hAnsi="Calibri" w:cs="Calibri"/>
              </w:rPr>
              <w:t>Meditech</w:t>
            </w:r>
            <w:proofErr w:type="spellEnd"/>
          </w:p>
        </w:tc>
      </w:tr>
    </w:tbl>
    <w:p w:rsidR="000F7693" w:rsidRPr="00463C90" w:rsidRDefault="000F7693" w:rsidP="001F4117">
      <w:pPr>
        <w:pStyle w:val="Heading3"/>
        <w:widowControl w:val="0"/>
        <w:numPr>
          <w:ilvl w:val="0"/>
          <w:numId w:val="0"/>
        </w:numPr>
        <w:tabs>
          <w:tab w:val="clear" w:pos="0"/>
        </w:tabs>
        <w:spacing w:after="60" w:line="276" w:lineRule="auto"/>
        <w:ind w:left="720"/>
        <w:rPr>
          <w:rFonts w:ascii="Calibri" w:hAnsi="Calibri" w:cs="Calibri"/>
          <w:sz w:val="25"/>
          <w:szCs w:val="25"/>
        </w:rPr>
      </w:pPr>
      <w:bookmarkStart w:id="244" w:name="_Toc247011021"/>
      <w:r w:rsidRPr="00463C90">
        <w:rPr>
          <w:rFonts w:ascii="Calibri" w:hAnsi="Calibri" w:cs="Calibri"/>
          <w:sz w:val="25"/>
          <w:szCs w:val="25"/>
        </w:rPr>
        <w:t>User</w:t>
      </w:r>
      <w:r w:rsidR="00D53A04">
        <w:rPr>
          <w:rFonts w:ascii="Calibri" w:hAnsi="Calibri" w:cs="Calibri"/>
          <w:sz w:val="25"/>
          <w:szCs w:val="25"/>
        </w:rPr>
        <w:t xml:space="preserve"> Authentication – CSP Integration</w:t>
      </w:r>
    </w:p>
    <w:p w:rsidR="000F7693" w:rsidRPr="00463C90" w:rsidRDefault="000F7693" w:rsidP="000F7693">
      <w:pPr>
        <w:rPr>
          <w:rFonts w:ascii="Calibri" w:hAnsi="Calibri" w:cs="Calibri"/>
        </w:rPr>
      </w:pPr>
      <w:r w:rsidRPr="00463C90">
        <w:rPr>
          <w:rFonts w:ascii="Calibri" w:hAnsi="Calibri" w:cs="Calibri"/>
        </w:rPr>
        <w:t xml:space="preserve">Integration with </w:t>
      </w:r>
      <w:r w:rsidR="00D53A04">
        <w:rPr>
          <w:rFonts w:ascii="Calibri" w:hAnsi="Calibri" w:cs="Calibri"/>
        </w:rPr>
        <w:t xml:space="preserve">the CSP server will </w:t>
      </w:r>
      <w:r w:rsidRPr="00463C90">
        <w:rPr>
          <w:rFonts w:ascii="Calibri" w:hAnsi="Calibri" w:cs="Calibri"/>
        </w:rPr>
        <w:t xml:space="preserve">enable secure user authentication without requiring user credentials to be passed.  </w:t>
      </w:r>
      <w:r w:rsidR="00D53A04" w:rsidRPr="00463C90">
        <w:rPr>
          <w:rFonts w:ascii="Calibri" w:hAnsi="Calibri" w:cs="Calibri"/>
        </w:rPr>
        <w:t xml:space="preserve">The use of an existing customer database/web service authentication role and group values will eliminate the need for a standalone Enterprise Imaging XERO Viewer authentication method.  </w:t>
      </w:r>
    </w:p>
    <w:p w:rsidR="001F4117" w:rsidRPr="00463C90" w:rsidRDefault="001F4117" w:rsidP="001F4117">
      <w:pPr>
        <w:pStyle w:val="BodyTextIndent"/>
        <w:ind w:left="600"/>
        <w:rPr>
          <w:rFonts w:ascii="Calibri" w:hAnsi="Calibri" w:cs="Calibri"/>
          <w:lang w:val="en-US"/>
        </w:rPr>
      </w:pPr>
      <w:r w:rsidRPr="00463C90">
        <w:rPr>
          <w:rFonts w:ascii="Calibri" w:hAnsi="Calibri" w:cs="Calibri"/>
          <w:lang w:val="en-US"/>
        </w:rPr>
        <w:t>Agfa Enterprise Imaging Services involved: PM, Global TS, Applications</w:t>
      </w:r>
    </w:p>
    <w:p w:rsidR="000F7693" w:rsidRPr="00463C90" w:rsidRDefault="000F7693" w:rsidP="001F4117">
      <w:pPr>
        <w:pStyle w:val="Heading3"/>
        <w:widowControl w:val="0"/>
        <w:numPr>
          <w:ilvl w:val="0"/>
          <w:numId w:val="0"/>
        </w:numPr>
        <w:tabs>
          <w:tab w:val="clear" w:pos="0"/>
        </w:tabs>
        <w:spacing w:after="60" w:line="276" w:lineRule="auto"/>
        <w:ind w:left="720"/>
        <w:rPr>
          <w:rFonts w:ascii="Calibri" w:hAnsi="Calibri" w:cs="Calibri"/>
          <w:sz w:val="25"/>
          <w:szCs w:val="25"/>
        </w:rPr>
      </w:pPr>
      <w:r w:rsidRPr="00463C90">
        <w:rPr>
          <w:rFonts w:ascii="Calibri" w:hAnsi="Calibri" w:cs="Calibri"/>
          <w:sz w:val="25"/>
          <w:szCs w:val="25"/>
        </w:rPr>
        <w:t>User Authentication – LDAP</w:t>
      </w:r>
      <w:r w:rsidR="00565675">
        <w:rPr>
          <w:rFonts w:ascii="Calibri" w:hAnsi="Calibri" w:cs="Calibri"/>
          <w:sz w:val="25"/>
          <w:szCs w:val="25"/>
        </w:rPr>
        <w:t xml:space="preserve">    </w:t>
      </w:r>
      <w:del w:id="245" w:author="Agfa Healthcare" w:date="2016-03-08T17:00:00Z">
        <w:r w:rsidR="00565675" w:rsidDel="00AC4FA3">
          <w:rPr>
            <w:rFonts w:ascii="Calibri" w:hAnsi="Calibri" w:cs="Calibri"/>
            <w:sz w:val="25"/>
            <w:szCs w:val="25"/>
          </w:rPr>
          <w:delText>Point of discussion (Agfa team realized we have not gone over this point)</w:delText>
        </w:r>
      </w:del>
    </w:p>
    <w:p w:rsidR="001F4117" w:rsidRPr="00463C90" w:rsidRDefault="000F7693" w:rsidP="000F7693">
      <w:pPr>
        <w:rPr>
          <w:rFonts w:ascii="Calibri" w:hAnsi="Calibri" w:cs="Calibri"/>
        </w:rPr>
      </w:pPr>
      <w:r w:rsidRPr="00463C90">
        <w:rPr>
          <w:rFonts w:ascii="Calibri" w:hAnsi="Calibri" w:cs="Calibri"/>
        </w:rPr>
        <w:t>The LDAP (Lightweight Directory Access Protocol) authentication service provides direct-access user authentication to Enterprise Imaging XERO Viewer.</w:t>
      </w:r>
      <w:r w:rsidR="001F4117" w:rsidRPr="00463C90">
        <w:rPr>
          <w:rFonts w:ascii="Calibri" w:hAnsi="Calibri" w:cs="Calibri"/>
        </w:rPr>
        <w:t xml:space="preserve">  </w:t>
      </w:r>
      <w:r w:rsidRPr="00463C90">
        <w:rPr>
          <w:rFonts w:ascii="Calibri" w:hAnsi="Calibri" w:cs="Calibri"/>
        </w:rPr>
        <w:t>Users accessing the Enterprise Imaging XERO Viewer server using LDAP authentication will be presented with a login dialog, there the user will enter their credentials. If the credentials are authenticated against the LDAP authentication server, the user will be granted access to view data images in Enterprise Imaging XERO Viewer.  Additionally, the customer may request themes be mapped to associated LDAP user groups. These themes can control: data access, data filtering and presentation customizations.</w:t>
      </w:r>
      <w:r w:rsidR="001F4117" w:rsidRPr="00463C90">
        <w:rPr>
          <w:rFonts w:ascii="Calibri" w:hAnsi="Calibri" w:cs="Calibri"/>
        </w:rPr>
        <w:t xml:space="preserve">  </w:t>
      </w:r>
    </w:p>
    <w:p w:rsidR="000F7693" w:rsidRPr="00463C90" w:rsidRDefault="000F7693" w:rsidP="000F7693">
      <w:pPr>
        <w:rPr>
          <w:rFonts w:ascii="Calibri" w:hAnsi="Calibri" w:cs="Calibri"/>
        </w:rPr>
      </w:pPr>
      <w:r w:rsidRPr="00463C90">
        <w:rPr>
          <w:rFonts w:ascii="Calibri" w:hAnsi="Calibri" w:cs="Calibri"/>
        </w:rPr>
        <w:t xml:space="preserve">Multiple LDAP integrations are supported. Typically the services needed for a single LDAP domain is 2 days and 1 day for each additional domain.   </w:t>
      </w:r>
    </w:p>
    <w:p w:rsidR="008F0400" w:rsidRPr="00463C90" w:rsidRDefault="008F0400" w:rsidP="008F0400">
      <w:pPr>
        <w:pStyle w:val="BodyTextIndent"/>
        <w:ind w:left="600"/>
        <w:rPr>
          <w:rFonts w:ascii="Calibri" w:hAnsi="Calibri" w:cs="Calibri"/>
          <w:lang w:val="en-US"/>
        </w:rPr>
      </w:pPr>
      <w:r w:rsidRPr="00463C90">
        <w:rPr>
          <w:rFonts w:ascii="Calibri" w:hAnsi="Calibri" w:cs="Calibri"/>
          <w:lang w:val="en-US"/>
        </w:rPr>
        <w:t>Agfa Enterprise Imaging Services involved: PM, Global TS, Applications</w:t>
      </w:r>
    </w:p>
    <w:p w:rsidR="000F7693" w:rsidRPr="00463C90" w:rsidRDefault="000F7693" w:rsidP="000F7693">
      <w:pPr>
        <w:pStyle w:val="Heading3"/>
        <w:widowControl w:val="0"/>
        <w:numPr>
          <w:ilvl w:val="0"/>
          <w:numId w:val="0"/>
        </w:numPr>
        <w:tabs>
          <w:tab w:val="clear" w:pos="0"/>
        </w:tabs>
        <w:spacing w:after="60" w:line="276" w:lineRule="auto"/>
        <w:ind w:left="576"/>
        <w:rPr>
          <w:rFonts w:ascii="Calibri" w:hAnsi="Calibri" w:cs="Calibri"/>
          <w:sz w:val="25"/>
          <w:szCs w:val="25"/>
        </w:rPr>
      </w:pPr>
      <w:r w:rsidRPr="00463C90">
        <w:rPr>
          <w:rFonts w:ascii="Calibri" w:hAnsi="Calibri" w:cs="Calibri"/>
          <w:sz w:val="25"/>
          <w:szCs w:val="25"/>
        </w:rPr>
        <w:t>Theme/Report Customization</w:t>
      </w:r>
    </w:p>
    <w:p w:rsidR="000F7693" w:rsidRPr="00463C90" w:rsidRDefault="000F7693" w:rsidP="000F7693">
      <w:pPr>
        <w:rPr>
          <w:rFonts w:ascii="Calibri" w:hAnsi="Calibri" w:cs="Calibri"/>
        </w:rPr>
      </w:pPr>
      <w:r w:rsidRPr="00463C90">
        <w:rPr>
          <w:rFonts w:ascii="Calibri" w:hAnsi="Calibri" w:cs="Calibri"/>
        </w:rPr>
        <w:t>The Theme/Report Customization service purpose is to identify, develop, and deploy custom Enterprise Imaging XERO Viewer user interface Themes and/or Report templates.</w:t>
      </w:r>
    </w:p>
    <w:p w:rsidR="000F7693" w:rsidRPr="00463C90" w:rsidRDefault="000F7693" w:rsidP="00721600">
      <w:pPr>
        <w:rPr>
          <w:rFonts w:ascii="Calibri" w:hAnsi="Calibri" w:cs="Calibri"/>
        </w:rPr>
      </w:pPr>
      <w:r w:rsidRPr="00463C90">
        <w:rPr>
          <w:rFonts w:ascii="Calibri" w:hAnsi="Calibri" w:cs="Calibri"/>
        </w:rPr>
        <w:t>Customization can be applied to adapt the Enterprise Imaging XERO Viewer user interface to particular organizational or departmental needs.  Customization can modify elements, such as authentication methods, colors, button icons, search columns, and label headers. Customization can also be applied to report templates to include custom formatting and/or custom letterhead universally or for select report sources.</w:t>
      </w:r>
      <w:r w:rsidR="00721600" w:rsidRPr="00463C90">
        <w:rPr>
          <w:rFonts w:ascii="Calibri" w:hAnsi="Calibri" w:cs="Calibri"/>
        </w:rPr>
        <w:t xml:space="preserve">  </w:t>
      </w:r>
    </w:p>
    <w:p w:rsidR="008F0400" w:rsidRPr="00463C90" w:rsidRDefault="008F0400" w:rsidP="008F0400">
      <w:pPr>
        <w:pStyle w:val="BodyTextIndent"/>
        <w:ind w:left="600"/>
        <w:rPr>
          <w:rFonts w:ascii="Calibri" w:hAnsi="Calibri" w:cs="Calibri"/>
          <w:lang w:val="en-US"/>
        </w:rPr>
      </w:pPr>
      <w:r w:rsidRPr="00463C90">
        <w:rPr>
          <w:rFonts w:ascii="Calibri" w:hAnsi="Calibri" w:cs="Calibri"/>
          <w:lang w:val="en-US"/>
        </w:rPr>
        <w:t>Agfa Enterprise Imaging Services involved: PM, Global TS, Applications</w:t>
      </w:r>
    </w:p>
    <w:p w:rsidR="004D6703" w:rsidRPr="00463C90" w:rsidRDefault="004D6703" w:rsidP="004D6703">
      <w:pPr>
        <w:pStyle w:val="Heading3"/>
        <w:widowControl w:val="0"/>
        <w:numPr>
          <w:ilvl w:val="0"/>
          <w:numId w:val="0"/>
        </w:numPr>
        <w:tabs>
          <w:tab w:val="clear" w:pos="0"/>
        </w:tabs>
        <w:spacing w:after="60" w:line="276" w:lineRule="auto"/>
        <w:ind w:left="576"/>
        <w:rPr>
          <w:rFonts w:ascii="Calibri" w:hAnsi="Calibri" w:cs="Calibri"/>
          <w:sz w:val="25"/>
          <w:szCs w:val="25"/>
        </w:rPr>
      </w:pPr>
      <w:r w:rsidRPr="00463C90">
        <w:rPr>
          <w:rFonts w:ascii="Calibri" w:hAnsi="Calibri" w:cs="Calibri"/>
          <w:sz w:val="25"/>
          <w:szCs w:val="25"/>
        </w:rPr>
        <w:lastRenderedPageBreak/>
        <w:t>Image Manager Integration via DICOM Interface</w:t>
      </w:r>
    </w:p>
    <w:p w:rsidR="004D6703" w:rsidRPr="00463C90" w:rsidRDefault="004D6703" w:rsidP="004D6703">
      <w:pPr>
        <w:rPr>
          <w:rFonts w:ascii="Calibri" w:hAnsi="Calibri" w:cs="Calibri"/>
        </w:rPr>
      </w:pPr>
      <w:proofErr w:type="gramStart"/>
      <w:r w:rsidRPr="00463C90">
        <w:rPr>
          <w:rFonts w:ascii="Calibri" w:hAnsi="Calibri" w:cs="Calibri"/>
        </w:rPr>
        <w:t>Integration of Enterprise Imaging XERO Viewer with a single DICOM image manager via the DICOM Interface.</w:t>
      </w:r>
      <w:proofErr w:type="gramEnd"/>
      <w:r w:rsidRPr="00463C90">
        <w:rPr>
          <w:rFonts w:ascii="Calibri" w:hAnsi="Calibri" w:cs="Calibri"/>
        </w:rPr>
        <w:t xml:space="preserve">  The DICOM image manager must meet minimum DICOM connectivity and performance requirements as evidenced by passing the qualification tests of the Enterprise Imaging XERO Viewer Validator tool.  </w:t>
      </w:r>
    </w:p>
    <w:p w:rsidR="008F0400" w:rsidRPr="00463C90" w:rsidRDefault="008F0400" w:rsidP="008F0400">
      <w:pPr>
        <w:pStyle w:val="BodyTextIndent"/>
        <w:ind w:left="600"/>
        <w:rPr>
          <w:rFonts w:ascii="Calibri" w:hAnsi="Calibri" w:cs="Calibri"/>
          <w:lang w:val="en-US"/>
        </w:rPr>
      </w:pPr>
      <w:r w:rsidRPr="00463C90">
        <w:rPr>
          <w:rFonts w:ascii="Calibri" w:hAnsi="Calibri" w:cs="Calibri"/>
          <w:lang w:val="en-US"/>
        </w:rPr>
        <w:t>Agfa Enterprise Imaging Services involved: PM, Global TS, Applications</w:t>
      </w:r>
    </w:p>
    <w:p w:rsidR="004D6703" w:rsidRPr="00463C90" w:rsidRDefault="004D6703" w:rsidP="004D6703">
      <w:pPr>
        <w:pStyle w:val="Heading3"/>
        <w:widowControl w:val="0"/>
        <w:numPr>
          <w:ilvl w:val="0"/>
          <w:numId w:val="0"/>
        </w:numPr>
        <w:tabs>
          <w:tab w:val="clear" w:pos="0"/>
        </w:tabs>
        <w:spacing w:after="60" w:line="276" w:lineRule="auto"/>
        <w:ind w:left="576"/>
        <w:rPr>
          <w:rFonts w:ascii="Calibri" w:hAnsi="Calibri" w:cs="Calibri"/>
          <w:sz w:val="25"/>
          <w:szCs w:val="25"/>
        </w:rPr>
      </w:pPr>
      <w:r w:rsidRPr="00463C90">
        <w:rPr>
          <w:rFonts w:ascii="Calibri" w:hAnsi="Calibri" w:cs="Calibri"/>
          <w:sz w:val="25"/>
          <w:szCs w:val="25"/>
        </w:rPr>
        <w:t>Configuring ATNA Audit Logging</w:t>
      </w:r>
    </w:p>
    <w:p w:rsidR="004D6703" w:rsidRPr="00463C90" w:rsidRDefault="004D6703" w:rsidP="000F7693">
      <w:pPr>
        <w:pStyle w:val="Default"/>
        <w:rPr>
          <w:rFonts w:eastAsia="Times New Roman"/>
          <w:color w:val="auto"/>
          <w:sz w:val="20"/>
          <w:szCs w:val="20"/>
          <w:lang w:eastAsia="de-DE"/>
        </w:rPr>
      </w:pPr>
      <w:r w:rsidRPr="00463C90">
        <w:rPr>
          <w:rFonts w:eastAsia="Times New Roman"/>
          <w:color w:val="auto"/>
          <w:sz w:val="20"/>
          <w:szCs w:val="20"/>
          <w:lang w:eastAsia="de-DE"/>
        </w:rPr>
        <w:t>XERO Viewer can provide ATNA Audit Logging messages and send the audit message</w:t>
      </w:r>
      <w:r w:rsidR="00721600" w:rsidRPr="00463C90">
        <w:rPr>
          <w:rFonts w:eastAsia="Times New Roman"/>
          <w:color w:val="auto"/>
          <w:sz w:val="20"/>
          <w:szCs w:val="20"/>
          <w:lang w:eastAsia="de-DE"/>
        </w:rPr>
        <w:t>s to one of the image managers.</w:t>
      </w:r>
    </w:p>
    <w:p w:rsidR="008F0400" w:rsidRPr="00463C90" w:rsidRDefault="008F0400" w:rsidP="000F7693">
      <w:pPr>
        <w:pStyle w:val="Default"/>
        <w:rPr>
          <w:rFonts w:eastAsia="Times New Roman"/>
          <w:color w:val="auto"/>
          <w:sz w:val="20"/>
          <w:szCs w:val="20"/>
          <w:lang w:eastAsia="de-DE"/>
        </w:rPr>
      </w:pPr>
    </w:p>
    <w:p w:rsidR="008F0400" w:rsidRPr="00463C90" w:rsidRDefault="008F0400" w:rsidP="008F0400">
      <w:pPr>
        <w:pStyle w:val="BodyTextIndent"/>
        <w:ind w:left="600"/>
        <w:rPr>
          <w:rFonts w:ascii="Calibri" w:hAnsi="Calibri" w:cs="Calibri"/>
          <w:lang w:val="en-US"/>
        </w:rPr>
      </w:pPr>
      <w:r w:rsidRPr="00463C90">
        <w:rPr>
          <w:rFonts w:ascii="Calibri" w:hAnsi="Calibri" w:cs="Calibri"/>
          <w:lang w:val="en-US"/>
        </w:rPr>
        <w:t>Agfa Enterprise Imaging Services involved: PM, Global TS, Applications</w:t>
      </w:r>
    </w:p>
    <w:p w:rsidR="004D6703" w:rsidRPr="00463C90" w:rsidRDefault="004D6703" w:rsidP="004D6703">
      <w:pPr>
        <w:pStyle w:val="Heading3"/>
        <w:widowControl w:val="0"/>
        <w:numPr>
          <w:ilvl w:val="0"/>
          <w:numId w:val="0"/>
        </w:numPr>
        <w:tabs>
          <w:tab w:val="clear" w:pos="0"/>
        </w:tabs>
        <w:spacing w:after="60" w:line="276" w:lineRule="auto"/>
        <w:ind w:left="576"/>
        <w:rPr>
          <w:rFonts w:ascii="Calibri" w:hAnsi="Calibri" w:cs="Calibri"/>
          <w:sz w:val="25"/>
          <w:szCs w:val="25"/>
        </w:rPr>
      </w:pPr>
      <w:r w:rsidRPr="00463C90">
        <w:rPr>
          <w:rFonts w:ascii="Calibri" w:hAnsi="Calibri" w:cs="Calibri"/>
          <w:sz w:val="25"/>
          <w:szCs w:val="25"/>
        </w:rPr>
        <w:t xml:space="preserve">Integration with Enterprise Imaging </w:t>
      </w:r>
      <w:r w:rsidR="007E53ED" w:rsidRPr="00463C90">
        <w:rPr>
          <w:rFonts w:ascii="Calibri" w:hAnsi="Calibri" w:cs="Calibri"/>
          <w:sz w:val="25"/>
          <w:szCs w:val="25"/>
        </w:rPr>
        <w:t>Transfer</w:t>
      </w:r>
    </w:p>
    <w:p w:rsidR="00721600" w:rsidRPr="00463C90" w:rsidRDefault="00721600" w:rsidP="000F7693">
      <w:pPr>
        <w:pStyle w:val="Default"/>
        <w:rPr>
          <w:rFonts w:eastAsia="Times New Roman"/>
          <w:color w:val="auto"/>
          <w:sz w:val="20"/>
          <w:szCs w:val="20"/>
          <w:lang w:eastAsia="de-DE"/>
        </w:rPr>
      </w:pPr>
      <w:r w:rsidRPr="00463C90">
        <w:rPr>
          <w:rFonts w:eastAsia="Times New Roman"/>
          <w:color w:val="auto"/>
          <w:sz w:val="20"/>
          <w:szCs w:val="20"/>
          <w:lang w:eastAsia="de-DE"/>
        </w:rPr>
        <w:t xml:space="preserve">XERO Viewer can be integrated with Enterprise Imaging </w:t>
      </w:r>
      <w:r w:rsidR="007E53ED" w:rsidRPr="00463C90">
        <w:rPr>
          <w:rFonts w:eastAsia="Times New Roman"/>
          <w:color w:val="auto"/>
          <w:sz w:val="20"/>
          <w:szCs w:val="20"/>
          <w:lang w:eastAsia="de-DE"/>
        </w:rPr>
        <w:t>Transfer</w:t>
      </w:r>
      <w:r w:rsidRPr="00463C90">
        <w:rPr>
          <w:rFonts w:eastAsia="Times New Roman"/>
          <w:color w:val="auto"/>
          <w:sz w:val="20"/>
          <w:szCs w:val="20"/>
          <w:lang w:eastAsia="de-DE"/>
        </w:rPr>
        <w:t xml:space="preserve"> service profile. In this profile, unreconciled studies can be viewed in </w:t>
      </w:r>
      <w:r w:rsidR="007E53ED" w:rsidRPr="00463C90">
        <w:rPr>
          <w:rFonts w:eastAsia="Times New Roman"/>
          <w:color w:val="auto"/>
          <w:sz w:val="20"/>
          <w:szCs w:val="20"/>
          <w:lang w:eastAsia="de-DE"/>
        </w:rPr>
        <w:t>Transfer</w:t>
      </w:r>
      <w:r w:rsidRPr="00463C90">
        <w:rPr>
          <w:rFonts w:eastAsia="Times New Roman"/>
          <w:color w:val="auto"/>
          <w:sz w:val="20"/>
          <w:szCs w:val="20"/>
          <w:lang w:eastAsia="de-DE"/>
        </w:rPr>
        <w:t xml:space="preserve"> prior to being manually forwarded to a DICOM destination. The determination needs to be made if </w:t>
      </w:r>
      <w:r w:rsidR="007E53ED" w:rsidRPr="00463C90">
        <w:rPr>
          <w:rFonts w:eastAsia="Times New Roman"/>
          <w:color w:val="auto"/>
          <w:sz w:val="20"/>
          <w:szCs w:val="20"/>
          <w:lang w:eastAsia="de-DE"/>
        </w:rPr>
        <w:t>Transfer</w:t>
      </w:r>
      <w:r w:rsidRPr="00463C90">
        <w:rPr>
          <w:rFonts w:eastAsia="Times New Roman"/>
          <w:color w:val="auto"/>
          <w:sz w:val="20"/>
          <w:szCs w:val="20"/>
          <w:lang w:eastAsia="de-DE"/>
        </w:rPr>
        <w:t xml:space="preserve"> is the default AE for study queries on XERO Viewer. In some cases, </w:t>
      </w:r>
      <w:r w:rsidR="007E53ED" w:rsidRPr="00463C90">
        <w:rPr>
          <w:rFonts w:eastAsia="Times New Roman"/>
          <w:color w:val="auto"/>
          <w:sz w:val="20"/>
          <w:szCs w:val="20"/>
          <w:lang w:eastAsia="de-DE"/>
        </w:rPr>
        <w:t>Transfer</w:t>
      </w:r>
      <w:r w:rsidRPr="00463C90">
        <w:rPr>
          <w:rFonts w:eastAsia="Times New Roman"/>
          <w:color w:val="auto"/>
          <w:sz w:val="20"/>
          <w:szCs w:val="20"/>
          <w:lang w:eastAsia="de-DE"/>
        </w:rPr>
        <w:t xml:space="preserve"> will not be the default AE (Enterprise Imaging Desktops may be the default AE for study queries).</w:t>
      </w:r>
    </w:p>
    <w:p w:rsidR="008F0400" w:rsidRPr="00463C90" w:rsidRDefault="008F0400" w:rsidP="000F7693">
      <w:pPr>
        <w:pStyle w:val="Default"/>
        <w:rPr>
          <w:rFonts w:eastAsia="Times New Roman"/>
          <w:color w:val="auto"/>
          <w:sz w:val="20"/>
          <w:szCs w:val="20"/>
          <w:lang w:eastAsia="de-DE"/>
        </w:rPr>
      </w:pPr>
    </w:p>
    <w:p w:rsidR="008F0400" w:rsidRPr="00463C90" w:rsidRDefault="008F0400" w:rsidP="008F0400">
      <w:pPr>
        <w:pStyle w:val="BodyTextIndent"/>
        <w:ind w:left="600"/>
        <w:rPr>
          <w:rFonts w:ascii="Calibri" w:hAnsi="Calibri" w:cs="Calibri"/>
          <w:lang w:val="en-US"/>
        </w:rPr>
      </w:pPr>
      <w:r w:rsidRPr="00463C90">
        <w:rPr>
          <w:rFonts w:ascii="Calibri" w:hAnsi="Calibri" w:cs="Calibri"/>
          <w:lang w:val="en-US"/>
        </w:rPr>
        <w:t>Agfa Enterprise Imaging Services involved: PM, Global TS, Applications</w:t>
      </w:r>
    </w:p>
    <w:p w:rsidR="00721600" w:rsidRPr="00463C90" w:rsidRDefault="00721600" w:rsidP="00721600">
      <w:pPr>
        <w:pStyle w:val="Heading3"/>
        <w:widowControl w:val="0"/>
        <w:numPr>
          <w:ilvl w:val="0"/>
          <w:numId w:val="0"/>
        </w:numPr>
        <w:tabs>
          <w:tab w:val="clear" w:pos="0"/>
        </w:tabs>
        <w:spacing w:after="60" w:line="276" w:lineRule="auto"/>
        <w:ind w:left="576"/>
        <w:rPr>
          <w:rFonts w:ascii="Calibri" w:hAnsi="Calibri" w:cs="Calibri"/>
          <w:sz w:val="25"/>
          <w:szCs w:val="25"/>
        </w:rPr>
      </w:pPr>
      <w:r w:rsidRPr="00463C90">
        <w:rPr>
          <w:rFonts w:ascii="Calibri" w:hAnsi="Calibri" w:cs="Calibri"/>
          <w:sz w:val="25"/>
          <w:szCs w:val="25"/>
        </w:rPr>
        <w:t>Integration with Enterprise Imaging XERO Exchange Suite (Consumer Portal - MphRx Physician/Patient Portal)</w:t>
      </w:r>
    </w:p>
    <w:p w:rsidR="004D6703" w:rsidRPr="00463C90" w:rsidRDefault="00721600" w:rsidP="000F7693">
      <w:pPr>
        <w:pStyle w:val="Default"/>
        <w:rPr>
          <w:rFonts w:eastAsia="Times New Roman"/>
          <w:color w:val="auto"/>
          <w:sz w:val="20"/>
          <w:szCs w:val="20"/>
          <w:lang w:eastAsia="de-DE"/>
        </w:rPr>
      </w:pPr>
      <w:r w:rsidRPr="00463C90">
        <w:rPr>
          <w:rFonts w:eastAsia="Times New Roman"/>
          <w:color w:val="auto"/>
          <w:sz w:val="20"/>
          <w:szCs w:val="20"/>
          <w:lang w:eastAsia="de-DE"/>
        </w:rPr>
        <w:t>XERO Viewer can be integrated with Enterprise Imaging Consumer Portal as part of the XERO Exchange Suite.  In this profile, a custom API exists between MphRx and XERO Viewer to upload images from the Consumer Portal to XERO in a manner similar to XERO Capture.  These studies will be DICOM encapsulated, and forwarded from XERO Viewer to Enterprise Imaging for verification QC / Fix-up, or sent directly to a DICOM store.  XERO Exchange Suite is an optional extension to XERO and is not included by default. Customers must purchase this in addition to the base XERO Viewer application. To enable it, the appropriate API, user role and theme must be configured.</w:t>
      </w:r>
    </w:p>
    <w:p w:rsidR="008F0400" w:rsidRPr="00463C90" w:rsidRDefault="008F0400" w:rsidP="000F7693">
      <w:pPr>
        <w:pStyle w:val="Default"/>
        <w:rPr>
          <w:rFonts w:eastAsia="Times New Roman"/>
          <w:color w:val="auto"/>
          <w:sz w:val="20"/>
          <w:szCs w:val="20"/>
          <w:lang w:eastAsia="de-DE"/>
        </w:rPr>
      </w:pPr>
    </w:p>
    <w:p w:rsidR="008F0400" w:rsidRPr="00463C90" w:rsidRDefault="008F0400" w:rsidP="008F0400">
      <w:pPr>
        <w:pStyle w:val="BodyTextIndent"/>
        <w:ind w:left="600"/>
        <w:rPr>
          <w:rFonts w:ascii="Calibri" w:hAnsi="Calibri" w:cs="Calibri"/>
          <w:lang w:val="en-US"/>
        </w:rPr>
      </w:pPr>
      <w:r w:rsidRPr="00463C90">
        <w:rPr>
          <w:rFonts w:ascii="Calibri" w:hAnsi="Calibri" w:cs="Calibri"/>
          <w:lang w:val="en-US"/>
        </w:rPr>
        <w:t>Agfa Enterprise Imaging Services involved: PM, Global TS, Applications</w:t>
      </w:r>
    </w:p>
    <w:p w:rsidR="004D6703" w:rsidRPr="00463C90" w:rsidRDefault="004D6703" w:rsidP="004D6703">
      <w:pPr>
        <w:pStyle w:val="Heading3"/>
        <w:widowControl w:val="0"/>
        <w:numPr>
          <w:ilvl w:val="0"/>
          <w:numId w:val="0"/>
        </w:numPr>
        <w:tabs>
          <w:tab w:val="clear" w:pos="0"/>
        </w:tabs>
        <w:spacing w:after="60" w:line="276" w:lineRule="auto"/>
        <w:ind w:left="576"/>
        <w:rPr>
          <w:rFonts w:ascii="Calibri" w:hAnsi="Calibri" w:cs="Calibri"/>
          <w:sz w:val="25"/>
          <w:szCs w:val="25"/>
        </w:rPr>
      </w:pPr>
      <w:r w:rsidRPr="00463C90">
        <w:rPr>
          <w:rFonts w:ascii="Calibri" w:hAnsi="Calibri" w:cs="Calibri"/>
          <w:sz w:val="25"/>
          <w:szCs w:val="25"/>
        </w:rPr>
        <w:t>Enabling Extended Viewing with Enterprise Imaging (Xtend)</w:t>
      </w:r>
    </w:p>
    <w:p w:rsidR="004D6703" w:rsidRPr="00463C90" w:rsidRDefault="004D6703" w:rsidP="000F7693">
      <w:pPr>
        <w:pStyle w:val="Default"/>
        <w:rPr>
          <w:rFonts w:eastAsia="Times New Roman"/>
          <w:color w:val="auto"/>
          <w:sz w:val="20"/>
          <w:szCs w:val="20"/>
          <w:lang w:eastAsia="de-DE"/>
        </w:rPr>
      </w:pPr>
      <w:r w:rsidRPr="00463C90">
        <w:rPr>
          <w:rFonts w:eastAsia="Times New Roman"/>
          <w:color w:val="auto"/>
          <w:sz w:val="20"/>
          <w:szCs w:val="20"/>
          <w:lang w:eastAsia="de-DE"/>
        </w:rPr>
        <w:t xml:space="preserve">Extended viewing is a licensed feature that customer sites must purchase. These </w:t>
      </w:r>
      <w:proofErr w:type="gramStart"/>
      <w:r w:rsidRPr="00463C90">
        <w:rPr>
          <w:rFonts w:eastAsia="Times New Roman"/>
          <w:color w:val="auto"/>
          <w:sz w:val="20"/>
          <w:szCs w:val="20"/>
          <w:lang w:eastAsia="de-DE"/>
        </w:rPr>
        <w:t>features,</w:t>
      </w:r>
      <w:proofErr w:type="gramEnd"/>
      <w:r w:rsidRPr="00463C90">
        <w:rPr>
          <w:rFonts w:eastAsia="Times New Roman"/>
          <w:color w:val="auto"/>
          <w:sz w:val="20"/>
          <w:szCs w:val="20"/>
          <w:lang w:eastAsia="de-DE"/>
        </w:rPr>
        <w:t xml:space="preserve"> bring many of the advanced capabilities from the Enterprise Imaging Diagnostic Desktop Image area.</w:t>
      </w:r>
    </w:p>
    <w:p w:rsidR="008F0400" w:rsidRPr="00463C90" w:rsidRDefault="008F0400" w:rsidP="000F7693">
      <w:pPr>
        <w:pStyle w:val="Default"/>
        <w:rPr>
          <w:rFonts w:eastAsia="Times New Roman"/>
          <w:color w:val="auto"/>
          <w:sz w:val="20"/>
          <w:szCs w:val="20"/>
          <w:lang w:eastAsia="de-DE"/>
        </w:rPr>
      </w:pPr>
    </w:p>
    <w:p w:rsidR="008F0400" w:rsidRPr="00463C90" w:rsidRDefault="008F0400" w:rsidP="008F0400">
      <w:pPr>
        <w:pStyle w:val="BodyTextIndent"/>
        <w:ind w:left="600"/>
        <w:rPr>
          <w:rFonts w:ascii="Calibri" w:hAnsi="Calibri" w:cs="Calibri"/>
          <w:lang w:val="en-US"/>
        </w:rPr>
      </w:pPr>
      <w:r w:rsidRPr="00463C90">
        <w:rPr>
          <w:rFonts w:ascii="Calibri" w:hAnsi="Calibri" w:cs="Calibri"/>
          <w:lang w:val="en-US"/>
        </w:rPr>
        <w:t>Agfa Enterprise Imaging Services involved: PM, Global TS, Applications</w:t>
      </w:r>
    </w:p>
    <w:p w:rsidR="004D6703" w:rsidRPr="00463C90" w:rsidRDefault="004D6703" w:rsidP="004D6703">
      <w:pPr>
        <w:pStyle w:val="Heading3"/>
        <w:widowControl w:val="0"/>
        <w:numPr>
          <w:ilvl w:val="0"/>
          <w:numId w:val="0"/>
        </w:numPr>
        <w:tabs>
          <w:tab w:val="clear" w:pos="0"/>
        </w:tabs>
        <w:spacing w:after="60" w:line="276" w:lineRule="auto"/>
        <w:ind w:left="576"/>
        <w:rPr>
          <w:rFonts w:ascii="Calibri" w:hAnsi="Calibri" w:cs="Calibri"/>
          <w:sz w:val="25"/>
          <w:szCs w:val="25"/>
        </w:rPr>
      </w:pPr>
      <w:r w:rsidRPr="00463C90">
        <w:rPr>
          <w:rFonts w:ascii="Calibri" w:hAnsi="Calibri" w:cs="Calibri"/>
          <w:sz w:val="25"/>
          <w:szCs w:val="25"/>
        </w:rPr>
        <w:t>Enabling XERO Viewer Chat feature</w:t>
      </w:r>
    </w:p>
    <w:p w:rsidR="004D6703" w:rsidRPr="00463C90" w:rsidRDefault="004D6703" w:rsidP="000F7693">
      <w:pPr>
        <w:pStyle w:val="Default"/>
        <w:rPr>
          <w:rFonts w:eastAsia="Times New Roman"/>
          <w:color w:val="auto"/>
          <w:sz w:val="20"/>
          <w:szCs w:val="20"/>
          <w:lang w:eastAsia="de-DE"/>
        </w:rPr>
      </w:pPr>
      <w:r w:rsidRPr="00463C90">
        <w:rPr>
          <w:rFonts w:eastAsia="Times New Roman"/>
          <w:color w:val="auto"/>
          <w:sz w:val="20"/>
          <w:szCs w:val="20"/>
          <w:lang w:eastAsia="de-DE"/>
        </w:rPr>
        <w:t>XERO Viewer 8.0.0 introduces a chat feature that allows users to interact and collaborate with each other. To enable chat functionality for XERO Viewer, create a theme and define the XMPP settings in it. XMPP is the TCP/IP protocol for real-time chat applications.</w:t>
      </w:r>
      <w:r w:rsidRPr="00463C90">
        <w:rPr>
          <w:rFonts w:eastAsia="Times New Roman"/>
          <w:color w:val="auto"/>
          <w:sz w:val="20"/>
          <w:szCs w:val="20"/>
          <w:lang w:eastAsia="de-DE"/>
        </w:rPr>
        <w:br/>
      </w:r>
    </w:p>
    <w:p w:rsidR="008F0400" w:rsidRPr="00463C90" w:rsidRDefault="008F0400" w:rsidP="008F0400">
      <w:pPr>
        <w:pStyle w:val="BodyTextIndent"/>
        <w:ind w:left="600"/>
        <w:rPr>
          <w:rFonts w:ascii="Calibri" w:hAnsi="Calibri" w:cs="Calibri"/>
          <w:lang w:val="en-US"/>
        </w:rPr>
      </w:pPr>
      <w:r w:rsidRPr="00463C90">
        <w:rPr>
          <w:rFonts w:ascii="Calibri" w:hAnsi="Calibri" w:cs="Calibri"/>
          <w:lang w:val="en-US"/>
        </w:rPr>
        <w:t>Agfa Enterprise Imaging Services involved: PM, Global TS, Applications</w:t>
      </w:r>
    </w:p>
    <w:p w:rsidR="004D6703" w:rsidRPr="00463C90" w:rsidRDefault="004D6703" w:rsidP="004D6703">
      <w:pPr>
        <w:pStyle w:val="Heading3"/>
        <w:widowControl w:val="0"/>
        <w:numPr>
          <w:ilvl w:val="0"/>
          <w:numId w:val="0"/>
        </w:numPr>
        <w:tabs>
          <w:tab w:val="clear" w:pos="0"/>
        </w:tabs>
        <w:spacing w:after="60" w:line="276" w:lineRule="auto"/>
        <w:ind w:left="576"/>
        <w:rPr>
          <w:rFonts w:ascii="Calibri" w:hAnsi="Calibri" w:cs="Calibri"/>
          <w:sz w:val="25"/>
          <w:szCs w:val="25"/>
        </w:rPr>
      </w:pPr>
      <w:r w:rsidRPr="00463C90">
        <w:rPr>
          <w:rFonts w:ascii="Calibri" w:hAnsi="Calibri" w:cs="Calibri"/>
          <w:sz w:val="25"/>
          <w:szCs w:val="25"/>
        </w:rPr>
        <w:t>Enabling Full Fidelity functionality</w:t>
      </w:r>
    </w:p>
    <w:p w:rsidR="004D6703" w:rsidRDefault="004D6703" w:rsidP="004D6703">
      <w:pPr>
        <w:pStyle w:val="Default"/>
        <w:rPr>
          <w:rFonts w:eastAsia="Times New Roman"/>
          <w:color w:val="auto"/>
          <w:sz w:val="20"/>
          <w:szCs w:val="20"/>
          <w:lang w:eastAsia="de-DE"/>
        </w:rPr>
      </w:pPr>
      <w:r w:rsidRPr="00463C90">
        <w:rPr>
          <w:rFonts w:eastAsia="Times New Roman"/>
          <w:color w:val="auto"/>
          <w:sz w:val="20"/>
          <w:szCs w:val="20"/>
          <w:lang w:eastAsia="de-DE"/>
        </w:rPr>
        <w:t xml:space="preserve">XERO Viewer can be optionally configured for full fidelity mode, which is intended for diagnostic use, review, and analysis of CR, DX, CT, MR, and US images and medical reports. XERO Viewer full fidelity is not intended to replace </w:t>
      </w:r>
      <w:r w:rsidRPr="00463C90">
        <w:rPr>
          <w:rFonts w:eastAsia="Times New Roman"/>
          <w:color w:val="auto"/>
          <w:sz w:val="20"/>
          <w:szCs w:val="20"/>
          <w:lang w:eastAsia="de-DE"/>
        </w:rPr>
        <w:lastRenderedPageBreak/>
        <w:t>full workstations and should only be used when there is no access to a workstation. XERO Viewer full fidelity is not intended for the display of digital mammography images for diagnosis. A Full Fidelity license is required. The license does not enable Full Fidelity functionality by default; you must set the Full Fidelity mode in the theme.</w:t>
      </w:r>
    </w:p>
    <w:p w:rsidR="0091281F" w:rsidRDefault="0091281F" w:rsidP="004D6703">
      <w:pPr>
        <w:pStyle w:val="Default"/>
        <w:rPr>
          <w:rFonts w:eastAsia="Times New Roman"/>
          <w:color w:val="auto"/>
          <w:sz w:val="20"/>
          <w:szCs w:val="20"/>
          <w:lang w:eastAsia="de-DE"/>
        </w:rPr>
      </w:pPr>
    </w:p>
    <w:p w:rsidR="0091281F" w:rsidRPr="00463C90" w:rsidRDefault="0091281F" w:rsidP="004D6703">
      <w:pPr>
        <w:pStyle w:val="Default"/>
        <w:rPr>
          <w:rFonts w:eastAsia="Times New Roman"/>
          <w:color w:val="auto"/>
          <w:sz w:val="20"/>
          <w:szCs w:val="20"/>
          <w:lang w:eastAsia="de-DE"/>
        </w:rPr>
      </w:pPr>
    </w:p>
    <w:p w:rsidR="008F0400" w:rsidRPr="00463C90" w:rsidRDefault="008F0400" w:rsidP="004D6703">
      <w:pPr>
        <w:pStyle w:val="Default"/>
        <w:rPr>
          <w:rFonts w:eastAsia="Times New Roman"/>
          <w:color w:val="auto"/>
          <w:sz w:val="20"/>
          <w:szCs w:val="20"/>
          <w:lang w:eastAsia="de-DE"/>
        </w:rPr>
      </w:pPr>
    </w:p>
    <w:p w:rsidR="008F0400" w:rsidRPr="00463C90" w:rsidRDefault="008F0400" w:rsidP="008F0400">
      <w:pPr>
        <w:pStyle w:val="BodyTextIndent"/>
        <w:ind w:left="600"/>
        <w:rPr>
          <w:rFonts w:ascii="Calibri" w:hAnsi="Calibri" w:cs="Calibri"/>
          <w:lang w:val="en-US"/>
        </w:rPr>
      </w:pPr>
      <w:r w:rsidRPr="00463C90">
        <w:rPr>
          <w:rFonts w:ascii="Calibri" w:hAnsi="Calibri" w:cs="Calibri"/>
          <w:lang w:val="en-US"/>
        </w:rPr>
        <w:t>Agfa Enterprise Imaging Services involved: PM, Global TS, Applications</w:t>
      </w:r>
    </w:p>
    <w:p w:rsidR="00B30CD6" w:rsidRPr="00463C90" w:rsidRDefault="008F0400" w:rsidP="008F0400">
      <w:pPr>
        <w:pStyle w:val="Heading3"/>
        <w:numPr>
          <w:ilvl w:val="0"/>
          <w:numId w:val="0"/>
        </w:numPr>
        <w:rPr>
          <w:rFonts w:ascii="Calibri" w:hAnsi="Calibri" w:cs="Calibri"/>
        </w:rPr>
      </w:pPr>
      <w:r w:rsidRPr="00463C90">
        <w:rPr>
          <w:rFonts w:ascii="Calibri" w:hAnsi="Calibri" w:cs="Calibri"/>
        </w:rPr>
        <w:tab/>
      </w:r>
      <w:r w:rsidR="00B30CD6" w:rsidRPr="00463C90">
        <w:rPr>
          <w:rFonts w:ascii="Calibri" w:hAnsi="Calibri" w:cs="Calibri"/>
        </w:rPr>
        <w:t>Service Approach</w:t>
      </w:r>
    </w:p>
    <w:p w:rsidR="00B30CD6" w:rsidRPr="00463C90" w:rsidRDefault="00B30CD6" w:rsidP="00B30CD6">
      <w:pPr>
        <w:pStyle w:val="BodyText"/>
        <w:numPr>
          <w:ilvl w:val="0"/>
          <w:numId w:val="14"/>
        </w:numPr>
        <w:ind w:left="1152"/>
        <w:rPr>
          <w:rFonts w:ascii="Calibri" w:hAnsi="Calibri" w:cs="Calibri"/>
          <w:lang w:eastAsia="de-DE"/>
        </w:rPr>
      </w:pPr>
      <w:r w:rsidRPr="00463C90">
        <w:rPr>
          <w:rFonts w:ascii="Calibri" w:hAnsi="Calibri" w:cs="Calibri"/>
        </w:rPr>
        <w:t xml:space="preserve">Enterprise Imaging </w:t>
      </w:r>
      <w:r w:rsidR="00721600" w:rsidRPr="00463C90">
        <w:rPr>
          <w:rFonts w:ascii="Calibri" w:hAnsi="Calibri" w:cs="Calibri"/>
        </w:rPr>
        <w:t xml:space="preserve">XERO Viewer </w:t>
      </w:r>
      <w:r w:rsidRPr="00463C90">
        <w:rPr>
          <w:rFonts w:ascii="Calibri" w:hAnsi="Calibri" w:cs="Calibri"/>
        </w:rPr>
        <w:t>Project Kick-off Meeting</w:t>
      </w:r>
    </w:p>
    <w:p w:rsidR="00B30CD6" w:rsidRPr="00463C90" w:rsidRDefault="00B30CD6" w:rsidP="00B30CD6">
      <w:pPr>
        <w:pStyle w:val="BodyText"/>
        <w:numPr>
          <w:ilvl w:val="0"/>
          <w:numId w:val="14"/>
        </w:numPr>
        <w:ind w:left="1152"/>
        <w:rPr>
          <w:rFonts w:ascii="Calibri" w:hAnsi="Calibri" w:cs="Calibri"/>
          <w:lang w:eastAsia="de-DE"/>
        </w:rPr>
      </w:pPr>
      <w:r w:rsidRPr="00463C90">
        <w:rPr>
          <w:rFonts w:ascii="Calibri" w:hAnsi="Calibri" w:cs="Calibri"/>
        </w:rPr>
        <w:t xml:space="preserve">Enterprise Imaging </w:t>
      </w:r>
      <w:r w:rsidR="00721600" w:rsidRPr="00463C90">
        <w:rPr>
          <w:rFonts w:ascii="Calibri" w:hAnsi="Calibri" w:cs="Calibri"/>
        </w:rPr>
        <w:t xml:space="preserve">XERO Viewer </w:t>
      </w:r>
      <w:r w:rsidRPr="00463C90">
        <w:rPr>
          <w:rFonts w:ascii="Calibri" w:hAnsi="Calibri" w:cs="Calibri"/>
        </w:rPr>
        <w:t>Readiness Assessment</w:t>
      </w:r>
    </w:p>
    <w:p w:rsidR="00B30CD6" w:rsidRPr="00463C90" w:rsidRDefault="00B30CD6" w:rsidP="00B30CD6">
      <w:pPr>
        <w:pStyle w:val="BodyText"/>
        <w:numPr>
          <w:ilvl w:val="0"/>
          <w:numId w:val="14"/>
        </w:numPr>
        <w:ind w:left="1152"/>
        <w:rPr>
          <w:rFonts w:ascii="Calibri" w:hAnsi="Calibri" w:cs="Calibri"/>
          <w:lang w:eastAsia="de-DE"/>
        </w:rPr>
      </w:pPr>
      <w:r w:rsidRPr="00463C90">
        <w:rPr>
          <w:rFonts w:ascii="Calibri" w:hAnsi="Calibri" w:cs="Calibri"/>
          <w:lang w:eastAsia="de-DE"/>
        </w:rPr>
        <w:t>Enterprise Imaging XERO</w:t>
      </w:r>
      <w:r w:rsidR="00721600" w:rsidRPr="00463C90">
        <w:rPr>
          <w:rFonts w:ascii="Calibri" w:hAnsi="Calibri" w:cs="Calibri"/>
        </w:rPr>
        <w:t xml:space="preserve"> Viewer</w:t>
      </w:r>
      <w:r w:rsidRPr="00463C90">
        <w:rPr>
          <w:rFonts w:ascii="Calibri" w:hAnsi="Calibri" w:cs="Calibri"/>
          <w:lang w:eastAsia="de-DE"/>
        </w:rPr>
        <w:t xml:space="preserve"> Pre-Install and Site Readiness</w:t>
      </w:r>
    </w:p>
    <w:p w:rsidR="00B30CD6" w:rsidRPr="00463C90" w:rsidRDefault="00B30CD6" w:rsidP="00B30CD6">
      <w:pPr>
        <w:pStyle w:val="BodyText"/>
        <w:numPr>
          <w:ilvl w:val="0"/>
          <w:numId w:val="14"/>
        </w:numPr>
        <w:ind w:left="1152"/>
        <w:rPr>
          <w:rFonts w:ascii="Calibri" w:hAnsi="Calibri" w:cs="Calibri"/>
          <w:lang w:eastAsia="de-DE"/>
        </w:rPr>
      </w:pPr>
      <w:r w:rsidRPr="00463C90">
        <w:rPr>
          <w:rFonts w:ascii="Calibri" w:hAnsi="Calibri" w:cs="Calibri"/>
          <w:lang w:eastAsia="de-DE"/>
        </w:rPr>
        <w:t xml:space="preserve">Enterprise Imaging XERO </w:t>
      </w:r>
      <w:r w:rsidR="00721600" w:rsidRPr="00463C90">
        <w:rPr>
          <w:rFonts w:ascii="Calibri" w:hAnsi="Calibri" w:cs="Calibri"/>
        </w:rPr>
        <w:t xml:space="preserve">Viewer </w:t>
      </w:r>
      <w:r w:rsidRPr="00463C90">
        <w:rPr>
          <w:rFonts w:ascii="Calibri" w:hAnsi="Calibri" w:cs="Calibri"/>
          <w:lang w:eastAsia="de-DE"/>
        </w:rPr>
        <w:t>Remote Connectivity Configuration</w:t>
      </w:r>
    </w:p>
    <w:p w:rsidR="00B30CD6" w:rsidRPr="00463C90" w:rsidRDefault="00B30CD6" w:rsidP="00B30CD6">
      <w:pPr>
        <w:pStyle w:val="BodyText"/>
        <w:numPr>
          <w:ilvl w:val="0"/>
          <w:numId w:val="14"/>
        </w:numPr>
        <w:ind w:left="1152"/>
        <w:rPr>
          <w:rFonts w:ascii="Calibri" w:hAnsi="Calibri" w:cs="Calibri"/>
          <w:lang w:eastAsia="de-DE"/>
        </w:rPr>
      </w:pPr>
      <w:r w:rsidRPr="00463C90">
        <w:rPr>
          <w:rFonts w:ascii="Calibri" w:hAnsi="Calibri" w:cs="Calibri"/>
          <w:lang w:eastAsia="de-DE"/>
        </w:rPr>
        <w:t xml:space="preserve">Enterprise Imaging XERO </w:t>
      </w:r>
      <w:r w:rsidR="00721600" w:rsidRPr="00463C90">
        <w:rPr>
          <w:rFonts w:ascii="Calibri" w:hAnsi="Calibri" w:cs="Calibri"/>
        </w:rPr>
        <w:t xml:space="preserve">Viewer </w:t>
      </w:r>
      <w:r w:rsidRPr="00463C90">
        <w:rPr>
          <w:rFonts w:ascii="Calibri" w:hAnsi="Calibri" w:cs="Calibri"/>
          <w:lang w:eastAsia="de-DE"/>
        </w:rPr>
        <w:t>Hardware Readiness</w:t>
      </w:r>
    </w:p>
    <w:p w:rsidR="00B30CD6" w:rsidRPr="00463C90" w:rsidRDefault="00B30CD6" w:rsidP="00B30CD6">
      <w:pPr>
        <w:pStyle w:val="BodyText"/>
        <w:numPr>
          <w:ilvl w:val="0"/>
          <w:numId w:val="14"/>
        </w:numPr>
        <w:ind w:left="1152"/>
        <w:rPr>
          <w:rFonts w:ascii="Calibri" w:hAnsi="Calibri" w:cs="Calibri"/>
          <w:lang w:eastAsia="de-DE"/>
        </w:rPr>
      </w:pPr>
      <w:r w:rsidRPr="00463C90">
        <w:rPr>
          <w:rFonts w:ascii="Calibri" w:hAnsi="Calibri" w:cs="Calibri"/>
          <w:lang w:eastAsia="de-DE"/>
        </w:rPr>
        <w:t xml:space="preserve">Enterprise Imaging XERO </w:t>
      </w:r>
      <w:r w:rsidR="00721600" w:rsidRPr="00463C90">
        <w:rPr>
          <w:rFonts w:ascii="Calibri" w:hAnsi="Calibri" w:cs="Calibri"/>
        </w:rPr>
        <w:t xml:space="preserve">Viewer </w:t>
      </w:r>
      <w:r w:rsidRPr="00463C90">
        <w:rPr>
          <w:rFonts w:ascii="Calibri" w:hAnsi="Calibri" w:cs="Calibri"/>
          <w:lang w:eastAsia="de-DE"/>
        </w:rPr>
        <w:t>Network Configuration</w:t>
      </w:r>
    </w:p>
    <w:p w:rsidR="00B30CD6" w:rsidRPr="00463C90" w:rsidRDefault="00B30CD6" w:rsidP="00B30CD6">
      <w:pPr>
        <w:pStyle w:val="BodyText"/>
        <w:numPr>
          <w:ilvl w:val="0"/>
          <w:numId w:val="14"/>
        </w:numPr>
        <w:ind w:left="1152"/>
        <w:rPr>
          <w:rFonts w:ascii="Calibri" w:hAnsi="Calibri" w:cs="Calibri"/>
          <w:lang w:eastAsia="de-DE"/>
        </w:rPr>
      </w:pPr>
      <w:r w:rsidRPr="00463C90">
        <w:rPr>
          <w:rFonts w:ascii="Calibri" w:hAnsi="Calibri" w:cs="Calibri"/>
          <w:lang w:eastAsia="de-DE"/>
        </w:rPr>
        <w:t xml:space="preserve">Enterprise Imaging XERO </w:t>
      </w:r>
      <w:r w:rsidR="00721600" w:rsidRPr="00463C90">
        <w:rPr>
          <w:rFonts w:ascii="Calibri" w:hAnsi="Calibri" w:cs="Calibri"/>
        </w:rPr>
        <w:t xml:space="preserve">Viewer </w:t>
      </w:r>
      <w:r w:rsidRPr="00463C90">
        <w:rPr>
          <w:rFonts w:ascii="Calibri" w:hAnsi="Calibri" w:cs="Calibri"/>
          <w:lang w:eastAsia="de-DE"/>
        </w:rPr>
        <w:t>Core Software Installation</w:t>
      </w:r>
    </w:p>
    <w:p w:rsidR="00B30CD6" w:rsidRPr="00463C90" w:rsidRDefault="00B30CD6" w:rsidP="00B30CD6">
      <w:pPr>
        <w:pStyle w:val="BodyText"/>
        <w:numPr>
          <w:ilvl w:val="0"/>
          <w:numId w:val="13"/>
        </w:numPr>
        <w:ind w:left="1152"/>
        <w:rPr>
          <w:rFonts w:ascii="Calibri" w:hAnsi="Calibri" w:cs="Calibri"/>
          <w:lang w:eastAsia="de-DE"/>
        </w:rPr>
      </w:pPr>
      <w:r w:rsidRPr="00463C90">
        <w:rPr>
          <w:rFonts w:ascii="Calibri" w:hAnsi="Calibri" w:cs="Calibri"/>
          <w:lang w:eastAsia="de-DE"/>
        </w:rPr>
        <w:t xml:space="preserve">Enterprise Imaging XERO </w:t>
      </w:r>
      <w:r w:rsidR="00721600" w:rsidRPr="00463C90">
        <w:rPr>
          <w:rFonts w:ascii="Calibri" w:hAnsi="Calibri" w:cs="Calibri"/>
        </w:rPr>
        <w:t xml:space="preserve">Viewer </w:t>
      </w:r>
      <w:r w:rsidRPr="00463C90">
        <w:rPr>
          <w:rFonts w:ascii="Calibri" w:hAnsi="Calibri" w:cs="Calibri"/>
          <w:lang w:eastAsia="de-DE"/>
        </w:rPr>
        <w:t>Security Certificate Installation</w:t>
      </w:r>
    </w:p>
    <w:p w:rsidR="00B30CD6" w:rsidRPr="00463C90" w:rsidRDefault="00B30CD6" w:rsidP="00B30CD6">
      <w:pPr>
        <w:pStyle w:val="BodyText"/>
        <w:numPr>
          <w:ilvl w:val="0"/>
          <w:numId w:val="13"/>
        </w:numPr>
        <w:ind w:left="1152"/>
        <w:rPr>
          <w:rFonts w:ascii="Calibri" w:hAnsi="Calibri" w:cs="Calibri"/>
          <w:lang w:eastAsia="de-DE"/>
        </w:rPr>
      </w:pPr>
      <w:r w:rsidRPr="00463C90">
        <w:rPr>
          <w:rFonts w:ascii="Calibri" w:hAnsi="Calibri" w:cs="Calibri"/>
          <w:lang w:eastAsia="de-DE"/>
        </w:rPr>
        <w:t xml:space="preserve">Enterprise Imaging XERO </w:t>
      </w:r>
      <w:r w:rsidR="00721600" w:rsidRPr="00463C90">
        <w:rPr>
          <w:rFonts w:ascii="Calibri" w:hAnsi="Calibri" w:cs="Calibri"/>
        </w:rPr>
        <w:t xml:space="preserve">Viewer </w:t>
      </w:r>
      <w:r w:rsidRPr="00463C90">
        <w:rPr>
          <w:rFonts w:ascii="Calibri" w:hAnsi="Calibri" w:cs="Calibri"/>
          <w:lang w:eastAsia="de-DE"/>
        </w:rPr>
        <w:t>Load Balancer Environment Testing (as applicable)</w:t>
      </w:r>
    </w:p>
    <w:p w:rsidR="00B30CD6" w:rsidRPr="00463C90" w:rsidRDefault="00B30CD6" w:rsidP="00B30CD6">
      <w:pPr>
        <w:pStyle w:val="BodyText"/>
        <w:numPr>
          <w:ilvl w:val="0"/>
          <w:numId w:val="13"/>
        </w:numPr>
        <w:ind w:left="1152"/>
        <w:rPr>
          <w:rFonts w:ascii="Calibri" w:hAnsi="Calibri" w:cs="Calibri"/>
          <w:lang w:eastAsia="de-DE"/>
        </w:rPr>
      </w:pPr>
      <w:r w:rsidRPr="00463C90">
        <w:rPr>
          <w:rFonts w:ascii="Calibri" w:hAnsi="Calibri" w:cs="Calibri"/>
          <w:lang w:eastAsia="de-DE"/>
        </w:rPr>
        <w:t xml:space="preserve">Enterprise Imaging XERO </w:t>
      </w:r>
      <w:r w:rsidR="00721600" w:rsidRPr="00463C90">
        <w:rPr>
          <w:rFonts w:ascii="Calibri" w:hAnsi="Calibri" w:cs="Calibri"/>
        </w:rPr>
        <w:t xml:space="preserve">Viewer </w:t>
      </w:r>
      <w:r w:rsidRPr="00463C90">
        <w:rPr>
          <w:rFonts w:ascii="Calibri" w:hAnsi="Calibri" w:cs="Calibri"/>
          <w:lang w:eastAsia="de-DE"/>
        </w:rPr>
        <w:t>Image/Data Testing</w:t>
      </w:r>
    </w:p>
    <w:p w:rsidR="00B30CD6" w:rsidRPr="00463C90" w:rsidRDefault="00B30CD6" w:rsidP="00B30CD6">
      <w:pPr>
        <w:pStyle w:val="BodyText"/>
        <w:numPr>
          <w:ilvl w:val="0"/>
          <w:numId w:val="13"/>
        </w:numPr>
        <w:ind w:left="1152"/>
        <w:rPr>
          <w:rFonts w:ascii="Calibri" w:hAnsi="Calibri" w:cs="Calibri"/>
          <w:lang w:eastAsia="de-DE"/>
        </w:rPr>
      </w:pPr>
      <w:r w:rsidRPr="00463C90">
        <w:rPr>
          <w:rFonts w:ascii="Calibri" w:hAnsi="Calibri" w:cs="Calibri"/>
          <w:lang w:eastAsia="de-DE"/>
        </w:rPr>
        <w:t xml:space="preserve">Enterprise Imaging XERO </w:t>
      </w:r>
      <w:r w:rsidR="00721600" w:rsidRPr="00463C90">
        <w:rPr>
          <w:rFonts w:ascii="Calibri" w:hAnsi="Calibri" w:cs="Calibri"/>
        </w:rPr>
        <w:t xml:space="preserve">Viewer </w:t>
      </w:r>
      <w:r w:rsidRPr="00463C90">
        <w:rPr>
          <w:rFonts w:ascii="Calibri" w:hAnsi="Calibri" w:cs="Calibri"/>
          <w:lang w:eastAsia="de-DE"/>
        </w:rPr>
        <w:t>Acceptance</w:t>
      </w:r>
    </w:p>
    <w:p w:rsidR="00B30CD6" w:rsidRPr="00463C90" w:rsidRDefault="00B30CD6" w:rsidP="00721600">
      <w:pPr>
        <w:pStyle w:val="BodyText"/>
        <w:numPr>
          <w:ilvl w:val="0"/>
          <w:numId w:val="13"/>
        </w:numPr>
        <w:ind w:left="1152"/>
        <w:rPr>
          <w:rFonts w:ascii="Calibri" w:hAnsi="Calibri" w:cs="Calibri"/>
          <w:lang w:eastAsia="de-DE"/>
        </w:rPr>
      </w:pPr>
      <w:r w:rsidRPr="00463C90">
        <w:rPr>
          <w:rFonts w:ascii="Calibri" w:hAnsi="Calibri" w:cs="Calibri"/>
          <w:lang w:eastAsia="de-DE"/>
        </w:rPr>
        <w:t xml:space="preserve">Enterprise Imaging XERO </w:t>
      </w:r>
      <w:r w:rsidR="00721600" w:rsidRPr="00463C90">
        <w:rPr>
          <w:rFonts w:ascii="Calibri" w:hAnsi="Calibri" w:cs="Calibri"/>
        </w:rPr>
        <w:t xml:space="preserve">Viewer </w:t>
      </w:r>
      <w:r w:rsidRPr="00463C90">
        <w:rPr>
          <w:rFonts w:ascii="Calibri" w:hAnsi="Calibri" w:cs="Calibri"/>
          <w:lang w:eastAsia="de-DE"/>
        </w:rPr>
        <w:t>Transition to Agfa Service</w:t>
      </w:r>
    </w:p>
    <w:p w:rsidR="00B30CD6" w:rsidRPr="00463C90" w:rsidRDefault="00B30CD6" w:rsidP="00F654F8">
      <w:pPr>
        <w:pStyle w:val="ListBullet"/>
        <w:numPr>
          <w:ilvl w:val="0"/>
          <w:numId w:val="19"/>
        </w:numPr>
        <w:rPr>
          <w:rFonts w:ascii="Calibri" w:hAnsi="Calibri" w:cs="Calibri"/>
        </w:rPr>
      </w:pPr>
      <w:r w:rsidRPr="00463C90">
        <w:rPr>
          <w:rFonts w:ascii="Calibri" w:hAnsi="Calibri" w:cs="Calibri"/>
        </w:rPr>
        <w:t>DNS (Domain Name System) is utilized on the network.</w:t>
      </w:r>
    </w:p>
    <w:p w:rsidR="00B30CD6" w:rsidRPr="00463C90" w:rsidRDefault="00B30CD6" w:rsidP="00F654F8">
      <w:pPr>
        <w:pStyle w:val="ListBullet"/>
        <w:numPr>
          <w:ilvl w:val="0"/>
          <w:numId w:val="19"/>
        </w:numPr>
        <w:rPr>
          <w:rFonts w:ascii="Calibri" w:hAnsi="Calibri" w:cs="Calibri"/>
        </w:rPr>
      </w:pPr>
      <w:r w:rsidRPr="00463C90">
        <w:rPr>
          <w:rFonts w:ascii="Calibri" w:hAnsi="Calibri" w:cs="Calibri"/>
        </w:rPr>
        <w:t xml:space="preserve">Enterprise Imaging </w:t>
      </w:r>
      <w:r w:rsidR="00721600" w:rsidRPr="00463C90">
        <w:rPr>
          <w:rFonts w:ascii="Calibri" w:hAnsi="Calibri" w:cs="Calibri"/>
          <w:lang w:val="en-US"/>
        </w:rPr>
        <w:t>CWP servers</w:t>
      </w:r>
      <w:r w:rsidRPr="00463C90">
        <w:rPr>
          <w:rFonts w:ascii="Calibri" w:hAnsi="Calibri" w:cs="Calibri"/>
        </w:rPr>
        <w:t xml:space="preserve"> will utilize SSL for secure HTTPS communication to the client.</w:t>
      </w:r>
    </w:p>
    <w:p w:rsidR="00B30CD6" w:rsidRPr="00463C90" w:rsidRDefault="00B30CD6" w:rsidP="00F654F8">
      <w:pPr>
        <w:pStyle w:val="ListBullet"/>
        <w:numPr>
          <w:ilvl w:val="0"/>
          <w:numId w:val="19"/>
        </w:numPr>
        <w:rPr>
          <w:rFonts w:ascii="Calibri" w:hAnsi="Calibri" w:cs="Calibri"/>
          <w:b/>
          <w:bCs/>
        </w:rPr>
      </w:pPr>
      <w:r w:rsidRPr="00463C90">
        <w:rPr>
          <w:rFonts w:ascii="Calibri" w:hAnsi="Calibri" w:cs="Calibri"/>
        </w:rPr>
        <w:t xml:space="preserve">When Enterprise Imaging XERO </w:t>
      </w:r>
      <w:r w:rsidR="00721600" w:rsidRPr="00463C90">
        <w:rPr>
          <w:rFonts w:ascii="Calibri" w:hAnsi="Calibri" w:cs="Calibri"/>
          <w:lang w:val="en-US"/>
        </w:rPr>
        <w:t xml:space="preserve">Viewer </w:t>
      </w:r>
      <w:r w:rsidRPr="00463C90">
        <w:rPr>
          <w:rFonts w:ascii="Calibri" w:hAnsi="Calibri" w:cs="Calibri"/>
        </w:rPr>
        <w:t>is deployed with CITRIX:</w:t>
      </w:r>
    </w:p>
    <w:p w:rsidR="00B30CD6" w:rsidRPr="00463C90" w:rsidRDefault="00B30CD6" w:rsidP="00B30CD6">
      <w:pPr>
        <w:pStyle w:val="ListBullet2"/>
        <w:numPr>
          <w:ilvl w:val="1"/>
          <w:numId w:val="15"/>
        </w:numPr>
        <w:tabs>
          <w:tab w:val="clear" w:pos="2160"/>
          <w:tab w:val="num" w:pos="2016"/>
        </w:tabs>
        <w:ind w:left="1512"/>
        <w:rPr>
          <w:rFonts w:ascii="Calibri" w:hAnsi="Calibri" w:cs="Calibri"/>
          <w:b/>
          <w:bCs/>
        </w:rPr>
      </w:pPr>
      <w:r w:rsidRPr="00463C90">
        <w:rPr>
          <w:rFonts w:ascii="Calibri" w:hAnsi="Calibri" w:cs="Calibri"/>
        </w:rPr>
        <w:t>CITRIX Content Redirection is recommended to launch Enterprise Imaging XERO on the local workstation.</w:t>
      </w:r>
    </w:p>
    <w:p w:rsidR="00B30CD6" w:rsidRPr="00463C90" w:rsidRDefault="00B30CD6" w:rsidP="008F0400">
      <w:pPr>
        <w:pStyle w:val="ListBullet2"/>
        <w:numPr>
          <w:ilvl w:val="1"/>
          <w:numId w:val="15"/>
        </w:numPr>
        <w:tabs>
          <w:tab w:val="clear" w:pos="2160"/>
          <w:tab w:val="num" w:pos="2016"/>
        </w:tabs>
        <w:ind w:left="1512"/>
        <w:rPr>
          <w:rFonts w:ascii="Calibri" w:hAnsi="Calibri" w:cs="Calibri"/>
          <w:b/>
          <w:bCs/>
        </w:rPr>
      </w:pPr>
      <w:r w:rsidRPr="00463C90">
        <w:rPr>
          <w:rFonts w:ascii="Calibri" w:hAnsi="Calibri" w:cs="Calibri"/>
        </w:rPr>
        <w:t>If CITRIX Content Redirection is not used, Agfa cannot predict</w:t>
      </w:r>
      <w:r w:rsidRPr="00463C90">
        <w:rPr>
          <w:rStyle w:val="Strong"/>
          <w:rFonts w:ascii="Calibri" w:hAnsi="Calibri" w:cs="Calibri"/>
          <w:b w:val="0"/>
        </w:rPr>
        <w:t xml:space="preserve"> or assure Enterprise Imaging XERO</w:t>
      </w:r>
      <w:r w:rsidRPr="00463C90">
        <w:rPr>
          <w:rStyle w:val="Strong"/>
          <w:rFonts w:ascii="Calibri" w:hAnsi="Calibri" w:cs="Calibri"/>
          <w:b w:val="0"/>
          <w:lang w:val="en-US"/>
        </w:rPr>
        <w:t xml:space="preserve"> </w:t>
      </w:r>
      <w:r w:rsidR="00721600" w:rsidRPr="00463C90">
        <w:rPr>
          <w:rStyle w:val="Strong"/>
          <w:rFonts w:ascii="Calibri" w:hAnsi="Calibri" w:cs="Calibri"/>
          <w:b w:val="0"/>
          <w:lang w:val="en-US"/>
        </w:rPr>
        <w:t xml:space="preserve">Viewer </w:t>
      </w:r>
      <w:r w:rsidRPr="00463C90">
        <w:rPr>
          <w:rStyle w:val="Strong"/>
          <w:rFonts w:ascii="Calibri" w:hAnsi="Calibri" w:cs="Calibri"/>
          <w:b w:val="0"/>
        </w:rPr>
        <w:t>performance or image quality.</w:t>
      </w:r>
    </w:p>
    <w:tbl>
      <w:tblPr>
        <w:tblW w:w="0" w:type="auto"/>
        <w:tblInd w:w="118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1E0" w:firstRow="1" w:lastRow="1" w:firstColumn="1" w:lastColumn="1" w:noHBand="0" w:noVBand="0"/>
      </w:tblPr>
      <w:tblGrid>
        <w:gridCol w:w="7567"/>
      </w:tblGrid>
      <w:tr w:rsidR="00B30CD6" w:rsidRPr="00463C90" w:rsidTr="00B30CD6">
        <w:trPr>
          <w:tblHeader/>
        </w:trPr>
        <w:tc>
          <w:tcPr>
            <w:tcW w:w="7567" w:type="dxa"/>
            <w:shd w:val="clear" w:color="auto" w:fill="D9D9D9"/>
            <w:vAlign w:val="center"/>
          </w:tcPr>
          <w:p w:rsidR="00B30CD6" w:rsidRPr="00463C90" w:rsidRDefault="00B30CD6" w:rsidP="00686249">
            <w:pPr>
              <w:pStyle w:val="Tableheader"/>
              <w:rPr>
                <w:rFonts w:ascii="Calibri" w:hAnsi="Calibri" w:cs="Calibri"/>
                <w:color w:val="auto"/>
                <w:sz w:val="18"/>
                <w:szCs w:val="18"/>
              </w:rPr>
            </w:pPr>
            <w:r w:rsidRPr="00463C90">
              <w:rPr>
                <w:rFonts w:ascii="Calibri" w:hAnsi="Calibri" w:cs="Calibri"/>
                <w:color w:val="auto"/>
                <w:sz w:val="18"/>
                <w:szCs w:val="18"/>
              </w:rPr>
              <w:t xml:space="preserve">Enterprise Imaging </w:t>
            </w:r>
            <w:r w:rsidR="00686249" w:rsidRPr="00463C90">
              <w:rPr>
                <w:rFonts w:ascii="Calibri" w:hAnsi="Calibri" w:cs="Calibri"/>
                <w:color w:val="auto"/>
                <w:sz w:val="18"/>
                <w:szCs w:val="18"/>
              </w:rPr>
              <w:t>CWP</w:t>
            </w:r>
            <w:r w:rsidRPr="00463C90">
              <w:rPr>
                <w:rFonts w:ascii="Calibri" w:hAnsi="Calibri" w:cs="Calibri"/>
                <w:color w:val="auto"/>
                <w:sz w:val="18"/>
                <w:szCs w:val="18"/>
              </w:rPr>
              <w:t xml:space="preserve"> Server </w:t>
            </w:r>
            <w:r w:rsidR="00BA36EC" w:rsidRPr="00463C90">
              <w:rPr>
                <w:rFonts w:ascii="Calibri" w:hAnsi="Calibri" w:cs="Calibri"/>
                <w:color w:val="auto"/>
                <w:sz w:val="18"/>
                <w:szCs w:val="18"/>
              </w:rPr>
              <w:t xml:space="preserve">and Network </w:t>
            </w:r>
            <w:r w:rsidRPr="00463C90">
              <w:rPr>
                <w:rFonts w:ascii="Calibri" w:hAnsi="Calibri" w:cs="Calibri"/>
                <w:color w:val="auto"/>
                <w:sz w:val="18"/>
                <w:szCs w:val="18"/>
              </w:rPr>
              <w:t>Requirements</w:t>
            </w:r>
          </w:p>
        </w:tc>
      </w:tr>
      <w:tr w:rsidR="00B30CD6" w:rsidRPr="00463C90" w:rsidTr="00B30C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2"/>
        </w:trPr>
        <w:tc>
          <w:tcPr>
            <w:tcW w:w="7567" w:type="dxa"/>
            <w:tcBorders>
              <w:top w:val="single" w:sz="4" w:space="0" w:color="BFBFBF"/>
              <w:left w:val="single" w:sz="4" w:space="0" w:color="BFBFBF"/>
              <w:bottom w:val="single" w:sz="4" w:space="0" w:color="BFBFBF"/>
              <w:right w:val="single" w:sz="4" w:space="0" w:color="BFBFBF"/>
            </w:tcBorders>
            <w:vAlign w:val="center"/>
          </w:tcPr>
          <w:p w:rsidR="00B30CD6" w:rsidRPr="00463C90" w:rsidRDefault="00BA36EC" w:rsidP="008F0400">
            <w:pPr>
              <w:rPr>
                <w:rFonts w:ascii="Calibri" w:hAnsi="Calibri" w:cs="Calibri"/>
                <w:sz w:val="18"/>
                <w:szCs w:val="18"/>
              </w:rPr>
            </w:pPr>
            <w:r w:rsidRPr="00463C90">
              <w:rPr>
                <w:rFonts w:ascii="Calibri" w:hAnsi="Calibri" w:cs="Calibri"/>
                <w:sz w:val="18"/>
                <w:szCs w:val="18"/>
              </w:rPr>
              <w:t>Hardware and Server requirements are specified in the “Enterprise Imaging Solution Platform Definition and Deployment Configurations” document. Customer provided hardware must meet or exceed Agfa HealthCare defined minimum specifications</w:t>
            </w:r>
          </w:p>
        </w:tc>
      </w:tr>
    </w:tbl>
    <w:p w:rsidR="00B30CD6" w:rsidRPr="00463C90" w:rsidRDefault="00B30CD6" w:rsidP="002D69E7">
      <w:pPr>
        <w:pStyle w:val="ListBullet"/>
        <w:rPr>
          <w:rFonts w:ascii="Calibri" w:hAnsi="Calibri" w:cs="Calibri"/>
        </w:rPr>
      </w:pPr>
    </w:p>
    <w:tbl>
      <w:tblPr>
        <w:tblW w:w="0" w:type="auto"/>
        <w:tblInd w:w="118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1E0" w:firstRow="1" w:lastRow="1" w:firstColumn="1" w:lastColumn="1" w:noHBand="0" w:noVBand="0"/>
      </w:tblPr>
      <w:tblGrid>
        <w:gridCol w:w="3607"/>
        <w:gridCol w:w="3960"/>
      </w:tblGrid>
      <w:tr w:rsidR="00B30CD6" w:rsidRPr="00463C90" w:rsidTr="00B30CD6">
        <w:trPr>
          <w:tblHeader/>
        </w:trPr>
        <w:tc>
          <w:tcPr>
            <w:tcW w:w="7567" w:type="dxa"/>
            <w:gridSpan w:val="2"/>
            <w:shd w:val="clear" w:color="auto" w:fill="D9D9D9"/>
            <w:vAlign w:val="center"/>
          </w:tcPr>
          <w:p w:rsidR="00B30CD6" w:rsidRPr="00463C90" w:rsidRDefault="00B30CD6" w:rsidP="00B30CD6">
            <w:pPr>
              <w:pStyle w:val="Tableheader"/>
              <w:rPr>
                <w:rFonts w:ascii="Calibri" w:hAnsi="Calibri" w:cs="Calibri"/>
                <w:color w:val="auto"/>
                <w:sz w:val="18"/>
                <w:szCs w:val="18"/>
              </w:rPr>
            </w:pPr>
            <w:r w:rsidRPr="00463C90">
              <w:rPr>
                <w:rFonts w:ascii="Calibri" w:hAnsi="Calibri" w:cs="Calibri"/>
                <w:color w:val="auto"/>
                <w:sz w:val="18"/>
                <w:szCs w:val="18"/>
              </w:rPr>
              <w:t>Enterprise Imaging XERO Client Requirements</w:t>
            </w:r>
          </w:p>
        </w:tc>
      </w:tr>
      <w:tr w:rsidR="00B30CD6" w:rsidRPr="00463C90" w:rsidTr="00B30CD6">
        <w:trPr>
          <w:tblHeader/>
        </w:trPr>
        <w:tc>
          <w:tcPr>
            <w:tcW w:w="3607" w:type="dxa"/>
            <w:vAlign w:val="center"/>
          </w:tcPr>
          <w:p w:rsidR="00B30CD6" w:rsidRPr="00463C90" w:rsidRDefault="00B30CD6" w:rsidP="00B30CD6">
            <w:pPr>
              <w:pStyle w:val="Tableheader"/>
              <w:rPr>
                <w:rFonts w:ascii="Calibri" w:hAnsi="Calibri" w:cs="Calibri"/>
                <w:color w:val="auto"/>
                <w:sz w:val="18"/>
                <w:szCs w:val="18"/>
              </w:rPr>
            </w:pPr>
            <w:r w:rsidRPr="00463C90">
              <w:rPr>
                <w:rFonts w:ascii="Calibri" w:hAnsi="Calibri" w:cs="Calibri"/>
                <w:color w:val="auto"/>
                <w:sz w:val="18"/>
                <w:szCs w:val="18"/>
              </w:rPr>
              <w:t>Client Minimum Network</w:t>
            </w:r>
          </w:p>
        </w:tc>
        <w:tc>
          <w:tcPr>
            <w:tcW w:w="3960" w:type="dxa"/>
            <w:vAlign w:val="center"/>
          </w:tcPr>
          <w:p w:rsidR="00B30CD6" w:rsidRPr="00463C90" w:rsidRDefault="00B30CD6" w:rsidP="00B30CD6">
            <w:pPr>
              <w:pStyle w:val="Tableheader"/>
              <w:rPr>
                <w:rFonts w:ascii="Calibri" w:hAnsi="Calibri" w:cs="Calibri"/>
                <w:color w:val="auto"/>
                <w:sz w:val="18"/>
                <w:szCs w:val="18"/>
              </w:rPr>
            </w:pPr>
            <w:r w:rsidRPr="00463C90">
              <w:rPr>
                <w:rFonts w:ascii="Calibri" w:hAnsi="Calibri" w:cs="Calibri"/>
                <w:color w:val="auto"/>
                <w:sz w:val="18"/>
                <w:szCs w:val="18"/>
              </w:rPr>
              <w:t>Client Recommended Network</w:t>
            </w:r>
          </w:p>
        </w:tc>
      </w:tr>
      <w:tr w:rsidR="00B30CD6" w:rsidRPr="00463C90" w:rsidTr="00B30C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607" w:type="dxa"/>
            <w:tcBorders>
              <w:top w:val="single" w:sz="4" w:space="0" w:color="BFBFBF"/>
              <w:left w:val="single" w:sz="4" w:space="0" w:color="BFBFBF"/>
              <w:bottom w:val="single" w:sz="4" w:space="0" w:color="BFBFBF"/>
              <w:right w:val="single" w:sz="4" w:space="0" w:color="BFBFBF"/>
            </w:tcBorders>
            <w:vAlign w:val="center"/>
          </w:tcPr>
          <w:p w:rsidR="00B30CD6" w:rsidRPr="00463C90" w:rsidRDefault="00B30CD6" w:rsidP="00B30CD6">
            <w:pPr>
              <w:rPr>
                <w:rFonts w:ascii="Calibri" w:hAnsi="Calibri" w:cs="Calibri"/>
                <w:sz w:val="18"/>
                <w:szCs w:val="18"/>
              </w:rPr>
            </w:pPr>
            <w:r w:rsidRPr="00463C90">
              <w:rPr>
                <w:rFonts w:ascii="Calibri" w:hAnsi="Calibri" w:cs="Calibri"/>
                <w:sz w:val="18"/>
                <w:szCs w:val="18"/>
              </w:rPr>
              <w:t>1 Mbps bandwidth with less than 150 ms latency</w:t>
            </w:r>
          </w:p>
        </w:tc>
        <w:tc>
          <w:tcPr>
            <w:tcW w:w="3960" w:type="dxa"/>
            <w:tcBorders>
              <w:top w:val="single" w:sz="4" w:space="0" w:color="BFBFBF"/>
              <w:left w:val="single" w:sz="4" w:space="0" w:color="BFBFBF"/>
              <w:bottom w:val="single" w:sz="4" w:space="0" w:color="BFBFBF"/>
              <w:right w:val="single" w:sz="4" w:space="0" w:color="BFBFBF"/>
            </w:tcBorders>
            <w:vAlign w:val="center"/>
          </w:tcPr>
          <w:p w:rsidR="00B30CD6" w:rsidRPr="00463C90" w:rsidRDefault="00B30CD6" w:rsidP="00B30CD6">
            <w:pPr>
              <w:rPr>
                <w:rFonts w:ascii="Calibri" w:hAnsi="Calibri" w:cs="Calibri"/>
                <w:sz w:val="18"/>
                <w:szCs w:val="18"/>
              </w:rPr>
            </w:pPr>
            <w:r w:rsidRPr="00463C90">
              <w:rPr>
                <w:rFonts w:ascii="Calibri" w:hAnsi="Calibri" w:cs="Calibri"/>
                <w:sz w:val="18"/>
                <w:szCs w:val="18"/>
              </w:rPr>
              <w:t>Greater than 5 Mbps bandwidth with less than 150 ms latency</w:t>
            </w:r>
          </w:p>
        </w:tc>
      </w:tr>
      <w:tr w:rsidR="00B30CD6" w:rsidRPr="00463C90" w:rsidTr="00B30CD6">
        <w:trPr>
          <w:tblHeader/>
        </w:trPr>
        <w:tc>
          <w:tcPr>
            <w:tcW w:w="3607" w:type="dxa"/>
            <w:vAlign w:val="center"/>
          </w:tcPr>
          <w:p w:rsidR="00B30CD6" w:rsidRPr="00463C90" w:rsidRDefault="00B30CD6" w:rsidP="00B30CD6">
            <w:pPr>
              <w:pStyle w:val="Tableheader"/>
              <w:rPr>
                <w:rFonts w:ascii="Calibri" w:hAnsi="Calibri" w:cs="Calibri"/>
                <w:color w:val="auto"/>
                <w:sz w:val="18"/>
                <w:szCs w:val="18"/>
              </w:rPr>
            </w:pPr>
            <w:r w:rsidRPr="00463C90">
              <w:rPr>
                <w:rFonts w:ascii="Calibri" w:hAnsi="Calibri" w:cs="Calibri"/>
                <w:color w:val="auto"/>
                <w:sz w:val="18"/>
                <w:szCs w:val="18"/>
              </w:rPr>
              <w:lastRenderedPageBreak/>
              <w:t>Client Operating System</w:t>
            </w:r>
          </w:p>
        </w:tc>
        <w:tc>
          <w:tcPr>
            <w:tcW w:w="3960" w:type="dxa"/>
            <w:vAlign w:val="center"/>
          </w:tcPr>
          <w:p w:rsidR="00B30CD6" w:rsidRPr="00463C90" w:rsidRDefault="00B30CD6" w:rsidP="00B30CD6">
            <w:pPr>
              <w:pStyle w:val="Tableheader"/>
              <w:rPr>
                <w:rFonts w:ascii="Calibri" w:hAnsi="Calibri" w:cs="Calibri"/>
                <w:color w:val="auto"/>
                <w:sz w:val="18"/>
                <w:szCs w:val="18"/>
              </w:rPr>
            </w:pPr>
            <w:r w:rsidRPr="00463C90">
              <w:rPr>
                <w:rFonts w:ascii="Calibri" w:hAnsi="Calibri" w:cs="Calibri"/>
                <w:color w:val="auto"/>
                <w:sz w:val="18"/>
                <w:szCs w:val="18"/>
              </w:rPr>
              <w:t>Client Browser</w:t>
            </w:r>
          </w:p>
        </w:tc>
      </w:tr>
      <w:tr w:rsidR="00B30CD6" w:rsidRPr="00463C90" w:rsidTr="00B30C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607" w:type="dxa"/>
            <w:tcBorders>
              <w:top w:val="single" w:sz="4" w:space="0" w:color="BFBFBF"/>
              <w:left w:val="single" w:sz="4" w:space="0" w:color="BFBFBF"/>
              <w:bottom w:val="single" w:sz="4" w:space="0" w:color="BFBFBF"/>
              <w:right w:val="single" w:sz="4" w:space="0" w:color="BFBFBF"/>
            </w:tcBorders>
            <w:vAlign w:val="center"/>
          </w:tcPr>
          <w:p w:rsidR="00B30CD6" w:rsidRPr="00463C90" w:rsidRDefault="00B30CD6" w:rsidP="00B30CD6">
            <w:pPr>
              <w:rPr>
                <w:rFonts w:ascii="Calibri" w:hAnsi="Calibri" w:cs="Calibri"/>
                <w:sz w:val="18"/>
                <w:szCs w:val="18"/>
              </w:rPr>
            </w:pPr>
            <w:r w:rsidRPr="00463C90">
              <w:rPr>
                <w:rFonts w:ascii="Calibri" w:hAnsi="Calibri" w:cs="Calibri"/>
                <w:sz w:val="18"/>
                <w:szCs w:val="18"/>
              </w:rPr>
              <w:t>Windows, MacOS, Linux</w:t>
            </w:r>
          </w:p>
        </w:tc>
        <w:tc>
          <w:tcPr>
            <w:tcW w:w="3960" w:type="dxa"/>
            <w:tcBorders>
              <w:top w:val="single" w:sz="4" w:space="0" w:color="BFBFBF"/>
              <w:left w:val="single" w:sz="4" w:space="0" w:color="BFBFBF"/>
              <w:bottom w:val="single" w:sz="4" w:space="0" w:color="BFBFBF"/>
              <w:right w:val="single" w:sz="4" w:space="0" w:color="BFBFBF"/>
            </w:tcBorders>
            <w:vAlign w:val="center"/>
          </w:tcPr>
          <w:p w:rsidR="00B30CD6" w:rsidRPr="00463C90" w:rsidRDefault="00B30CD6" w:rsidP="00B30CD6">
            <w:pPr>
              <w:rPr>
                <w:rFonts w:ascii="Calibri" w:hAnsi="Calibri" w:cs="Calibri"/>
                <w:sz w:val="18"/>
                <w:szCs w:val="18"/>
              </w:rPr>
            </w:pPr>
            <w:r w:rsidRPr="00463C90">
              <w:rPr>
                <w:rFonts w:ascii="Calibri" w:hAnsi="Calibri" w:cs="Calibri"/>
                <w:sz w:val="18"/>
                <w:szCs w:val="18"/>
              </w:rPr>
              <w:t>Typical HTML 3.0 browser (See current Enterprise Imaging XERO browser compatibility chart for tested browser clients)</w:t>
            </w:r>
          </w:p>
        </w:tc>
      </w:tr>
    </w:tbl>
    <w:p w:rsidR="00B30CD6" w:rsidRPr="00463C90" w:rsidRDefault="008F0400" w:rsidP="008F0400">
      <w:pPr>
        <w:pStyle w:val="Heading3"/>
        <w:numPr>
          <w:ilvl w:val="0"/>
          <w:numId w:val="0"/>
        </w:numPr>
        <w:ind w:left="720" w:hanging="720"/>
        <w:rPr>
          <w:rFonts w:ascii="Calibri" w:hAnsi="Calibri" w:cs="Calibri"/>
        </w:rPr>
      </w:pPr>
      <w:r w:rsidRPr="00463C90">
        <w:rPr>
          <w:rFonts w:ascii="Calibri" w:hAnsi="Calibri" w:cs="Calibri"/>
        </w:rPr>
        <w:tab/>
      </w:r>
      <w:r w:rsidR="00B30CD6" w:rsidRPr="00463C90">
        <w:rPr>
          <w:rFonts w:ascii="Calibri" w:hAnsi="Calibri" w:cs="Calibri"/>
        </w:rPr>
        <w:t xml:space="preserve">Agfa Responsibilities </w:t>
      </w:r>
    </w:p>
    <w:p w:rsidR="00B30CD6" w:rsidRPr="00463C90" w:rsidRDefault="00B30CD6" w:rsidP="00F654F8">
      <w:pPr>
        <w:pStyle w:val="ListBullet"/>
        <w:numPr>
          <w:ilvl w:val="0"/>
          <w:numId w:val="43"/>
        </w:numPr>
        <w:rPr>
          <w:rFonts w:ascii="Calibri" w:hAnsi="Calibri" w:cs="Calibri"/>
        </w:rPr>
      </w:pPr>
      <w:r w:rsidRPr="00463C90">
        <w:rPr>
          <w:rFonts w:ascii="Calibri" w:hAnsi="Calibri" w:cs="Calibri"/>
        </w:rPr>
        <w:t>Provide resources to execute the Service Approach</w:t>
      </w:r>
    </w:p>
    <w:p w:rsidR="00B30CD6" w:rsidRPr="00463C90" w:rsidRDefault="008F0400" w:rsidP="008F0400">
      <w:pPr>
        <w:pStyle w:val="Heading3"/>
        <w:numPr>
          <w:ilvl w:val="0"/>
          <w:numId w:val="0"/>
        </w:numPr>
        <w:ind w:left="720" w:hanging="720"/>
        <w:rPr>
          <w:rFonts w:ascii="Calibri" w:hAnsi="Calibri" w:cs="Calibri"/>
        </w:rPr>
      </w:pPr>
      <w:r w:rsidRPr="00463C90">
        <w:rPr>
          <w:rFonts w:ascii="Calibri" w:hAnsi="Calibri" w:cs="Calibri"/>
        </w:rPr>
        <w:tab/>
      </w:r>
      <w:r w:rsidR="00B30CD6" w:rsidRPr="00463C90">
        <w:rPr>
          <w:rFonts w:ascii="Calibri" w:hAnsi="Calibri" w:cs="Calibri"/>
        </w:rPr>
        <w:t>Customer Responsibilities</w:t>
      </w:r>
    </w:p>
    <w:p w:rsidR="00B30CD6" w:rsidRPr="00463C90" w:rsidRDefault="00B30CD6" w:rsidP="00F654F8">
      <w:pPr>
        <w:pStyle w:val="ListBullet"/>
        <w:numPr>
          <w:ilvl w:val="0"/>
          <w:numId w:val="36"/>
        </w:numPr>
        <w:rPr>
          <w:rFonts w:ascii="Calibri" w:hAnsi="Calibri" w:cs="Calibri"/>
        </w:rPr>
      </w:pPr>
      <w:r w:rsidRPr="00463C90">
        <w:rPr>
          <w:rFonts w:ascii="Calibri" w:hAnsi="Calibri" w:cs="Calibri"/>
        </w:rPr>
        <w:t>Provide Customer and/or Customer Vendor resources to assist Agfa in the Service Approach.</w:t>
      </w:r>
    </w:p>
    <w:p w:rsidR="00B30CD6" w:rsidRPr="00463C90" w:rsidRDefault="00B30CD6" w:rsidP="00F654F8">
      <w:pPr>
        <w:pStyle w:val="ListBullet"/>
        <w:numPr>
          <w:ilvl w:val="0"/>
          <w:numId w:val="36"/>
        </w:numPr>
        <w:rPr>
          <w:rFonts w:ascii="Calibri" w:hAnsi="Calibri" w:cs="Calibri"/>
        </w:rPr>
      </w:pPr>
      <w:r w:rsidRPr="00463C90">
        <w:rPr>
          <w:rFonts w:ascii="Calibri" w:hAnsi="Calibri" w:cs="Calibri"/>
        </w:rPr>
        <w:t xml:space="preserve">Prepare Enterprise Imaging </w:t>
      </w:r>
      <w:r w:rsidR="00686249" w:rsidRPr="00463C90">
        <w:rPr>
          <w:rFonts w:ascii="Calibri" w:hAnsi="Calibri" w:cs="Calibri"/>
          <w:lang w:val="en-US"/>
        </w:rPr>
        <w:t>CWP</w:t>
      </w:r>
      <w:r w:rsidRPr="00463C90">
        <w:rPr>
          <w:rFonts w:ascii="Calibri" w:hAnsi="Calibri" w:cs="Calibri"/>
        </w:rPr>
        <w:t xml:space="preserve"> server rack environment including cabling and UPS per the </w:t>
      </w:r>
      <w:r w:rsidRPr="00463C90">
        <w:rPr>
          <w:rStyle w:val="Emphasis"/>
          <w:rFonts w:ascii="Calibri" w:hAnsi="Calibri" w:cs="Calibri"/>
        </w:rPr>
        <w:t>Enterprise Imaging XERO</w:t>
      </w:r>
      <w:r w:rsidRPr="00463C90">
        <w:rPr>
          <w:rStyle w:val="Emphasis"/>
          <w:rFonts w:ascii="Calibri" w:hAnsi="Calibri" w:cs="Calibri"/>
          <w:lang w:val="en-US"/>
        </w:rPr>
        <w:t xml:space="preserve"> </w:t>
      </w:r>
      <w:r w:rsidR="005D7D7B" w:rsidRPr="00463C90">
        <w:rPr>
          <w:rStyle w:val="Emphasis"/>
          <w:rFonts w:ascii="Calibri" w:hAnsi="Calibri" w:cs="Calibri"/>
          <w:lang w:val="en-US"/>
        </w:rPr>
        <w:t xml:space="preserve">Viewer </w:t>
      </w:r>
      <w:r w:rsidRPr="00463C90">
        <w:rPr>
          <w:rStyle w:val="Emphasis"/>
          <w:rFonts w:ascii="Calibri" w:hAnsi="Calibri" w:cs="Calibri"/>
        </w:rPr>
        <w:t>Pre-Installation and Site Readiness Report</w:t>
      </w:r>
      <w:r w:rsidRPr="00463C90">
        <w:rPr>
          <w:rFonts w:ascii="Calibri" w:hAnsi="Calibri" w:cs="Calibri"/>
        </w:rPr>
        <w:t>.</w:t>
      </w:r>
    </w:p>
    <w:p w:rsidR="00B30CD6" w:rsidRPr="00463C90" w:rsidRDefault="00B30CD6" w:rsidP="00F654F8">
      <w:pPr>
        <w:pStyle w:val="ListBullet"/>
        <w:numPr>
          <w:ilvl w:val="0"/>
          <w:numId w:val="36"/>
        </w:numPr>
        <w:rPr>
          <w:rFonts w:ascii="Calibri" w:hAnsi="Calibri" w:cs="Calibri"/>
          <w:lang w:val="en-CA" w:eastAsia="en-CA"/>
        </w:rPr>
      </w:pPr>
      <w:r w:rsidRPr="00463C90">
        <w:rPr>
          <w:rFonts w:ascii="Calibri" w:hAnsi="Calibri" w:cs="Calibri"/>
        </w:rPr>
        <w:t xml:space="preserve">Rack Enterprise Imaging </w:t>
      </w:r>
      <w:r w:rsidR="005D7D7B" w:rsidRPr="00463C90">
        <w:rPr>
          <w:rFonts w:ascii="Calibri" w:hAnsi="Calibri" w:cs="Calibri"/>
          <w:lang w:val="en-US"/>
        </w:rPr>
        <w:t>CWP</w:t>
      </w:r>
      <w:r w:rsidRPr="00463C90">
        <w:rPr>
          <w:rFonts w:ascii="Calibri" w:hAnsi="Calibri" w:cs="Calibri"/>
        </w:rPr>
        <w:t xml:space="preserve"> server(s) and connect to network. </w:t>
      </w:r>
    </w:p>
    <w:p w:rsidR="00B30CD6" w:rsidRPr="00463C90" w:rsidRDefault="00B30CD6" w:rsidP="00F654F8">
      <w:pPr>
        <w:pStyle w:val="ListBullet"/>
        <w:numPr>
          <w:ilvl w:val="0"/>
          <w:numId w:val="36"/>
        </w:numPr>
        <w:rPr>
          <w:rFonts w:ascii="Calibri" w:hAnsi="Calibri" w:cs="Calibri"/>
          <w:lang w:val="en-CA" w:eastAsia="en-CA"/>
        </w:rPr>
      </w:pPr>
      <w:r w:rsidRPr="00463C90">
        <w:rPr>
          <w:rFonts w:ascii="Calibri" w:hAnsi="Calibri" w:cs="Calibri"/>
        </w:rPr>
        <w:t xml:space="preserve">Provide redundant power circuits to Enterprise Imaging </w:t>
      </w:r>
      <w:r w:rsidR="00686249" w:rsidRPr="00463C90">
        <w:rPr>
          <w:rFonts w:ascii="Calibri" w:hAnsi="Calibri" w:cs="Calibri"/>
          <w:lang w:val="en-US"/>
        </w:rPr>
        <w:t>CWP</w:t>
      </w:r>
      <w:r w:rsidRPr="00463C90">
        <w:rPr>
          <w:rFonts w:ascii="Calibri" w:hAnsi="Calibri" w:cs="Calibri"/>
        </w:rPr>
        <w:t xml:space="preserve"> Servers.</w:t>
      </w:r>
    </w:p>
    <w:p w:rsidR="00B30CD6" w:rsidRPr="00463C90" w:rsidRDefault="00B30CD6" w:rsidP="00F654F8">
      <w:pPr>
        <w:pStyle w:val="ListBullet"/>
        <w:numPr>
          <w:ilvl w:val="0"/>
          <w:numId w:val="36"/>
        </w:numPr>
        <w:rPr>
          <w:rFonts w:ascii="Calibri" w:hAnsi="Calibri" w:cs="Calibri"/>
          <w:lang w:val="en-CA" w:eastAsia="en-CA"/>
        </w:rPr>
      </w:pPr>
      <w:r w:rsidRPr="00463C90">
        <w:rPr>
          <w:rFonts w:ascii="Calibri" w:hAnsi="Calibri" w:cs="Calibri"/>
        </w:rPr>
        <w:t xml:space="preserve">Ensure all ports identified in the </w:t>
      </w:r>
      <w:r w:rsidRPr="00463C90">
        <w:rPr>
          <w:rStyle w:val="Emphasis"/>
          <w:rFonts w:ascii="Calibri" w:hAnsi="Calibri" w:cs="Calibri"/>
        </w:rPr>
        <w:t xml:space="preserve">Enterprise Imaging XERO </w:t>
      </w:r>
      <w:r w:rsidR="005D7D7B" w:rsidRPr="00463C90">
        <w:rPr>
          <w:rStyle w:val="Emphasis"/>
          <w:rFonts w:ascii="Calibri" w:hAnsi="Calibri" w:cs="Calibri"/>
          <w:lang w:val="en-US"/>
        </w:rPr>
        <w:t xml:space="preserve">Viewer </w:t>
      </w:r>
      <w:r w:rsidRPr="00463C90">
        <w:rPr>
          <w:rStyle w:val="Emphasis"/>
          <w:rFonts w:ascii="Calibri" w:hAnsi="Calibri" w:cs="Calibri"/>
        </w:rPr>
        <w:t>Pre-Installation and Site Readiness Report</w:t>
      </w:r>
      <w:r w:rsidRPr="00463C90">
        <w:rPr>
          <w:rFonts w:ascii="Calibri" w:hAnsi="Calibri" w:cs="Calibri"/>
        </w:rPr>
        <w:t xml:space="preserve"> are accessible and open for remote access.</w:t>
      </w:r>
    </w:p>
    <w:p w:rsidR="00B30CD6" w:rsidRPr="00463C90" w:rsidRDefault="00B30CD6" w:rsidP="00F654F8">
      <w:pPr>
        <w:pStyle w:val="ListBullet"/>
        <w:numPr>
          <w:ilvl w:val="0"/>
          <w:numId w:val="36"/>
        </w:numPr>
        <w:rPr>
          <w:rFonts w:ascii="Calibri" w:hAnsi="Calibri" w:cs="Calibri"/>
          <w:lang w:val="en-CA" w:eastAsia="en-CA"/>
        </w:rPr>
      </w:pPr>
      <w:r w:rsidRPr="00463C90">
        <w:rPr>
          <w:rFonts w:ascii="Calibri" w:hAnsi="Calibri" w:cs="Calibri"/>
        </w:rPr>
        <w:t xml:space="preserve">For customer supplied load balancers, configure the load balancers according to site topology and Agfa recommendations. </w:t>
      </w:r>
    </w:p>
    <w:p w:rsidR="00B30CD6" w:rsidRPr="00463C90" w:rsidRDefault="00B30CD6" w:rsidP="00F654F8">
      <w:pPr>
        <w:pStyle w:val="ListBullet"/>
        <w:numPr>
          <w:ilvl w:val="0"/>
          <w:numId w:val="36"/>
        </w:numPr>
        <w:rPr>
          <w:rFonts w:ascii="Calibri" w:hAnsi="Calibri" w:cs="Calibri"/>
          <w:lang w:val="en-CA" w:eastAsia="en-CA"/>
        </w:rPr>
      </w:pPr>
      <w:r w:rsidRPr="00463C90">
        <w:rPr>
          <w:rFonts w:ascii="Calibri" w:hAnsi="Calibri" w:cs="Calibri"/>
        </w:rPr>
        <w:t xml:space="preserve">For Enterprise Imaging </w:t>
      </w:r>
      <w:r w:rsidRPr="00463C90">
        <w:rPr>
          <w:rFonts w:ascii="Calibri" w:hAnsi="Calibri" w:cs="Calibri"/>
          <w:lang w:val="en-US"/>
        </w:rPr>
        <w:t>VNA</w:t>
      </w:r>
      <w:r w:rsidRPr="00463C90">
        <w:rPr>
          <w:rFonts w:ascii="Calibri" w:hAnsi="Calibri" w:cs="Calibri"/>
        </w:rPr>
        <w:t xml:space="preserve"> Customer Managed Storage, configure storage to grant Enterprise Imaging </w:t>
      </w:r>
      <w:r w:rsidR="00686249" w:rsidRPr="00463C90">
        <w:rPr>
          <w:rFonts w:ascii="Calibri" w:hAnsi="Calibri" w:cs="Calibri"/>
          <w:lang w:val="en-US"/>
        </w:rPr>
        <w:t>CWP</w:t>
      </w:r>
      <w:r w:rsidRPr="00463C90">
        <w:rPr>
          <w:rFonts w:ascii="Calibri" w:hAnsi="Calibri" w:cs="Calibri"/>
        </w:rPr>
        <w:t xml:space="preserve"> servers rights to mount the storage volumes.</w:t>
      </w:r>
    </w:p>
    <w:p w:rsidR="00B30CD6" w:rsidRPr="00463C90" w:rsidRDefault="00B30CD6" w:rsidP="00F654F8">
      <w:pPr>
        <w:pStyle w:val="ListBullet"/>
        <w:numPr>
          <w:ilvl w:val="0"/>
          <w:numId w:val="36"/>
        </w:numPr>
        <w:rPr>
          <w:rFonts w:ascii="Calibri" w:hAnsi="Calibri" w:cs="Calibri"/>
        </w:rPr>
      </w:pPr>
      <w:r w:rsidRPr="00463C90">
        <w:rPr>
          <w:rFonts w:ascii="Calibri" w:hAnsi="Calibri" w:cs="Calibri"/>
        </w:rPr>
        <w:t xml:space="preserve">Provide SSL certificate to enable HTTPS communication: See </w:t>
      </w:r>
      <w:r w:rsidRPr="00463C90">
        <w:rPr>
          <w:rStyle w:val="Emphasis"/>
          <w:rFonts w:ascii="Calibri" w:hAnsi="Calibri" w:cs="Calibri"/>
        </w:rPr>
        <w:t xml:space="preserve">Enterprise Imaging XERO </w:t>
      </w:r>
      <w:r w:rsidR="005D7D7B" w:rsidRPr="00463C90">
        <w:rPr>
          <w:rStyle w:val="Emphasis"/>
          <w:rFonts w:ascii="Calibri" w:hAnsi="Calibri" w:cs="Calibri"/>
          <w:lang w:val="en-US"/>
        </w:rPr>
        <w:t xml:space="preserve">Viewer </w:t>
      </w:r>
      <w:r w:rsidRPr="00463C90">
        <w:rPr>
          <w:rStyle w:val="Emphasis"/>
          <w:rFonts w:ascii="Calibri" w:hAnsi="Calibri" w:cs="Calibri"/>
        </w:rPr>
        <w:t>CSR SSL Certificate</w:t>
      </w:r>
      <w:r w:rsidRPr="00463C90">
        <w:rPr>
          <w:rFonts w:ascii="Calibri" w:hAnsi="Calibri" w:cs="Calibri"/>
        </w:rPr>
        <w:t xml:space="preserve"> document.</w:t>
      </w:r>
    </w:p>
    <w:p w:rsidR="00B30CD6" w:rsidRPr="00463C90" w:rsidRDefault="008F0400" w:rsidP="008F0400">
      <w:pPr>
        <w:pStyle w:val="Heading3"/>
        <w:numPr>
          <w:ilvl w:val="0"/>
          <w:numId w:val="0"/>
        </w:numPr>
        <w:ind w:left="720" w:hanging="720"/>
        <w:rPr>
          <w:rFonts w:ascii="Calibri" w:hAnsi="Calibri" w:cs="Calibri"/>
        </w:rPr>
      </w:pPr>
      <w:r w:rsidRPr="00463C90">
        <w:rPr>
          <w:rFonts w:ascii="Calibri" w:hAnsi="Calibri" w:cs="Calibri"/>
        </w:rPr>
        <w:tab/>
      </w:r>
      <w:r w:rsidR="00B30CD6" w:rsidRPr="00463C90">
        <w:rPr>
          <w:rFonts w:ascii="Calibri" w:hAnsi="Calibri" w:cs="Calibri"/>
        </w:rPr>
        <w:t>Deliverables:</w:t>
      </w:r>
    </w:p>
    <w:p w:rsidR="00B30CD6" w:rsidRPr="00463C90" w:rsidRDefault="00B30CD6" w:rsidP="00BC7B0E">
      <w:pPr>
        <w:pStyle w:val="ListBullet"/>
        <w:numPr>
          <w:ilvl w:val="0"/>
          <w:numId w:val="18"/>
        </w:numPr>
        <w:rPr>
          <w:rStyle w:val="Emphasis"/>
          <w:rFonts w:ascii="Calibri" w:hAnsi="Calibri" w:cs="Calibri"/>
        </w:rPr>
      </w:pPr>
      <w:r w:rsidRPr="00463C90">
        <w:rPr>
          <w:rStyle w:val="Emphasis"/>
          <w:rFonts w:ascii="Calibri" w:hAnsi="Calibri" w:cs="Calibri"/>
        </w:rPr>
        <w:t xml:space="preserve">Enterprise Imaging XERO </w:t>
      </w:r>
      <w:r w:rsidR="005D7D7B" w:rsidRPr="00463C90">
        <w:rPr>
          <w:rStyle w:val="Emphasis"/>
          <w:rFonts w:ascii="Calibri" w:hAnsi="Calibri" w:cs="Calibri"/>
          <w:lang w:val="en-US"/>
        </w:rPr>
        <w:t xml:space="preserve">Viewer </w:t>
      </w:r>
      <w:r w:rsidRPr="00463C90">
        <w:rPr>
          <w:rStyle w:val="Emphasis"/>
          <w:rFonts w:ascii="Calibri" w:hAnsi="Calibri" w:cs="Calibri"/>
        </w:rPr>
        <w:t>Pre-Installation and Site Readiness Report</w:t>
      </w:r>
    </w:p>
    <w:p w:rsidR="00B30CD6" w:rsidRPr="00463C90" w:rsidRDefault="00B30CD6" w:rsidP="00BC7B0E">
      <w:pPr>
        <w:pStyle w:val="ListBullet"/>
        <w:numPr>
          <w:ilvl w:val="1"/>
          <w:numId w:val="18"/>
        </w:numPr>
        <w:rPr>
          <w:rStyle w:val="Emphasis"/>
          <w:rFonts w:ascii="Calibri" w:hAnsi="Calibri" w:cs="Calibri"/>
        </w:rPr>
      </w:pPr>
      <w:r w:rsidRPr="00463C90">
        <w:rPr>
          <w:rFonts w:ascii="Calibri" w:hAnsi="Calibri" w:cs="Calibri"/>
        </w:rPr>
        <w:t>Delivered by Agfa Project Manager at project kick-off meeting</w:t>
      </w:r>
    </w:p>
    <w:p w:rsidR="00B30CD6" w:rsidRPr="00463C90" w:rsidRDefault="00B30CD6" w:rsidP="00BC7B0E">
      <w:pPr>
        <w:pStyle w:val="ListBullet"/>
        <w:numPr>
          <w:ilvl w:val="0"/>
          <w:numId w:val="18"/>
        </w:numPr>
        <w:rPr>
          <w:rStyle w:val="Emphasis"/>
          <w:rFonts w:ascii="Calibri" w:hAnsi="Calibri" w:cs="Calibri"/>
        </w:rPr>
      </w:pPr>
      <w:r w:rsidRPr="00463C90">
        <w:rPr>
          <w:rStyle w:val="Emphasis"/>
          <w:rFonts w:ascii="Calibri" w:hAnsi="Calibri" w:cs="Calibri"/>
        </w:rPr>
        <w:t xml:space="preserve">Enterprise Imaging XERO </w:t>
      </w:r>
      <w:r w:rsidR="005D7D7B" w:rsidRPr="00463C90">
        <w:rPr>
          <w:rStyle w:val="Emphasis"/>
          <w:rFonts w:ascii="Calibri" w:hAnsi="Calibri" w:cs="Calibri"/>
          <w:lang w:val="en-US"/>
        </w:rPr>
        <w:t xml:space="preserve">Viewer </w:t>
      </w:r>
      <w:r w:rsidRPr="00463C90">
        <w:rPr>
          <w:rStyle w:val="Emphasis"/>
          <w:rFonts w:ascii="Calibri" w:hAnsi="Calibri" w:cs="Calibri"/>
        </w:rPr>
        <w:t>Project Plan</w:t>
      </w:r>
    </w:p>
    <w:p w:rsidR="00B30CD6" w:rsidRPr="00463C90" w:rsidRDefault="00B30CD6" w:rsidP="00BC7B0E">
      <w:pPr>
        <w:pStyle w:val="ListBullet"/>
        <w:numPr>
          <w:ilvl w:val="1"/>
          <w:numId w:val="18"/>
        </w:numPr>
        <w:rPr>
          <w:rStyle w:val="Emphasis"/>
          <w:rFonts w:ascii="Calibri" w:hAnsi="Calibri" w:cs="Calibri"/>
        </w:rPr>
      </w:pPr>
      <w:r w:rsidRPr="00463C90">
        <w:rPr>
          <w:rStyle w:val="Emphasis"/>
          <w:rFonts w:ascii="Calibri" w:hAnsi="Calibri" w:cs="Calibri"/>
        </w:rPr>
        <w:t>Delivered by Agfa Project Manager post project kick-off meeting</w:t>
      </w:r>
    </w:p>
    <w:p w:rsidR="00B30CD6" w:rsidRPr="00463C90" w:rsidRDefault="00B30CD6" w:rsidP="00BC7B0E">
      <w:pPr>
        <w:pStyle w:val="ListBullet"/>
        <w:numPr>
          <w:ilvl w:val="0"/>
          <w:numId w:val="18"/>
        </w:numPr>
        <w:rPr>
          <w:rStyle w:val="Emphasis"/>
          <w:rFonts w:ascii="Calibri" w:hAnsi="Calibri" w:cs="Calibri"/>
        </w:rPr>
      </w:pPr>
      <w:r w:rsidRPr="00463C90">
        <w:rPr>
          <w:rStyle w:val="Emphasis"/>
          <w:rFonts w:ascii="Calibri" w:hAnsi="Calibri" w:cs="Calibri"/>
        </w:rPr>
        <w:t xml:space="preserve">Enterprise Imaging XERO </w:t>
      </w:r>
      <w:r w:rsidR="005D7D7B" w:rsidRPr="00463C90">
        <w:rPr>
          <w:rStyle w:val="Emphasis"/>
          <w:rFonts w:ascii="Calibri" w:hAnsi="Calibri" w:cs="Calibri"/>
          <w:lang w:val="en-US"/>
        </w:rPr>
        <w:t xml:space="preserve">Viewer </w:t>
      </w:r>
      <w:r w:rsidRPr="00463C90">
        <w:rPr>
          <w:rStyle w:val="Emphasis"/>
          <w:rFonts w:ascii="Calibri" w:hAnsi="Calibri" w:cs="Calibri"/>
        </w:rPr>
        <w:t>Hardware Acceptance Test Plan or Virtual Environment Service Acceptance Test Plan</w:t>
      </w:r>
    </w:p>
    <w:p w:rsidR="00B30CD6" w:rsidRPr="00463C90" w:rsidRDefault="00B30CD6" w:rsidP="00BC7B0E">
      <w:pPr>
        <w:pStyle w:val="ListBullet"/>
        <w:numPr>
          <w:ilvl w:val="1"/>
          <w:numId w:val="18"/>
        </w:numPr>
        <w:rPr>
          <w:rStyle w:val="Emphasis"/>
          <w:rFonts w:ascii="Calibri" w:hAnsi="Calibri" w:cs="Calibri"/>
        </w:rPr>
      </w:pPr>
      <w:r w:rsidRPr="00463C90">
        <w:rPr>
          <w:rStyle w:val="Emphasis"/>
          <w:rFonts w:ascii="Calibri" w:hAnsi="Calibri" w:cs="Calibri"/>
        </w:rPr>
        <w:t>Delivered by Agfa Project Manager post hardware or VM installation</w:t>
      </w:r>
    </w:p>
    <w:p w:rsidR="00B30CD6" w:rsidRPr="00463C90" w:rsidRDefault="00B30CD6" w:rsidP="00BC7B0E">
      <w:pPr>
        <w:pStyle w:val="ListBullet"/>
        <w:numPr>
          <w:ilvl w:val="0"/>
          <w:numId w:val="18"/>
        </w:numPr>
        <w:rPr>
          <w:rStyle w:val="Emphasis"/>
          <w:rFonts w:ascii="Calibri" w:hAnsi="Calibri" w:cs="Calibri"/>
        </w:rPr>
      </w:pPr>
      <w:r w:rsidRPr="00463C90">
        <w:rPr>
          <w:rStyle w:val="Emphasis"/>
          <w:rFonts w:ascii="Calibri" w:hAnsi="Calibri" w:cs="Calibri"/>
        </w:rPr>
        <w:t xml:space="preserve">Enterprise Imaging XERO </w:t>
      </w:r>
      <w:r w:rsidR="005D7D7B" w:rsidRPr="00463C90">
        <w:rPr>
          <w:rStyle w:val="Emphasis"/>
          <w:rFonts w:ascii="Calibri" w:hAnsi="Calibri" w:cs="Calibri"/>
          <w:lang w:val="en-US"/>
        </w:rPr>
        <w:t xml:space="preserve">Viewer </w:t>
      </w:r>
      <w:r w:rsidRPr="00463C90">
        <w:rPr>
          <w:rStyle w:val="Emphasis"/>
          <w:rFonts w:ascii="Calibri" w:hAnsi="Calibri" w:cs="Calibri"/>
        </w:rPr>
        <w:t xml:space="preserve">Clinical Acceptance Test Plan </w:t>
      </w:r>
    </w:p>
    <w:p w:rsidR="00B30CD6" w:rsidRPr="00463C90" w:rsidRDefault="00B30CD6" w:rsidP="00BC7B0E">
      <w:pPr>
        <w:pStyle w:val="ListBullet"/>
        <w:numPr>
          <w:ilvl w:val="1"/>
          <w:numId w:val="18"/>
        </w:numPr>
        <w:rPr>
          <w:rStyle w:val="Emphasis"/>
          <w:rFonts w:ascii="Calibri" w:hAnsi="Calibri" w:cs="Calibri"/>
        </w:rPr>
      </w:pPr>
      <w:r w:rsidRPr="00463C90">
        <w:rPr>
          <w:rStyle w:val="Emphasis"/>
          <w:rFonts w:ascii="Calibri" w:hAnsi="Calibri" w:cs="Calibri"/>
        </w:rPr>
        <w:t xml:space="preserve">Delivered by Agfa Project Management </w:t>
      </w:r>
      <w:r w:rsidRPr="00463C90">
        <w:rPr>
          <w:rFonts w:ascii="Calibri" w:hAnsi="Calibri" w:cs="Calibri"/>
        </w:rPr>
        <w:t>initiation of Acceptance Testing</w:t>
      </w:r>
    </w:p>
    <w:p w:rsidR="00B30CD6" w:rsidRPr="00463C90" w:rsidRDefault="00B30CD6" w:rsidP="00B30CD6">
      <w:pPr>
        <w:ind w:left="1350" w:hanging="630"/>
        <w:rPr>
          <w:rFonts w:ascii="Calibri" w:hAnsi="Calibri" w:cs="Calibri"/>
          <w:b/>
          <w:i/>
          <w:u w:val="single"/>
        </w:rPr>
      </w:pPr>
      <w:r w:rsidRPr="00463C90">
        <w:rPr>
          <w:rFonts w:ascii="Calibri" w:hAnsi="Calibri" w:cs="Calibri"/>
          <w:b/>
          <w:i/>
          <w:u w:val="single"/>
        </w:rPr>
        <w:t>Reference Documentation</w:t>
      </w:r>
      <w:r w:rsidRPr="00463C90">
        <w:rPr>
          <w:rFonts w:ascii="Calibri" w:hAnsi="Calibri" w:cs="Calibri"/>
          <w:i/>
          <w:u w:val="single"/>
        </w:rPr>
        <w:t xml:space="preserve"> (as required)</w:t>
      </w:r>
    </w:p>
    <w:p w:rsidR="00B30CD6" w:rsidRPr="00463C90" w:rsidRDefault="00B30CD6" w:rsidP="00F654F8">
      <w:pPr>
        <w:pStyle w:val="ListBullet"/>
        <w:numPr>
          <w:ilvl w:val="0"/>
          <w:numId w:val="20"/>
        </w:numPr>
        <w:rPr>
          <w:rStyle w:val="Emphasis"/>
          <w:rFonts w:ascii="Calibri" w:hAnsi="Calibri" w:cs="Calibri"/>
        </w:rPr>
      </w:pPr>
      <w:r w:rsidRPr="00463C90">
        <w:rPr>
          <w:rStyle w:val="Emphasis"/>
          <w:rFonts w:ascii="Calibri" w:hAnsi="Calibri" w:cs="Calibri"/>
        </w:rPr>
        <w:t xml:space="preserve">Enterprise Imaging XERO </w:t>
      </w:r>
      <w:r w:rsidR="005D7D7B" w:rsidRPr="00463C90">
        <w:rPr>
          <w:rStyle w:val="Emphasis"/>
          <w:rFonts w:ascii="Calibri" w:hAnsi="Calibri" w:cs="Calibri"/>
          <w:lang w:val="en-US"/>
        </w:rPr>
        <w:t xml:space="preserve">Viewer </w:t>
      </w:r>
      <w:r w:rsidRPr="00463C90">
        <w:rPr>
          <w:rStyle w:val="Emphasis"/>
          <w:rFonts w:ascii="Calibri" w:hAnsi="Calibri" w:cs="Calibri"/>
        </w:rPr>
        <w:t>Health Check Information</w:t>
      </w:r>
    </w:p>
    <w:p w:rsidR="00B30CD6" w:rsidRPr="00463C90" w:rsidRDefault="00B30CD6" w:rsidP="00F654F8">
      <w:pPr>
        <w:pStyle w:val="ListBullet"/>
        <w:numPr>
          <w:ilvl w:val="0"/>
          <w:numId w:val="20"/>
        </w:numPr>
        <w:rPr>
          <w:rStyle w:val="Emphasis"/>
          <w:rFonts w:ascii="Calibri" w:hAnsi="Calibri" w:cs="Calibri"/>
        </w:rPr>
      </w:pPr>
      <w:r w:rsidRPr="00463C90">
        <w:rPr>
          <w:rStyle w:val="Emphasis"/>
          <w:rFonts w:ascii="Calibri" w:hAnsi="Calibri" w:cs="Calibri"/>
        </w:rPr>
        <w:t xml:space="preserve">Enterprise Imaging XERO </w:t>
      </w:r>
      <w:r w:rsidR="005D7D7B" w:rsidRPr="00463C90">
        <w:rPr>
          <w:rStyle w:val="Emphasis"/>
          <w:rFonts w:ascii="Calibri" w:hAnsi="Calibri" w:cs="Calibri"/>
          <w:lang w:val="en-US"/>
        </w:rPr>
        <w:t xml:space="preserve">Viewer </w:t>
      </w:r>
      <w:r w:rsidRPr="00463C90">
        <w:rPr>
          <w:rStyle w:val="Emphasis"/>
          <w:rFonts w:ascii="Calibri" w:hAnsi="Calibri" w:cs="Calibri"/>
        </w:rPr>
        <w:t>Application Backup Information</w:t>
      </w:r>
    </w:p>
    <w:p w:rsidR="00B30CD6" w:rsidRPr="00463C90" w:rsidRDefault="00B30CD6" w:rsidP="00F654F8">
      <w:pPr>
        <w:pStyle w:val="ListBullet"/>
        <w:numPr>
          <w:ilvl w:val="0"/>
          <w:numId w:val="20"/>
        </w:numPr>
        <w:rPr>
          <w:rStyle w:val="Emphasis"/>
          <w:rFonts w:ascii="Calibri" w:hAnsi="Calibri" w:cs="Calibri"/>
          <w:lang w:val="fr-FR"/>
        </w:rPr>
      </w:pPr>
      <w:r w:rsidRPr="00463C90">
        <w:rPr>
          <w:rStyle w:val="Emphasis"/>
          <w:rFonts w:ascii="Calibri" w:hAnsi="Calibri" w:cs="Calibri"/>
          <w:lang w:val="fr-FR"/>
        </w:rPr>
        <w:t xml:space="preserve">Enterprise Imaging XERO </w:t>
      </w:r>
      <w:r w:rsidR="005D7D7B" w:rsidRPr="00463C90">
        <w:rPr>
          <w:rStyle w:val="Emphasis"/>
          <w:rFonts w:ascii="Calibri" w:hAnsi="Calibri" w:cs="Calibri"/>
          <w:lang w:val="fr-FR"/>
        </w:rPr>
        <w:t xml:space="preserve">Viewer </w:t>
      </w:r>
      <w:r w:rsidRPr="00463C90">
        <w:rPr>
          <w:rStyle w:val="Emphasis"/>
          <w:rFonts w:ascii="Calibri" w:hAnsi="Calibri" w:cs="Calibri"/>
          <w:lang w:val="fr-FR"/>
        </w:rPr>
        <w:t>CSR SSL Certificate Information</w:t>
      </w:r>
    </w:p>
    <w:p w:rsidR="00B30CD6" w:rsidRPr="00463C90" w:rsidRDefault="00B30CD6" w:rsidP="00F654F8">
      <w:pPr>
        <w:pStyle w:val="ListBullet"/>
        <w:numPr>
          <w:ilvl w:val="0"/>
          <w:numId w:val="20"/>
        </w:numPr>
        <w:rPr>
          <w:rFonts w:ascii="Calibri" w:hAnsi="Calibri" w:cs="Calibri"/>
          <w:i/>
          <w:lang w:val="fr-FR"/>
        </w:rPr>
      </w:pPr>
      <w:r w:rsidRPr="00463C90">
        <w:rPr>
          <w:rFonts w:ascii="Calibri" w:hAnsi="Calibri" w:cs="Calibri"/>
        </w:rPr>
        <w:t xml:space="preserve">Enterprise Imaging XERO </w:t>
      </w:r>
      <w:r w:rsidR="005D7D7B" w:rsidRPr="00463C90">
        <w:rPr>
          <w:rFonts w:ascii="Calibri" w:hAnsi="Calibri" w:cs="Calibri"/>
          <w:lang w:val="en-US"/>
        </w:rPr>
        <w:t xml:space="preserve">Viewer </w:t>
      </w:r>
      <w:r w:rsidRPr="00463C90">
        <w:rPr>
          <w:rFonts w:ascii="Calibri" w:hAnsi="Calibri" w:cs="Calibri"/>
        </w:rPr>
        <w:t>User Documentation (web page)</w:t>
      </w:r>
    </w:p>
    <w:p w:rsidR="008F0400" w:rsidRPr="00463C90" w:rsidRDefault="00B30CD6" w:rsidP="008F0400">
      <w:pPr>
        <w:pStyle w:val="BoxedTechnicalSpec"/>
        <w:rPr>
          <w:rFonts w:ascii="Calibri" w:hAnsi="Calibri" w:cs="Calibri"/>
        </w:rPr>
      </w:pPr>
      <w:r w:rsidRPr="00463C90">
        <w:rPr>
          <w:rFonts w:ascii="Calibri" w:hAnsi="Calibri" w:cs="Calibri"/>
        </w:rPr>
        <w:lastRenderedPageBreak/>
        <w:t>Service Completion Acknowledgement</w:t>
      </w:r>
      <w:proofErr w:type="gramStart"/>
      <w:r w:rsidRPr="00463C90">
        <w:rPr>
          <w:rFonts w:ascii="Calibri" w:hAnsi="Calibri" w:cs="Calibri"/>
        </w:rPr>
        <w:t>:</w:t>
      </w:r>
      <w:proofErr w:type="gramEnd"/>
      <w:r w:rsidRPr="00463C90">
        <w:rPr>
          <w:rFonts w:ascii="Calibri" w:hAnsi="Calibri" w:cs="Calibri"/>
        </w:rPr>
        <w:br/>
        <w:t>The customer Project Manager will be requested to acknowledge the completion of the Enterprise Imaging XERO</w:t>
      </w:r>
      <w:r w:rsidR="005D7D7B" w:rsidRPr="00463C90">
        <w:rPr>
          <w:rFonts w:ascii="Calibri" w:hAnsi="Calibri" w:cs="Calibri"/>
        </w:rPr>
        <w:t xml:space="preserve"> Viewer</w:t>
      </w:r>
      <w:r w:rsidRPr="00463C90">
        <w:rPr>
          <w:rFonts w:ascii="Calibri" w:hAnsi="Calibri" w:cs="Calibri"/>
        </w:rPr>
        <w:t xml:space="preserve"> Core Installation Service by signature of the Enterprise Imaging XERO </w:t>
      </w:r>
      <w:r w:rsidR="005D7D7B" w:rsidRPr="00463C90">
        <w:rPr>
          <w:rFonts w:ascii="Calibri" w:hAnsi="Calibri" w:cs="Calibri"/>
        </w:rPr>
        <w:t xml:space="preserve">Viewer </w:t>
      </w:r>
      <w:r w:rsidRPr="00463C90">
        <w:rPr>
          <w:rFonts w:ascii="Calibri" w:hAnsi="Calibri" w:cs="Calibri"/>
        </w:rPr>
        <w:t xml:space="preserve">Clinical Acceptance Test Plan. Enterprise Imaging XERO </w:t>
      </w:r>
      <w:r w:rsidR="005D7D7B" w:rsidRPr="00463C90">
        <w:rPr>
          <w:rFonts w:ascii="Calibri" w:hAnsi="Calibri" w:cs="Calibri"/>
        </w:rPr>
        <w:t xml:space="preserve">Viewer </w:t>
      </w:r>
      <w:r w:rsidRPr="00463C90">
        <w:rPr>
          <w:rFonts w:ascii="Calibri" w:hAnsi="Calibri" w:cs="Calibri"/>
        </w:rPr>
        <w:t xml:space="preserve">cannot be placed into Clinical use until Enterprise Imaging XERO </w:t>
      </w:r>
      <w:r w:rsidR="005D7D7B" w:rsidRPr="00463C90">
        <w:rPr>
          <w:rFonts w:ascii="Calibri" w:hAnsi="Calibri" w:cs="Calibri"/>
        </w:rPr>
        <w:t xml:space="preserve">Viewer </w:t>
      </w:r>
      <w:r w:rsidRPr="00463C90">
        <w:rPr>
          <w:rFonts w:ascii="Calibri" w:hAnsi="Calibri" w:cs="Calibri"/>
        </w:rPr>
        <w:t>Clinical Acceptance Test Plan documentation is completed.</w:t>
      </w:r>
      <w:bookmarkStart w:id="246" w:name="_Toc404677464"/>
      <w:bookmarkEnd w:id="244"/>
    </w:p>
    <w:bookmarkEnd w:id="246"/>
    <w:p w:rsidR="002D69E7" w:rsidRPr="00463C90" w:rsidRDefault="002D69E7" w:rsidP="0098306D">
      <w:pPr>
        <w:pStyle w:val="Heading3"/>
        <w:numPr>
          <w:ilvl w:val="2"/>
          <w:numId w:val="68"/>
        </w:numPr>
        <w:rPr>
          <w:rFonts w:ascii="Calibri" w:hAnsi="Calibri" w:cs="Calibri"/>
          <w:sz w:val="28"/>
          <w:szCs w:val="28"/>
        </w:rPr>
      </w:pPr>
      <w:r w:rsidRPr="00463C90">
        <w:rPr>
          <w:rFonts w:ascii="Calibri" w:hAnsi="Calibri" w:cs="Calibri"/>
          <w:sz w:val="28"/>
          <w:szCs w:val="28"/>
        </w:rPr>
        <w:t xml:space="preserve">Enterprise Imaging Connect (Rhapsody) Core Installation </w:t>
      </w:r>
    </w:p>
    <w:p w:rsidR="00465DDA" w:rsidRPr="00463C90" w:rsidRDefault="002D69E7" w:rsidP="002D69E7">
      <w:pPr>
        <w:pStyle w:val="Heading3"/>
        <w:numPr>
          <w:ilvl w:val="0"/>
          <w:numId w:val="0"/>
        </w:numPr>
        <w:ind w:left="720" w:hanging="720"/>
        <w:rPr>
          <w:rFonts w:ascii="Calibri" w:hAnsi="Calibri" w:cs="Calibri"/>
        </w:rPr>
      </w:pPr>
      <w:r w:rsidRPr="00463C90">
        <w:rPr>
          <w:rFonts w:ascii="Calibri" w:hAnsi="Calibri" w:cs="Calibri"/>
        </w:rPr>
        <w:tab/>
      </w:r>
      <w:r w:rsidR="00465DDA" w:rsidRPr="00463C90">
        <w:rPr>
          <w:rFonts w:ascii="Calibri" w:hAnsi="Calibri" w:cs="Calibri"/>
        </w:rPr>
        <w:t>Purpose</w:t>
      </w:r>
    </w:p>
    <w:p w:rsidR="00465DDA" w:rsidRPr="00463C90" w:rsidRDefault="00465DDA" w:rsidP="002D69E7">
      <w:pPr>
        <w:rPr>
          <w:rFonts w:ascii="Calibri" w:hAnsi="Calibri" w:cs="Calibri"/>
        </w:rPr>
      </w:pPr>
      <w:r w:rsidRPr="00463C90">
        <w:rPr>
          <w:rFonts w:ascii="Calibri" w:hAnsi="Calibri" w:cs="Calibri"/>
        </w:rPr>
        <w:t xml:space="preserve">The </w:t>
      </w:r>
      <w:r w:rsidR="006019AD" w:rsidRPr="00463C90">
        <w:rPr>
          <w:rFonts w:ascii="Calibri" w:hAnsi="Calibri" w:cs="Calibri"/>
        </w:rPr>
        <w:t>Connect</w:t>
      </w:r>
      <w:r w:rsidRPr="00463C90">
        <w:rPr>
          <w:rFonts w:ascii="Calibri" w:hAnsi="Calibri" w:cs="Calibri"/>
        </w:rPr>
        <w:t xml:space="preserve"> </w:t>
      </w:r>
      <w:r w:rsidR="007076C7" w:rsidRPr="00463C90">
        <w:rPr>
          <w:rFonts w:ascii="Calibri" w:hAnsi="Calibri" w:cs="Calibri"/>
        </w:rPr>
        <w:t>c</w:t>
      </w:r>
      <w:r w:rsidRPr="00463C90">
        <w:rPr>
          <w:rFonts w:ascii="Calibri" w:hAnsi="Calibri" w:cs="Calibri"/>
        </w:rPr>
        <w:t>ore installation solution provides seamless connectivity between legacy and next-generation health systems.</w:t>
      </w:r>
      <w:r w:rsidR="007076C7" w:rsidRPr="00463C90">
        <w:rPr>
          <w:rFonts w:ascii="Calibri" w:hAnsi="Calibri" w:cs="Calibri"/>
        </w:rPr>
        <w:t xml:space="preserve">  </w:t>
      </w:r>
      <w:r w:rsidR="006019AD" w:rsidRPr="00463C90">
        <w:rPr>
          <w:rFonts w:ascii="Calibri" w:hAnsi="Calibri" w:cs="Calibri"/>
        </w:rPr>
        <w:t>Connect</w:t>
      </w:r>
      <w:r w:rsidRPr="00463C90">
        <w:rPr>
          <w:rFonts w:ascii="Calibri" w:hAnsi="Calibri" w:cs="Calibri"/>
        </w:rPr>
        <w:t xml:space="preserve"> will handle all HL7 connectivity (inbound and outbound interfaces) for the </w:t>
      </w:r>
      <w:r w:rsidR="006019AD" w:rsidRPr="00463C90">
        <w:rPr>
          <w:rFonts w:ascii="Calibri" w:hAnsi="Calibri" w:cs="Calibri"/>
        </w:rPr>
        <w:t>Enterprise Imaging</w:t>
      </w:r>
      <w:r w:rsidRPr="00463C90">
        <w:rPr>
          <w:rFonts w:ascii="Calibri" w:hAnsi="Calibri" w:cs="Calibri"/>
        </w:rPr>
        <w:t xml:space="preserve"> solution.</w:t>
      </w:r>
    </w:p>
    <w:p w:rsidR="00465DDA" w:rsidRPr="00463C90" w:rsidRDefault="002D69E7" w:rsidP="002D69E7">
      <w:pPr>
        <w:pStyle w:val="Heading3"/>
        <w:numPr>
          <w:ilvl w:val="0"/>
          <w:numId w:val="0"/>
        </w:numPr>
        <w:ind w:left="720" w:hanging="720"/>
        <w:rPr>
          <w:rFonts w:ascii="Calibri" w:hAnsi="Calibri" w:cs="Calibri"/>
        </w:rPr>
      </w:pPr>
      <w:r w:rsidRPr="00463C90">
        <w:rPr>
          <w:rFonts w:ascii="Calibri" w:hAnsi="Calibri" w:cs="Calibri"/>
        </w:rPr>
        <w:tab/>
      </w:r>
      <w:r w:rsidR="00465DDA" w:rsidRPr="00463C90">
        <w:rPr>
          <w:rFonts w:ascii="Calibri" w:hAnsi="Calibri" w:cs="Calibri"/>
        </w:rPr>
        <w:t>Scope</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78"/>
        <w:gridCol w:w="4860"/>
      </w:tblGrid>
      <w:tr w:rsidR="00465DDA" w:rsidRPr="00463C90" w:rsidTr="007A005D">
        <w:tc>
          <w:tcPr>
            <w:tcW w:w="7938" w:type="dxa"/>
            <w:gridSpan w:val="2"/>
            <w:tcBorders>
              <w:top w:val="single" w:sz="4" w:space="0" w:color="BFBFBF"/>
              <w:left w:val="single" w:sz="4" w:space="0" w:color="BFBFBF"/>
              <w:bottom w:val="single" w:sz="4" w:space="0" w:color="BFBFBF"/>
              <w:right w:val="single" w:sz="4" w:space="0" w:color="BFBFBF"/>
            </w:tcBorders>
            <w:shd w:val="clear" w:color="auto" w:fill="D9D9D9"/>
            <w:vAlign w:val="center"/>
          </w:tcPr>
          <w:p w:rsidR="00465DDA" w:rsidRPr="00463C90" w:rsidRDefault="006019AD" w:rsidP="001A4B9E">
            <w:pPr>
              <w:pStyle w:val="Tableheader"/>
              <w:rPr>
                <w:rFonts w:ascii="Calibri" w:hAnsi="Calibri" w:cs="Calibri"/>
                <w:color w:val="auto"/>
                <w:sz w:val="18"/>
              </w:rPr>
            </w:pPr>
            <w:r w:rsidRPr="00463C90">
              <w:rPr>
                <w:rFonts w:ascii="Calibri" w:hAnsi="Calibri" w:cs="Calibri"/>
                <w:color w:val="auto"/>
                <w:sz w:val="18"/>
              </w:rPr>
              <w:t>Connect</w:t>
            </w:r>
          </w:p>
        </w:tc>
      </w:tr>
      <w:tr w:rsidR="00465DDA" w:rsidRPr="00463C90" w:rsidTr="00DB4DC6">
        <w:tblPrEx>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Ex>
        <w:tc>
          <w:tcPr>
            <w:tcW w:w="3078" w:type="dxa"/>
            <w:vAlign w:val="center"/>
          </w:tcPr>
          <w:p w:rsidR="00465DDA" w:rsidRPr="00463C90" w:rsidRDefault="00465DDA" w:rsidP="001A4B9E">
            <w:pPr>
              <w:spacing w:before="60" w:after="60"/>
              <w:rPr>
                <w:rFonts w:ascii="Calibri" w:hAnsi="Calibri" w:cs="Calibri"/>
                <w:sz w:val="18"/>
              </w:rPr>
            </w:pPr>
            <w:r w:rsidRPr="00463C90">
              <w:rPr>
                <w:rFonts w:ascii="Calibri" w:hAnsi="Calibri" w:cs="Calibri"/>
                <w:sz w:val="18"/>
              </w:rPr>
              <w:t>Max Devices Per Bulk Load</w:t>
            </w:r>
          </w:p>
        </w:tc>
        <w:tc>
          <w:tcPr>
            <w:tcW w:w="4860" w:type="dxa"/>
            <w:shd w:val="clear" w:color="auto" w:fill="auto"/>
            <w:vAlign w:val="center"/>
          </w:tcPr>
          <w:p w:rsidR="00465DDA" w:rsidRPr="00DB4DC6" w:rsidRDefault="00465DDA" w:rsidP="001A4B9E">
            <w:pPr>
              <w:spacing w:before="60" w:after="60"/>
              <w:rPr>
                <w:rStyle w:val="Emphasis"/>
                <w:rFonts w:ascii="Calibri" w:hAnsi="Calibri" w:cs="Calibri"/>
                <w:sz w:val="18"/>
              </w:rPr>
            </w:pPr>
            <w:r w:rsidRPr="00DB4DC6">
              <w:rPr>
                <w:rStyle w:val="Emphasis"/>
                <w:rFonts w:ascii="Calibri" w:hAnsi="Calibri" w:cs="Calibri"/>
                <w:sz w:val="18"/>
              </w:rPr>
              <w:t>Up to Fifty (50)</w:t>
            </w:r>
          </w:p>
        </w:tc>
      </w:tr>
      <w:tr w:rsidR="00465DDA" w:rsidRPr="00463C90" w:rsidTr="00DB4DC6">
        <w:tblPrEx>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Ex>
        <w:tc>
          <w:tcPr>
            <w:tcW w:w="3078" w:type="dxa"/>
            <w:vAlign w:val="center"/>
          </w:tcPr>
          <w:p w:rsidR="00465DDA" w:rsidRPr="00463C90" w:rsidRDefault="00465DDA" w:rsidP="001A4B9E">
            <w:pPr>
              <w:spacing w:before="60" w:after="60"/>
              <w:rPr>
                <w:rFonts w:ascii="Calibri" w:hAnsi="Calibri" w:cs="Calibri"/>
                <w:sz w:val="18"/>
              </w:rPr>
            </w:pPr>
            <w:r w:rsidRPr="00463C90">
              <w:rPr>
                <w:rFonts w:ascii="Calibri" w:hAnsi="Calibri" w:cs="Calibri"/>
              </w:rPr>
              <w:t>Number of Inbound Feeds</w:t>
            </w:r>
          </w:p>
        </w:tc>
        <w:tc>
          <w:tcPr>
            <w:tcW w:w="4860" w:type="dxa"/>
            <w:shd w:val="clear" w:color="auto" w:fill="auto"/>
            <w:vAlign w:val="center"/>
          </w:tcPr>
          <w:p w:rsidR="002F5121" w:rsidRPr="00DB4DC6" w:rsidRDefault="00E72023" w:rsidP="002C0B55">
            <w:pPr>
              <w:spacing w:before="60" w:after="60"/>
              <w:rPr>
                <w:rStyle w:val="Emphasis"/>
                <w:rFonts w:ascii="Calibri" w:hAnsi="Calibri" w:cs="Calibri"/>
                <w:sz w:val="18"/>
              </w:rPr>
            </w:pPr>
            <w:r>
              <w:rPr>
                <w:rStyle w:val="Emphasis"/>
                <w:rFonts w:ascii="Calibri" w:hAnsi="Calibri" w:cs="Calibri"/>
                <w:sz w:val="18"/>
              </w:rPr>
              <w:t xml:space="preserve">CorePoint </w:t>
            </w:r>
          </w:p>
        </w:tc>
      </w:tr>
      <w:tr w:rsidR="001A0124" w:rsidRPr="00463C90" w:rsidTr="00DB4DC6">
        <w:tblPrEx>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Ex>
        <w:tc>
          <w:tcPr>
            <w:tcW w:w="3078" w:type="dxa"/>
            <w:vAlign w:val="center"/>
          </w:tcPr>
          <w:p w:rsidR="001A0124" w:rsidRPr="00463C90" w:rsidRDefault="001A0124" w:rsidP="001A4B9E">
            <w:pPr>
              <w:spacing w:before="60" w:after="60"/>
              <w:rPr>
                <w:rFonts w:ascii="Calibri" w:hAnsi="Calibri" w:cs="Calibri"/>
              </w:rPr>
            </w:pPr>
            <w:r w:rsidRPr="00463C90">
              <w:rPr>
                <w:rFonts w:ascii="Calibri" w:hAnsi="Calibri" w:cs="Calibri"/>
              </w:rPr>
              <w:t>Number of Outbound Feeds</w:t>
            </w:r>
          </w:p>
        </w:tc>
        <w:tc>
          <w:tcPr>
            <w:tcW w:w="4860" w:type="dxa"/>
            <w:shd w:val="clear" w:color="auto" w:fill="auto"/>
            <w:vAlign w:val="center"/>
          </w:tcPr>
          <w:p w:rsidR="001A0124" w:rsidRDefault="00FF68C7" w:rsidP="00800D33">
            <w:pPr>
              <w:spacing w:before="60" w:after="60"/>
              <w:rPr>
                <w:rStyle w:val="Emphasis"/>
                <w:rFonts w:ascii="Calibri" w:hAnsi="Calibri" w:cs="Calibri"/>
                <w:sz w:val="18"/>
              </w:rPr>
            </w:pPr>
            <w:r>
              <w:rPr>
                <w:rStyle w:val="Emphasis"/>
                <w:rFonts w:ascii="Calibri" w:hAnsi="Calibri" w:cs="Calibri"/>
                <w:sz w:val="18"/>
              </w:rPr>
              <w:t xml:space="preserve"> CorePoint</w:t>
            </w:r>
          </w:p>
          <w:p w:rsidR="00DA46CD" w:rsidRPr="00DB4DC6" w:rsidRDefault="002C0B55" w:rsidP="002C0B55">
            <w:pPr>
              <w:spacing w:before="60" w:after="60"/>
              <w:rPr>
                <w:rStyle w:val="Emphasis"/>
                <w:rFonts w:ascii="Calibri" w:hAnsi="Calibri" w:cs="Calibri"/>
                <w:sz w:val="18"/>
              </w:rPr>
            </w:pPr>
            <w:r>
              <w:rPr>
                <w:rStyle w:val="Emphasis"/>
                <w:rFonts w:ascii="Calibri" w:hAnsi="Calibri" w:cs="Calibri"/>
                <w:sz w:val="18"/>
              </w:rPr>
              <w:t>O</w:t>
            </w:r>
            <w:r w:rsidR="00DA46CD">
              <w:rPr>
                <w:rStyle w:val="Emphasis"/>
                <w:rFonts w:ascii="Calibri" w:hAnsi="Calibri" w:cs="Calibri"/>
                <w:sz w:val="18"/>
              </w:rPr>
              <w:t>RU Outbound</w:t>
            </w:r>
          </w:p>
        </w:tc>
      </w:tr>
      <w:tr w:rsidR="001A0124" w:rsidRPr="00463C90" w:rsidTr="00DB4DC6">
        <w:tblPrEx>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Ex>
        <w:tc>
          <w:tcPr>
            <w:tcW w:w="3078" w:type="dxa"/>
            <w:vAlign w:val="center"/>
          </w:tcPr>
          <w:p w:rsidR="001A0124" w:rsidRPr="00463C90" w:rsidRDefault="001A0124" w:rsidP="001A4B9E">
            <w:pPr>
              <w:spacing w:before="60" w:after="60"/>
              <w:rPr>
                <w:rFonts w:ascii="Calibri" w:hAnsi="Calibri" w:cs="Calibri"/>
                <w:sz w:val="18"/>
              </w:rPr>
            </w:pPr>
            <w:r w:rsidRPr="00463C90">
              <w:rPr>
                <w:rFonts w:ascii="Calibri" w:hAnsi="Calibri" w:cs="Calibri"/>
              </w:rPr>
              <w:t>Message Source(s)</w:t>
            </w:r>
          </w:p>
        </w:tc>
        <w:tc>
          <w:tcPr>
            <w:tcW w:w="4860" w:type="dxa"/>
            <w:shd w:val="clear" w:color="auto" w:fill="auto"/>
            <w:vAlign w:val="center"/>
          </w:tcPr>
          <w:p w:rsidR="001A0124" w:rsidRPr="00DB4DC6" w:rsidRDefault="00FF68C7" w:rsidP="001A4B9E">
            <w:pPr>
              <w:spacing w:before="60" w:after="60"/>
              <w:rPr>
                <w:rStyle w:val="Emphasis"/>
                <w:rFonts w:ascii="Calibri" w:hAnsi="Calibri" w:cs="Calibri"/>
                <w:sz w:val="18"/>
              </w:rPr>
            </w:pPr>
            <w:r>
              <w:rPr>
                <w:rStyle w:val="Emphasis"/>
                <w:rFonts w:ascii="Calibri" w:hAnsi="Calibri" w:cs="Calibri"/>
                <w:sz w:val="18"/>
              </w:rPr>
              <w:t xml:space="preserve">CorePoint </w:t>
            </w:r>
            <w:r w:rsidR="001A0124" w:rsidRPr="00DB4DC6">
              <w:rPr>
                <w:rStyle w:val="Emphasis"/>
                <w:rFonts w:ascii="Calibri" w:hAnsi="Calibri" w:cs="Calibri"/>
                <w:sz w:val="18"/>
              </w:rPr>
              <w:t>Interface Engine (HL7 ADT, ORM, ORU, SIU)</w:t>
            </w:r>
          </w:p>
        </w:tc>
      </w:tr>
      <w:tr w:rsidR="001A0124" w:rsidRPr="00463C90" w:rsidTr="00DB4DC6">
        <w:tblPrEx>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Ex>
        <w:tc>
          <w:tcPr>
            <w:tcW w:w="3078" w:type="dxa"/>
            <w:vAlign w:val="center"/>
          </w:tcPr>
          <w:p w:rsidR="001A0124" w:rsidRPr="00463C90" w:rsidRDefault="001A0124" w:rsidP="001A4B9E">
            <w:pPr>
              <w:spacing w:before="60" w:after="60"/>
              <w:rPr>
                <w:rFonts w:ascii="Calibri" w:hAnsi="Calibri" w:cs="Calibri"/>
              </w:rPr>
            </w:pPr>
            <w:r w:rsidRPr="00463C90">
              <w:rPr>
                <w:rFonts w:ascii="Calibri" w:hAnsi="Calibri" w:cs="Calibri"/>
              </w:rPr>
              <w:t>System</w:t>
            </w:r>
          </w:p>
        </w:tc>
        <w:tc>
          <w:tcPr>
            <w:tcW w:w="4860" w:type="dxa"/>
            <w:shd w:val="clear" w:color="auto" w:fill="auto"/>
            <w:vAlign w:val="center"/>
          </w:tcPr>
          <w:p w:rsidR="001A0124" w:rsidRPr="00DB4DC6" w:rsidRDefault="001A0124" w:rsidP="001A4B9E">
            <w:pPr>
              <w:spacing w:before="60" w:after="60"/>
              <w:rPr>
                <w:rStyle w:val="Emphasis"/>
                <w:rFonts w:ascii="Calibri" w:hAnsi="Calibri" w:cs="Calibri"/>
                <w:sz w:val="18"/>
              </w:rPr>
            </w:pPr>
            <w:r w:rsidRPr="00DB4DC6">
              <w:rPr>
                <w:rStyle w:val="Emphasis"/>
                <w:rFonts w:ascii="Calibri" w:hAnsi="Calibri" w:cs="Calibri"/>
                <w:sz w:val="18"/>
              </w:rPr>
              <w:t>Virtualized (VMWare)</w:t>
            </w:r>
          </w:p>
        </w:tc>
      </w:tr>
      <w:tr w:rsidR="001A0124" w:rsidRPr="00463C90" w:rsidTr="00DB4DC6">
        <w:tblPrEx>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Ex>
        <w:tc>
          <w:tcPr>
            <w:tcW w:w="3078" w:type="dxa"/>
            <w:vAlign w:val="center"/>
          </w:tcPr>
          <w:p w:rsidR="001A0124" w:rsidRPr="00463C90" w:rsidRDefault="001A0124" w:rsidP="001A4B9E">
            <w:pPr>
              <w:spacing w:before="60" w:after="60"/>
              <w:rPr>
                <w:rFonts w:ascii="Calibri" w:hAnsi="Calibri" w:cs="Calibri"/>
              </w:rPr>
            </w:pPr>
            <w:r w:rsidRPr="00463C90">
              <w:rPr>
                <w:rFonts w:ascii="Calibri" w:hAnsi="Calibri" w:cs="Calibri"/>
              </w:rPr>
              <w:t>Patient Identity Feed</w:t>
            </w:r>
          </w:p>
        </w:tc>
        <w:tc>
          <w:tcPr>
            <w:tcW w:w="4860" w:type="dxa"/>
            <w:shd w:val="clear" w:color="auto" w:fill="auto"/>
            <w:vAlign w:val="center"/>
          </w:tcPr>
          <w:p w:rsidR="001A0124" w:rsidRPr="00DB4DC6" w:rsidRDefault="002C0B55" w:rsidP="001A4B9E">
            <w:pPr>
              <w:spacing w:before="60" w:after="60"/>
              <w:rPr>
                <w:rStyle w:val="Emphasis"/>
                <w:rFonts w:ascii="Calibri" w:hAnsi="Calibri" w:cs="Calibri"/>
                <w:sz w:val="18"/>
              </w:rPr>
            </w:pPr>
            <w:r>
              <w:rPr>
                <w:rStyle w:val="Emphasis"/>
                <w:rFonts w:ascii="Calibri" w:hAnsi="Calibri" w:cs="Calibri"/>
                <w:sz w:val="18"/>
              </w:rPr>
              <w:t xml:space="preserve">One (EMPI); </w:t>
            </w:r>
            <w:proofErr w:type="spellStart"/>
            <w:r>
              <w:rPr>
                <w:rStyle w:val="Emphasis"/>
                <w:rFonts w:ascii="Calibri" w:hAnsi="Calibri" w:cs="Calibri"/>
                <w:sz w:val="18"/>
              </w:rPr>
              <w:t>Meditech</w:t>
            </w:r>
            <w:proofErr w:type="spellEnd"/>
            <w:r>
              <w:rPr>
                <w:rStyle w:val="Emphasis"/>
                <w:rFonts w:ascii="Calibri" w:hAnsi="Calibri" w:cs="Calibri"/>
                <w:sz w:val="18"/>
              </w:rPr>
              <w:t xml:space="preserve"> / MHS</w:t>
            </w:r>
          </w:p>
        </w:tc>
      </w:tr>
      <w:tr w:rsidR="001A0124" w:rsidRPr="00463C90" w:rsidTr="00DB4DC6">
        <w:tblPrEx>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Ex>
        <w:tc>
          <w:tcPr>
            <w:tcW w:w="3078" w:type="dxa"/>
            <w:vAlign w:val="center"/>
          </w:tcPr>
          <w:p w:rsidR="001A0124" w:rsidRPr="00463C90" w:rsidRDefault="001A0124" w:rsidP="001A4B9E">
            <w:pPr>
              <w:spacing w:before="60" w:after="60"/>
              <w:rPr>
                <w:rFonts w:ascii="Calibri" w:hAnsi="Calibri" w:cs="Calibri"/>
              </w:rPr>
            </w:pPr>
            <w:r w:rsidRPr="00463C90">
              <w:rPr>
                <w:rFonts w:ascii="Calibri" w:hAnsi="Calibri" w:cs="Calibri"/>
              </w:rPr>
              <w:t>Patient ID Domains</w:t>
            </w:r>
          </w:p>
        </w:tc>
        <w:tc>
          <w:tcPr>
            <w:tcW w:w="4860" w:type="dxa"/>
            <w:shd w:val="clear" w:color="auto" w:fill="auto"/>
            <w:vAlign w:val="center"/>
          </w:tcPr>
          <w:p w:rsidR="001A0124" w:rsidRPr="00DB4DC6" w:rsidRDefault="00DB4DC6" w:rsidP="001A4B9E">
            <w:pPr>
              <w:spacing w:before="60" w:after="60"/>
              <w:rPr>
                <w:rStyle w:val="Emphasis"/>
                <w:rFonts w:ascii="Calibri" w:hAnsi="Calibri" w:cs="Calibri"/>
                <w:sz w:val="18"/>
              </w:rPr>
            </w:pPr>
            <w:r>
              <w:rPr>
                <w:rStyle w:val="Emphasis"/>
                <w:rFonts w:ascii="Calibri" w:hAnsi="Calibri" w:cs="Calibri"/>
                <w:sz w:val="18"/>
              </w:rPr>
              <w:t>One (EMPI or enterprise PID)</w:t>
            </w:r>
          </w:p>
        </w:tc>
      </w:tr>
      <w:tr w:rsidR="001A0124" w:rsidRPr="00463C90" w:rsidTr="00DB4DC6">
        <w:tblPrEx>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Ex>
        <w:tc>
          <w:tcPr>
            <w:tcW w:w="3078" w:type="dxa"/>
            <w:vAlign w:val="center"/>
          </w:tcPr>
          <w:p w:rsidR="001A0124" w:rsidRPr="00DB4DC6" w:rsidRDefault="001A0124" w:rsidP="001A4B9E">
            <w:pPr>
              <w:spacing w:before="60" w:after="60"/>
              <w:rPr>
                <w:rFonts w:ascii="Calibri" w:hAnsi="Calibri" w:cs="Calibri"/>
              </w:rPr>
            </w:pPr>
            <w:r w:rsidRPr="00DB4DC6">
              <w:rPr>
                <w:rFonts w:ascii="Calibri" w:hAnsi="Calibri" w:cs="Calibri"/>
              </w:rPr>
              <w:t>Testing Time</w:t>
            </w:r>
          </w:p>
        </w:tc>
        <w:tc>
          <w:tcPr>
            <w:tcW w:w="4860" w:type="dxa"/>
            <w:shd w:val="clear" w:color="auto" w:fill="auto"/>
            <w:vAlign w:val="center"/>
          </w:tcPr>
          <w:p w:rsidR="001A0124" w:rsidRPr="00DB4DC6" w:rsidRDefault="001A0124" w:rsidP="001A4B9E">
            <w:pPr>
              <w:spacing w:before="60" w:after="60"/>
              <w:rPr>
                <w:rStyle w:val="Emphasis"/>
                <w:rFonts w:ascii="Calibri" w:hAnsi="Calibri" w:cs="Calibri"/>
              </w:rPr>
            </w:pPr>
            <w:r w:rsidRPr="00DB4DC6">
              <w:rPr>
                <w:rStyle w:val="Emphasis"/>
                <w:rFonts w:ascii="Calibri" w:hAnsi="Calibri" w:cs="Calibri"/>
              </w:rPr>
              <w:t>Four (4) hours</w:t>
            </w:r>
            <w:r w:rsidR="00DB4DC6" w:rsidRPr="00DB4DC6">
              <w:rPr>
                <w:rStyle w:val="Emphasis"/>
                <w:rFonts w:ascii="Calibri" w:hAnsi="Calibri" w:cs="Calibri"/>
              </w:rPr>
              <w:t xml:space="preserve"> per interface</w:t>
            </w:r>
          </w:p>
        </w:tc>
      </w:tr>
    </w:tbl>
    <w:p w:rsidR="00557473" w:rsidRPr="00435C3B" w:rsidRDefault="00557473" w:rsidP="00557473">
      <w:pPr>
        <w:pStyle w:val="Heading3"/>
        <w:numPr>
          <w:ilvl w:val="0"/>
          <w:numId w:val="0"/>
        </w:numPr>
        <w:rPr>
          <w:rFonts w:ascii="Arial" w:hAnsi="Arial" w:cs="Arial"/>
          <w:b w:val="0"/>
          <w:sz w:val="20"/>
          <w:szCs w:val="20"/>
        </w:rPr>
      </w:pPr>
      <w:r w:rsidRPr="00557473">
        <w:rPr>
          <w:rFonts w:ascii="Arial" w:hAnsi="Arial" w:cs="Arial"/>
          <w:b w:val="0"/>
          <w:sz w:val="20"/>
          <w:szCs w:val="20"/>
        </w:rPr>
        <w:tab/>
      </w:r>
      <w:r w:rsidRPr="00557473">
        <w:rPr>
          <w:rFonts w:ascii="Arial" w:hAnsi="Arial" w:cs="Arial"/>
          <w:b w:val="0"/>
          <w:sz w:val="20"/>
          <w:szCs w:val="20"/>
        </w:rPr>
        <w:tab/>
        <w:t>Connections will be via the customer provided CorePoint integration engine.</w:t>
      </w:r>
    </w:p>
    <w:p w:rsidR="00465DDA" w:rsidRPr="00463C90" w:rsidRDefault="00465DDA" w:rsidP="00557473">
      <w:pPr>
        <w:pStyle w:val="Heading3"/>
        <w:numPr>
          <w:ilvl w:val="0"/>
          <w:numId w:val="0"/>
        </w:numPr>
        <w:ind w:left="720"/>
        <w:rPr>
          <w:rFonts w:ascii="Calibri" w:hAnsi="Calibri" w:cs="Calibri"/>
        </w:rPr>
      </w:pPr>
      <w:r w:rsidRPr="00463C90">
        <w:rPr>
          <w:rFonts w:ascii="Calibri" w:hAnsi="Calibri" w:cs="Calibri"/>
        </w:rPr>
        <w:t>Service Approach:</w:t>
      </w:r>
    </w:p>
    <w:p w:rsidR="00465DDA" w:rsidRDefault="006019AD" w:rsidP="00E5683E">
      <w:pPr>
        <w:pStyle w:val="ListBullet3"/>
        <w:numPr>
          <w:ilvl w:val="4"/>
          <w:numId w:val="10"/>
        </w:numPr>
        <w:tabs>
          <w:tab w:val="clear" w:pos="2376"/>
          <w:tab w:val="num" w:pos="1656"/>
        </w:tabs>
        <w:ind w:left="1656"/>
        <w:rPr>
          <w:rFonts w:ascii="Calibri" w:hAnsi="Calibri" w:cs="Calibri"/>
        </w:rPr>
      </w:pPr>
      <w:r w:rsidRPr="00463C90">
        <w:rPr>
          <w:rFonts w:ascii="Calibri" w:hAnsi="Calibri" w:cs="Calibri"/>
        </w:rPr>
        <w:t>Connect</w:t>
      </w:r>
      <w:r w:rsidR="003A360D" w:rsidRPr="00463C90">
        <w:rPr>
          <w:rFonts w:ascii="Calibri" w:hAnsi="Calibri" w:cs="Calibri"/>
        </w:rPr>
        <w:t xml:space="preserve"> HL7 Outbound Test</w:t>
      </w:r>
      <w:r w:rsidR="00465DDA" w:rsidRPr="00463C90">
        <w:rPr>
          <w:rFonts w:ascii="Calibri" w:hAnsi="Calibri" w:cs="Calibri"/>
        </w:rPr>
        <w:t xml:space="preserve"> </w:t>
      </w:r>
    </w:p>
    <w:p w:rsidR="002C0B55" w:rsidRPr="00463C90" w:rsidRDefault="002C0B55" w:rsidP="00E5683E">
      <w:pPr>
        <w:pStyle w:val="ListBullet3"/>
        <w:numPr>
          <w:ilvl w:val="4"/>
          <w:numId w:val="10"/>
        </w:numPr>
        <w:tabs>
          <w:tab w:val="clear" w:pos="2376"/>
          <w:tab w:val="num" w:pos="1656"/>
        </w:tabs>
        <w:ind w:left="1656"/>
        <w:rPr>
          <w:rFonts w:ascii="Calibri" w:hAnsi="Calibri" w:cs="Calibri"/>
        </w:rPr>
      </w:pPr>
      <w:r>
        <w:rPr>
          <w:rFonts w:ascii="Calibri" w:hAnsi="Calibri" w:cs="Calibri"/>
        </w:rPr>
        <w:t>Enterprise CATP</w:t>
      </w:r>
    </w:p>
    <w:p w:rsidR="00465DDA" w:rsidRPr="00463C90" w:rsidRDefault="00E72023" w:rsidP="007A005D">
      <w:pPr>
        <w:pStyle w:val="ListBullet3"/>
        <w:numPr>
          <w:ilvl w:val="0"/>
          <w:numId w:val="0"/>
        </w:numPr>
        <w:ind w:left="1296"/>
        <w:rPr>
          <w:rFonts w:ascii="Calibri" w:hAnsi="Calibri" w:cs="Calibri"/>
          <w:b/>
          <w:sz w:val="24"/>
          <w:szCs w:val="24"/>
          <w:lang w:val="en-CA" w:eastAsia="en-CA"/>
        </w:rPr>
      </w:pPr>
      <w:r>
        <w:rPr>
          <w:rFonts w:ascii="Calibri" w:hAnsi="Calibri" w:cs="Calibri"/>
          <w:b/>
          <w:sz w:val="24"/>
          <w:szCs w:val="24"/>
          <w:lang w:val="en-CA" w:eastAsia="en-CA"/>
        </w:rPr>
        <w:t xml:space="preserve">HL7 </w:t>
      </w:r>
      <w:r w:rsidR="00AF7692" w:rsidRPr="00463C90">
        <w:rPr>
          <w:rFonts w:ascii="Calibri" w:hAnsi="Calibri" w:cs="Calibri"/>
          <w:b/>
          <w:sz w:val="24"/>
          <w:szCs w:val="24"/>
          <w:lang w:val="en-CA" w:eastAsia="en-CA"/>
        </w:rPr>
        <w:t>Outbound Testing</w:t>
      </w:r>
    </w:p>
    <w:p w:rsidR="00465DDA" w:rsidRPr="00463C90" w:rsidRDefault="00AF7692" w:rsidP="007A005D">
      <w:pPr>
        <w:pStyle w:val="ListBullet3"/>
        <w:numPr>
          <w:ilvl w:val="0"/>
          <w:numId w:val="0"/>
        </w:numPr>
        <w:ind w:left="1296"/>
        <w:rPr>
          <w:rFonts w:ascii="Calibri" w:hAnsi="Calibri" w:cs="Calibri"/>
        </w:rPr>
      </w:pPr>
      <w:r w:rsidRPr="00463C90">
        <w:rPr>
          <w:rFonts w:ascii="Calibri" w:hAnsi="Calibri" w:cs="Calibri"/>
        </w:rPr>
        <w:t>The customer will support Agfa</w:t>
      </w:r>
      <w:r w:rsidR="00465DDA" w:rsidRPr="00463C90">
        <w:rPr>
          <w:rFonts w:ascii="Calibri" w:hAnsi="Calibri" w:cs="Calibri"/>
        </w:rPr>
        <w:t xml:space="preserve"> in the testing of </w:t>
      </w:r>
      <w:r w:rsidRPr="00463C90">
        <w:rPr>
          <w:rFonts w:ascii="Calibri" w:hAnsi="Calibri" w:cs="Calibri"/>
        </w:rPr>
        <w:t xml:space="preserve">HL7 message flow into the </w:t>
      </w:r>
      <w:r w:rsidR="006019AD" w:rsidRPr="00463C90">
        <w:rPr>
          <w:rFonts w:ascii="Calibri" w:hAnsi="Calibri" w:cs="Calibri"/>
        </w:rPr>
        <w:t>Enterprise Imaging</w:t>
      </w:r>
      <w:r w:rsidRPr="00463C90">
        <w:rPr>
          <w:rFonts w:ascii="Calibri" w:hAnsi="Calibri" w:cs="Calibri"/>
        </w:rPr>
        <w:t xml:space="preserve"> solution, and HL7 outbound message flow from </w:t>
      </w:r>
      <w:r w:rsidR="006019AD" w:rsidRPr="00463C90">
        <w:rPr>
          <w:rFonts w:ascii="Calibri" w:hAnsi="Calibri" w:cs="Calibri"/>
        </w:rPr>
        <w:t>Connect</w:t>
      </w:r>
      <w:r w:rsidRPr="00463C90">
        <w:rPr>
          <w:rFonts w:ascii="Calibri" w:hAnsi="Calibri" w:cs="Calibri"/>
        </w:rPr>
        <w:t xml:space="preserve"> to other 3</w:t>
      </w:r>
      <w:r w:rsidRPr="00463C90">
        <w:rPr>
          <w:rFonts w:ascii="Calibri" w:hAnsi="Calibri" w:cs="Calibri"/>
          <w:vertAlign w:val="superscript"/>
        </w:rPr>
        <w:t>rd</w:t>
      </w:r>
      <w:r w:rsidRPr="00463C90">
        <w:rPr>
          <w:rFonts w:ascii="Calibri" w:hAnsi="Calibri" w:cs="Calibri"/>
        </w:rPr>
        <w:t xml:space="preserve"> party systems </w:t>
      </w:r>
      <w:r w:rsidR="00465DDA" w:rsidRPr="00463C90">
        <w:rPr>
          <w:rFonts w:ascii="Calibri" w:hAnsi="Calibri" w:cs="Calibri"/>
        </w:rPr>
        <w:t xml:space="preserve">for </w:t>
      </w:r>
      <w:r w:rsidRPr="00463C90">
        <w:rPr>
          <w:rFonts w:ascii="Calibri" w:hAnsi="Calibri" w:cs="Calibri"/>
        </w:rPr>
        <w:t xml:space="preserve">a </w:t>
      </w:r>
      <w:r w:rsidR="00465DDA" w:rsidRPr="00463C90">
        <w:rPr>
          <w:rFonts w:ascii="Calibri" w:hAnsi="Calibri" w:cs="Calibri"/>
        </w:rPr>
        <w:t>period of time identified in Scope.</w:t>
      </w:r>
    </w:p>
    <w:p w:rsidR="00465DDA" w:rsidRPr="00463C90" w:rsidRDefault="001A0124" w:rsidP="001A0124">
      <w:pPr>
        <w:pStyle w:val="Heading3"/>
        <w:numPr>
          <w:ilvl w:val="0"/>
          <w:numId w:val="0"/>
        </w:numPr>
        <w:ind w:left="720" w:hanging="720"/>
        <w:rPr>
          <w:rFonts w:ascii="Calibri" w:hAnsi="Calibri" w:cs="Calibri"/>
        </w:rPr>
      </w:pPr>
      <w:r w:rsidRPr="00463C90">
        <w:rPr>
          <w:rFonts w:ascii="Calibri" w:hAnsi="Calibri" w:cs="Calibri"/>
        </w:rPr>
        <w:tab/>
      </w:r>
      <w:r w:rsidR="00465DDA" w:rsidRPr="00463C90">
        <w:rPr>
          <w:rFonts w:ascii="Calibri" w:hAnsi="Calibri" w:cs="Calibri"/>
        </w:rPr>
        <w:t>Agfa Responsibilities:</w:t>
      </w:r>
    </w:p>
    <w:p w:rsidR="00465DDA" w:rsidRPr="00695227" w:rsidRDefault="00465DDA" w:rsidP="00463C90">
      <w:pPr>
        <w:pStyle w:val="Heading4"/>
      </w:pPr>
      <w:r w:rsidRPr="00695227">
        <w:t xml:space="preserve">Execute </w:t>
      </w:r>
      <w:r w:rsidR="006019AD" w:rsidRPr="00695227">
        <w:t>Connect</w:t>
      </w:r>
      <w:r w:rsidRPr="00695227">
        <w:t xml:space="preserve"> Service Approach as defined in this SOW section.</w:t>
      </w:r>
    </w:p>
    <w:p w:rsidR="00465DDA" w:rsidRPr="00463C90" w:rsidRDefault="001A0124" w:rsidP="001A0124">
      <w:pPr>
        <w:pStyle w:val="Heading3"/>
        <w:numPr>
          <w:ilvl w:val="0"/>
          <w:numId w:val="0"/>
        </w:numPr>
        <w:ind w:left="720" w:hanging="720"/>
        <w:rPr>
          <w:rFonts w:ascii="Calibri" w:hAnsi="Calibri" w:cs="Calibri"/>
        </w:rPr>
      </w:pPr>
      <w:r w:rsidRPr="00463C90">
        <w:rPr>
          <w:rFonts w:ascii="Calibri" w:hAnsi="Calibri" w:cs="Calibri"/>
        </w:rPr>
        <w:lastRenderedPageBreak/>
        <w:tab/>
      </w:r>
      <w:r w:rsidR="00465DDA" w:rsidRPr="00463C90">
        <w:rPr>
          <w:rFonts w:ascii="Calibri" w:hAnsi="Calibri" w:cs="Calibri"/>
        </w:rPr>
        <w:t>Customer Responsibilities:</w:t>
      </w:r>
    </w:p>
    <w:p w:rsidR="00E020C7" w:rsidRPr="00695227" w:rsidRDefault="00E020C7" w:rsidP="00463C90">
      <w:pPr>
        <w:pStyle w:val="Heading4"/>
      </w:pPr>
      <w:r w:rsidRPr="00695227">
        <w:t>Develop and execute a testing plan</w:t>
      </w:r>
    </w:p>
    <w:p w:rsidR="001A0124" w:rsidRPr="00463C90" w:rsidRDefault="00E020C7" w:rsidP="00463C90">
      <w:pPr>
        <w:pStyle w:val="Heading4"/>
        <w:rPr>
          <w:rStyle w:val="Emphasis"/>
          <w:rFonts w:cs="Calibri"/>
          <w:i w:val="0"/>
          <w:iCs w:val="0"/>
        </w:rPr>
      </w:pPr>
      <w:r w:rsidRPr="00695227">
        <w:t xml:space="preserve">Ensure HL7 messages are routed to </w:t>
      </w:r>
      <w:r w:rsidR="006019AD" w:rsidRPr="00695227">
        <w:t>Connect</w:t>
      </w:r>
    </w:p>
    <w:p w:rsidR="001A0124" w:rsidRPr="00463C90" w:rsidRDefault="001A0124" w:rsidP="001A0124">
      <w:pPr>
        <w:pStyle w:val="BoxedTechnicalSpec"/>
        <w:rPr>
          <w:rFonts w:ascii="Calibri" w:hAnsi="Calibri" w:cs="Calibri"/>
        </w:rPr>
      </w:pPr>
      <w:r w:rsidRPr="00463C90">
        <w:rPr>
          <w:rFonts w:ascii="Calibri" w:hAnsi="Calibri" w:cs="Calibri"/>
        </w:rPr>
        <w:t xml:space="preserve">The customer Project Manager will be requested to acknowledge the completion of the Connect Departmental Deployment Service by signature of </w:t>
      </w:r>
      <w:r w:rsidRPr="00463C90">
        <w:rPr>
          <w:rFonts w:ascii="Calibri" w:hAnsi="Calibri" w:cs="Calibri"/>
          <w:i/>
          <w:iCs/>
        </w:rPr>
        <w:t>Clinical Acceptance Test Plan</w:t>
      </w:r>
      <w:r w:rsidRPr="00463C90">
        <w:rPr>
          <w:rFonts w:ascii="Calibri" w:hAnsi="Calibri" w:cs="Calibri"/>
        </w:rPr>
        <w:t>.</w:t>
      </w:r>
    </w:p>
    <w:p w:rsidR="001A0124" w:rsidRPr="00463C90" w:rsidRDefault="001A0124" w:rsidP="0098306D">
      <w:pPr>
        <w:pStyle w:val="Heading3"/>
        <w:numPr>
          <w:ilvl w:val="2"/>
          <w:numId w:val="68"/>
        </w:numPr>
        <w:rPr>
          <w:rFonts w:ascii="Calibri" w:hAnsi="Calibri" w:cs="Calibri"/>
          <w:sz w:val="28"/>
          <w:szCs w:val="28"/>
        </w:rPr>
      </w:pPr>
      <w:bookmarkStart w:id="247" w:name="_Toc295746720"/>
      <w:bookmarkStart w:id="248" w:name="_Toc288208514"/>
      <w:bookmarkStart w:id="249" w:name="_Toc247011027"/>
      <w:bookmarkStart w:id="250" w:name="_Toc288076347"/>
      <w:bookmarkEnd w:id="73"/>
      <w:bookmarkEnd w:id="74"/>
      <w:r w:rsidRPr="00463C90">
        <w:rPr>
          <w:rFonts w:ascii="Calibri" w:hAnsi="Calibri" w:cs="Calibri"/>
          <w:sz w:val="28"/>
          <w:szCs w:val="28"/>
        </w:rPr>
        <w:t xml:space="preserve">Enterprise Imaging </w:t>
      </w:r>
      <w:r w:rsidR="00E5623C">
        <w:rPr>
          <w:rFonts w:ascii="Calibri" w:hAnsi="Calibri" w:cs="Calibri"/>
          <w:sz w:val="28"/>
          <w:szCs w:val="28"/>
        </w:rPr>
        <w:t>Exchange Suite (</w:t>
      </w:r>
      <w:r w:rsidRPr="00463C90">
        <w:rPr>
          <w:rFonts w:ascii="Calibri" w:hAnsi="Calibri" w:cs="Calibri"/>
          <w:sz w:val="28"/>
          <w:szCs w:val="28"/>
        </w:rPr>
        <w:t>Transfer</w:t>
      </w:r>
      <w:r w:rsidR="00E5623C">
        <w:rPr>
          <w:rFonts w:ascii="Calibri" w:hAnsi="Calibri" w:cs="Calibri"/>
          <w:sz w:val="28"/>
          <w:szCs w:val="28"/>
        </w:rPr>
        <w:t>)</w:t>
      </w:r>
      <w:r w:rsidRPr="00463C90">
        <w:rPr>
          <w:rFonts w:ascii="Calibri" w:hAnsi="Calibri" w:cs="Calibri"/>
          <w:sz w:val="28"/>
          <w:szCs w:val="28"/>
        </w:rPr>
        <w:t xml:space="preserve"> </w:t>
      </w:r>
      <w:r w:rsidR="002C0B55">
        <w:rPr>
          <w:rFonts w:ascii="Calibri" w:hAnsi="Calibri" w:cs="Calibri"/>
          <w:sz w:val="28"/>
          <w:szCs w:val="28"/>
        </w:rPr>
        <w:t xml:space="preserve">for Foreign Studies </w:t>
      </w:r>
      <w:r w:rsidRPr="00463C90">
        <w:rPr>
          <w:rFonts w:ascii="Calibri" w:hAnsi="Calibri" w:cs="Calibri"/>
          <w:sz w:val="28"/>
          <w:szCs w:val="28"/>
        </w:rPr>
        <w:t xml:space="preserve">Core Installation </w:t>
      </w:r>
    </w:p>
    <w:p w:rsidR="008567E9" w:rsidRPr="00463C90" w:rsidRDefault="001A0124" w:rsidP="001A0124">
      <w:pPr>
        <w:pStyle w:val="Heading3"/>
        <w:numPr>
          <w:ilvl w:val="0"/>
          <w:numId w:val="0"/>
        </w:numPr>
        <w:ind w:left="720" w:hanging="720"/>
        <w:rPr>
          <w:rFonts w:ascii="Calibri" w:hAnsi="Calibri" w:cs="Calibri"/>
        </w:rPr>
      </w:pPr>
      <w:r w:rsidRPr="00463C90">
        <w:rPr>
          <w:rFonts w:ascii="Calibri" w:hAnsi="Calibri" w:cs="Calibri"/>
        </w:rPr>
        <w:tab/>
        <w:t>Purpose</w:t>
      </w:r>
      <w:bookmarkStart w:id="251" w:name="_Toc435014602"/>
      <w:bookmarkStart w:id="252" w:name="_Toc435014674"/>
      <w:bookmarkStart w:id="253" w:name="_Toc435014760"/>
      <w:bookmarkStart w:id="254" w:name="_Toc435020307"/>
      <w:bookmarkStart w:id="255" w:name="_Toc435020357"/>
      <w:bookmarkStart w:id="256" w:name="_Toc435107567"/>
      <w:bookmarkStart w:id="257" w:name="_Toc435187483"/>
      <w:bookmarkEnd w:id="251"/>
      <w:bookmarkEnd w:id="252"/>
      <w:bookmarkEnd w:id="253"/>
      <w:bookmarkEnd w:id="254"/>
      <w:bookmarkEnd w:id="255"/>
      <w:bookmarkEnd w:id="256"/>
      <w:bookmarkEnd w:id="257"/>
    </w:p>
    <w:p w:rsidR="00DE2A27" w:rsidRPr="00463C90" w:rsidRDefault="001A0124" w:rsidP="001A0124">
      <w:pPr>
        <w:rPr>
          <w:rFonts w:ascii="Calibri" w:hAnsi="Calibri" w:cs="Calibri"/>
        </w:rPr>
      </w:pPr>
      <w:r w:rsidRPr="00463C90">
        <w:rPr>
          <w:rFonts w:ascii="Calibri" w:hAnsi="Calibri" w:cs="Calibri"/>
        </w:rPr>
        <w:t>T</w:t>
      </w:r>
      <w:r w:rsidR="0016412B" w:rsidRPr="00463C90">
        <w:rPr>
          <w:rFonts w:ascii="Calibri" w:hAnsi="Calibri" w:cs="Calibri"/>
        </w:rPr>
        <w:t xml:space="preserve">he </w:t>
      </w:r>
      <w:r w:rsidR="007E53ED" w:rsidRPr="00463C90">
        <w:rPr>
          <w:rFonts w:ascii="Calibri" w:hAnsi="Calibri" w:cs="Calibri"/>
        </w:rPr>
        <w:t>Transfer</w:t>
      </w:r>
      <w:r w:rsidR="0016412B" w:rsidRPr="00463C90">
        <w:rPr>
          <w:rFonts w:ascii="Calibri" w:hAnsi="Calibri" w:cs="Calibri"/>
        </w:rPr>
        <w:t xml:space="preserve"> installation provides a simple, safe and efficient way to import DICOM objects to PACS server or data center (e.g. </w:t>
      </w:r>
      <w:r w:rsidR="006019AD" w:rsidRPr="00463C90">
        <w:rPr>
          <w:rFonts w:ascii="Calibri" w:hAnsi="Calibri" w:cs="Calibri"/>
        </w:rPr>
        <w:t>VNA</w:t>
      </w:r>
      <w:r w:rsidR="0016412B" w:rsidRPr="00463C90">
        <w:rPr>
          <w:rFonts w:ascii="Calibri" w:hAnsi="Calibri" w:cs="Calibri"/>
        </w:rPr>
        <w:t xml:space="preserve">). </w:t>
      </w:r>
      <w:r w:rsidR="007E53ED" w:rsidRPr="00463C90">
        <w:rPr>
          <w:rFonts w:ascii="Calibri" w:hAnsi="Calibri" w:cs="Calibri"/>
        </w:rPr>
        <w:t>Transfer</w:t>
      </w:r>
      <w:r w:rsidR="0016412B" w:rsidRPr="00463C90">
        <w:rPr>
          <w:rFonts w:ascii="Calibri" w:hAnsi="Calibri" w:cs="Calibri"/>
        </w:rPr>
        <w:t xml:space="preserve"> is able to replace the portable CD/DVD and other DICOM importers. </w:t>
      </w:r>
      <w:r w:rsidR="007E53ED" w:rsidRPr="00463C90">
        <w:rPr>
          <w:rFonts w:ascii="Calibri" w:hAnsi="Calibri" w:cs="Calibri"/>
        </w:rPr>
        <w:t>Transfer</w:t>
      </w:r>
      <w:r w:rsidR="0016412B" w:rsidRPr="00463C90">
        <w:rPr>
          <w:rFonts w:ascii="Calibri" w:hAnsi="Calibri" w:cs="Calibri"/>
        </w:rPr>
        <w:t xml:space="preserve"> enables secure electronic exchange of medical imaging information across a WAN among affiliated healthcare institutions while eliminating the need for film, CD/DVD, or VPN.</w:t>
      </w:r>
    </w:p>
    <w:p w:rsidR="00DE2A27" w:rsidRDefault="001A0124" w:rsidP="001A0124">
      <w:pPr>
        <w:pStyle w:val="Heading3"/>
        <w:numPr>
          <w:ilvl w:val="0"/>
          <w:numId w:val="0"/>
        </w:numPr>
        <w:ind w:left="720" w:hanging="720"/>
        <w:rPr>
          <w:rFonts w:ascii="Calibri" w:hAnsi="Calibri" w:cs="Calibri"/>
        </w:rPr>
      </w:pPr>
      <w:r w:rsidRPr="00463C90">
        <w:rPr>
          <w:rFonts w:ascii="Calibri" w:hAnsi="Calibri" w:cs="Calibri"/>
        </w:rPr>
        <w:tab/>
      </w:r>
      <w:r w:rsidR="00DE2A27" w:rsidRPr="00463C90">
        <w:rPr>
          <w:rFonts w:ascii="Calibri" w:hAnsi="Calibri" w:cs="Calibri"/>
        </w:rPr>
        <w:t>Scope</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78"/>
        <w:gridCol w:w="4860"/>
      </w:tblGrid>
      <w:tr w:rsidR="002C0B55" w:rsidRPr="00B57E43" w:rsidTr="00F654F8">
        <w:tc>
          <w:tcPr>
            <w:tcW w:w="7938" w:type="dxa"/>
            <w:gridSpan w:val="2"/>
            <w:tcBorders>
              <w:top w:val="single" w:sz="4" w:space="0" w:color="BFBFBF"/>
              <w:left w:val="single" w:sz="4" w:space="0" w:color="BFBFBF"/>
              <w:bottom w:val="single" w:sz="4" w:space="0" w:color="BFBFBF"/>
              <w:right w:val="single" w:sz="4" w:space="0" w:color="BFBFBF"/>
            </w:tcBorders>
            <w:shd w:val="clear" w:color="auto" w:fill="D9D9D9"/>
            <w:vAlign w:val="center"/>
          </w:tcPr>
          <w:p w:rsidR="002C0B55" w:rsidRPr="005F1D4C" w:rsidRDefault="002C0B55" w:rsidP="002C0B55">
            <w:pPr>
              <w:pStyle w:val="Tableheader"/>
              <w:rPr>
                <w:rFonts w:ascii="Calibri" w:hAnsi="Calibri"/>
                <w:color w:val="auto"/>
              </w:rPr>
            </w:pPr>
            <w:r w:rsidRPr="005F1D4C">
              <w:rPr>
                <w:rFonts w:ascii="Calibri" w:hAnsi="Calibri"/>
                <w:color w:val="auto"/>
              </w:rPr>
              <w:t xml:space="preserve">Enterprise Imaging </w:t>
            </w:r>
            <w:r>
              <w:rPr>
                <w:rFonts w:ascii="Calibri" w:hAnsi="Calibri"/>
                <w:color w:val="auto"/>
              </w:rPr>
              <w:t xml:space="preserve">Transfer </w:t>
            </w:r>
            <w:r w:rsidRPr="005F1D4C">
              <w:rPr>
                <w:rFonts w:ascii="Calibri" w:hAnsi="Calibri"/>
                <w:color w:val="auto"/>
              </w:rPr>
              <w:t>Installation</w:t>
            </w:r>
          </w:p>
        </w:tc>
      </w:tr>
      <w:tr w:rsidR="002C0B55" w:rsidRPr="00B57E43" w:rsidTr="00F654F8">
        <w:tblPrEx>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Ex>
        <w:tc>
          <w:tcPr>
            <w:tcW w:w="3078" w:type="dxa"/>
            <w:vAlign w:val="center"/>
          </w:tcPr>
          <w:p w:rsidR="002C0B55" w:rsidRPr="005F1D4C" w:rsidRDefault="002C0B55" w:rsidP="002C0B55">
            <w:pPr>
              <w:spacing w:before="60" w:after="60"/>
              <w:rPr>
                <w:rFonts w:ascii="Calibri" w:hAnsi="Calibri" w:cs="Arial"/>
              </w:rPr>
            </w:pPr>
            <w:r>
              <w:rPr>
                <w:rFonts w:ascii="Calibri" w:hAnsi="Calibri" w:cs="Arial"/>
              </w:rPr>
              <w:t>Transfer Installed</w:t>
            </w:r>
          </w:p>
        </w:tc>
        <w:tc>
          <w:tcPr>
            <w:tcW w:w="4860" w:type="dxa"/>
            <w:vAlign w:val="center"/>
          </w:tcPr>
          <w:p w:rsidR="002C0B55" w:rsidRPr="003F09F6" w:rsidRDefault="002C0B55" w:rsidP="00F654F8">
            <w:pPr>
              <w:spacing w:before="60" w:after="60"/>
              <w:rPr>
                <w:rStyle w:val="Emphasis"/>
                <w:rFonts w:ascii="Calibri" w:hAnsi="Calibri"/>
              </w:rPr>
            </w:pPr>
            <w:r>
              <w:rPr>
                <w:rStyle w:val="Emphasis"/>
                <w:rFonts w:ascii="Calibri" w:hAnsi="Calibri"/>
              </w:rPr>
              <w:t>YES</w:t>
            </w:r>
          </w:p>
        </w:tc>
      </w:tr>
      <w:tr w:rsidR="002C0B55" w:rsidRPr="00B57E43" w:rsidTr="00F654F8">
        <w:tblPrEx>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Ex>
        <w:tc>
          <w:tcPr>
            <w:tcW w:w="3078" w:type="dxa"/>
            <w:vAlign w:val="center"/>
          </w:tcPr>
          <w:p w:rsidR="002C0B55" w:rsidRPr="005F1D4C" w:rsidRDefault="002C0B55" w:rsidP="00F654F8">
            <w:pPr>
              <w:spacing w:before="60" w:after="60"/>
              <w:rPr>
                <w:rFonts w:ascii="Calibri" w:hAnsi="Calibri" w:cs="Arial"/>
              </w:rPr>
            </w:pPr>
            <w:r w:rsidRPr="005F1D4C">
              <w:rPr>
                <w:rFonts w:ascii="Calibri" w:hAnsi="Calibri" w:cs="Arial"/>
              </w:rPr>
              <w:t>Solution</w:t>
            </w:r>
          </w:p>
        </w:tc>
        <w:tc>
          <w:tcPr>
            <w:tcW w:w="4860" w:type="dxa"/>
            <w:vAlign w:val="center"/>
          </w:tcPr>
          <w:p w:rsidR="002C0B55" w:rsidRPr="003F09F6" w:rsidRDefault="002C0B55" w:rsidP="00F654F8">
            <w:pPr>
              <w:spacing w:before="60" w:after="60"/>
              <w:rPr>
                <w:rStyle w:val="Emphasis"/>
                <w:rFonts w:ascii="Calibri" w:hAnsi="Calibri"/>
              </w:rPr>
            </w:pPr>
            <w:r>
              <w:rPr>
                <w:rStyle w:val="Emphasis"/>
                <w:rFonts w:ascii="Calibri" w:hAnsi="Calibri"/>
              </w:rPr>
              <w:t>One; Transfer Application Server in DMZ and Transfer DB on internal Network for metadata storage.</w:t>
            </w:r>
          </w:p>
        </w:tc>
      </w:tr>
      <w:tr w:rsidR="002C0B55" w:rsidRPr="00B57E43" w:rsidTr="00F654F8">
        <w:tblPrEx>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Ex>
        <w:tc>
          <w:tcPr>
            <w:tcW w:w="3078" w:type="dxa"/>
            <w:vAlign w:val="center"/>
          </w:tcPr>
          <w:p w:rsidR="002C0B55" w:rsidRPr="005F1D4C" w:rsidRDefault="002C0B55" w:rsidP="00F654F8">
            <w:pPr>
              <w:spacing w:before="60" w:after="60"/>
              <w:rPr>
                <w:rFonts w:ascii="Calibri" w:hAnsi="Calibri" w:cs="Arial"/>
              </w:rPr>
            </w:pPr>
            <w:r w:rsidRPr="005F1D4C">
              <w:rPr>
                <w:rFonts w:ascii="Calibri" w:hAnsi="Calibri" w:cs="Arial"/>
              </w:rPr>
              <w:t>Studies</w:t>
            </w:r>
          </w:p>
        </w:tc>
        <w:tc>
          <w:tcPr>
            <w:tcW w:w="4860" w:type="dxa"/>
            <w:vAlign w:val="center"/>
          </w:tcPr>
          <w:p w:rsidR="002C0B55" w:rsidRPr="003F09F6" w:rsidRDefault="002C0B55" w:rsidP="00F654F8">
            <w:pPr>
              <w:spacing w:before="60" w:after="60"/>
              <w:rPr>
                <w:rStyle w:val="Emphasis"/>
                <w:rFonts w:ascii="Calibri" w:hAnsi="Calibri"/>
              </w:rPr>
            </w:pPr>
            <w:r>
              <w:rPr>
                <w:rStyle w:val="Emphasis"/>
                <w:rFonts w:ascii="Calibri" w:hAnsi="Calibri"/>
              </w:rPr>
              <w:t xml:space="preserve">DICOM </w:t>
            </w:r>
            <w:r w:rsidRPr="003F09F6">
              <w:rPr>
                <w:rStyle w:val="Emphasis"/>
                <w:rFonts w:ascii="Calibri" w:hAnsi="Calibri"/>
              </w:rPr>
              <w:t>studies</w:t>
            </w:r>
          </w:p>
        </w:tc>
      </w:tr>
      <w:tr w:rsidR="002C0B55" w:rsidRPr="00B57E43" w:rsidTr="00F654F8">
        <w:tblPrEx>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Ex>
        <w:tc>
          <w:tcPr>
            <w:tcW w:w="3078" w:type="dxa"/>
            <w:vAlign w:val="center"/>
          </w:tcPr>
          <w:p w:rsidR="002C0B55" w:rsidRPr="005F1D4C" w:rsidRDefault="002C0B55" w:rsidP="00F654F8">
            <w:pPr>
              <w:spacing w:before="60" w:after="60"/>
              <w:rPr>
                <w:rFonts w:ascii="Calibri" w:hAnsi="Calibri" w:cs="Arial"/>
              </w:rPr>
            </w:pPr>
            <w:r w:rsidRPr="005F1D4C">
              <w:rPr>
                <w:rFonts w:ascii="Calibri" w:hAnsi="Calibri" w:cs="Arial"/>
              </w:rPr>
              <w:t>Results / Questionnaires</w:t>
            </w:r>
          </w:p>
        </w:tc>
        <w:tc>
          <w:tcPr>
            <w:tcW w:w="4860" w:type="dxa"/>
            <w:vAlign w:val="center"/>
          </w:tcPr>
          <w:p w:rsidR="002C0B55" w:rsidRPr="003F09F6" w:rsidRDefault="002C0B55" w:rsidP="00F654F8">
            <w:pPr>
              <w:spacing w:before="60" w:after="60"/>
              <w:rPr>
                <w:rStyle w:val="Emphasis"/>
                <w:rFonts w:ascii="Calibri" w:hAnsi="Calibri"/>
              </w:rPr>
            </w:pPr>
            <w:r w:rsidRPr="003F09F6">
              <w:rPr>
                <w:rStyle w:val="Emphasis"/>
                <w:rFonts w:ascii="Calibri" w:hAnsi="Calibri"/>
              </w:rPr>
              <w:t>Results are n</w:t>
            </w:r>
            <w:r>
              <w:rPr>
                <w:rStyle w:val="Emphasis"/>
                <w:rFonts w:ascii="Calibri" w:hAnsi="Calibri"/>
              </w:rPr>
              <w:t>ot in scope</w:t>
            </w:r>
          </w:p>
        </w:tc>
      </w:tr>
      <w:tr w:rsidR="002C0B55" w:rsidRPr="00B57E43" w:rsidTr="00F654F8">
        <w:tblPrEx>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Ex>
        <w:tc>
          <w:tcPr>
            <w:tcW w:w="3078" w:type="dxa"/>
            <w:vAlign w:val="center"/>
          </w:tcPr>
          <w:p w:rsidR="002C0B55" w:rsidRPr="005F1D4C" w:rsidRDefault="002C0B55" w:rsidP="00F654F8">
            <w:pPr>
              <w:spacing w:before="60" w:after="60"/>
              <w:rPr>
                <w:rFonts w:ascii="Calibri" w:hAnsi="Calibri" w:cs="Arial"/>
              </w:rPr>
            </w:pPr>
            <w:r w:rsidRPr="005F1D4C">
              <w:rPr>
                <w:rFonts w:ascii="Calibri" w:hAnsi="Calibri" w:cs="Arial"/>
              </w:rPr>
              <w:t>System</w:t>
            </w:r>
          </w:p>
        </w:tc>
        <w:tc>
          <w:tcPr>
            <w:tcW w:w="4860" w:type="dxa"/>
            <w:vAlign w:val="center"/>
          </w:tcPr>
          <w:p w:rsidR="002C0B55" w:rsidRPr="003F09F6" w:rsidRDefault="002C0B55" w:rsidP="00F654F8">
            <w:pPr>
              <w:spacing w:before="60" w:after="60"/>
              <w:rPr>
                <w:rStyle w:val="Emphasis"/>
                <w:rFonts w:ascii="Calibri" w:hAnsi="Calibri"/>
              </w:rPr>
            </w:pPr>
            <w:r w:rsidRPr="003F09F6">
              <w:rPr>
                <w:rStyle w:val="Emphasis"/>
                <w:rFonts w:ascii="Calibri" w:hAnsi="Calibri"/>
              </w:rPr>
              <w:t>Virtualized (VMWare)</w:t>
            </w:r>
          </w:p>
        </w:tc>
      </w:tr>
      <w:tr w:rsidR="002C0B55" w:rsidRPr="00B57E43" w:rsidTr="00F654F8">
        <w:tblPrEx>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Ex>
        <w:tc>
          <w:tcPr>
            <w:tcW w:w="3078" w:type="dxa"/>
            <w:vAlign w:val="center"/>
          </w:tcPr>
          <w:p w:rsidR="002C0B55" w:rsidRPr="005F1D4C" w:rsidRDefault="002C0B55" w:rsidP="00F654F8">
            <w:pPr>
              <w:spacing w:before="60" w:after="60"/>
              <w:rPr>
                <w:rFonts w:ascii="Calibri" w:hAnsi="Calibri" w:cs="Arial"/>
              </w:rPr>
            </w:pPr>
            <w:r w:rsidRPr="005F1D4C">
              <w:rPr>
                <w:rFonts w:ascii="Calibri" w:hAnsi="Calibri" w:cs="Arial"/>
              </w:rPr>
              <w:t>Professional Services</w:t>
            </w:r>
          </w:p>
        </w:tc>
        <w:tc>
          <w:tcPr>
            <w:tcW w:w="4860" w:type="dxa"/>
            <w:vAlign w:val="center"/>
          </w:tcPr>
          <w:p w:rsidR="002C0B55" w:rsidRPr="003F09F6" w:rsidRDefault="002C0B55" w:rsidP="00F654F8">
            <w:pPr>
              <w:spacing w:before="60" w:after="60"/>
              <w:rPr>
                <w:rStyle w:val="Emphasis"/>
                <w:rFonts w:ascii="Calibri" w:hAnsi="Calibri"/>
              </w:rPr>
            </w:pPr>
            <w:r w:rsidRPr="003F09F6">
              <w:rPr>
                <w:rStyle w:val="Emphasis"/>
                <w:rFonts w:ascii="Calibri" w:hAnsi="Calibri"/>
              </w:rPr>
              <w:t xml:space="preserve">Five </w:t>
            </w:r>
            <w:r>
              <w:rPr>
                <w:rStyle w:val="Emphasis"/>
                <w:rFonts w:ascii="Calibri" w:hAnsi="Calibri"/>
              </w:rPr>
              <w:t>(5) days</w:t>
            </w:r>
          </w:p>
        </w:tc>
      </w:tr>
      <w:tr w:rsidR="002C0B55" w:rsidRPr="00B57E43" w:rsidTr="00F654F8">
        <w:tblPrEx>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Ex>
        <w:tc>
          <w:tcPr>
            <w:tcW w:w="3078" w:type="dxa"/>
            <w:vAlign w:val="center"/>
          </w:tcPr>
          <w:p w:rsidR="002C0B55" w:rsidRPr="005F1D4C" w:rsidRDefault="002C0B55" w:rsidP="00F654F8">
            <w:pPr>
              <w:spacing w:before="60" w:after="60"/>
              <w:rPr>
                <w:rFonts w:ascii="Calibri" w:hAnsi="Calibri" w:cs="Arial"/>
              </w:rPr>
            </w:pPr>
            <w:r>
              <w:rPr>
                <w:rFonts w:ascii="Calibri" w:hAnsi="Calibri" w:cs="Arial"/>
              </w:rPr>
              <w:t>Testing</w:t>
            </w:r>
          </w:p>
        </w:tc>
        <w:tc>
          <w:tcPr>
            <w:tcW w:w="4860" w:type="dxa"/>
            <w:vAlign w:val="center"/>
          </w:tcPr>
          <w:p w:rsidR="002C0B55" w:rsidRPr="003F09F6" w:rsidRDefault="002C0B55" w:rsidP="002C0B55">
            <w:pPr>
              <w:spacing w:before="60" w:after="60"/>
              <w:rPr>
                <w:rStyle w:val="Emphasis"/>
                <w:rFonts w:ascii="Calibri" w:hAnsi="Calibri"/>
              </w:rPr>
            </w:pPr>
            <w:r>
              <w:rPr>
                <w:rStyle w:val="Emphasis"/>
                <w:rFonts w:ascii="Calibri" w:hAnsi="Calibri"/>
              </w:rPr>
              <w:t>One</w:t>
            </w:r>
            <w:r w:rsidRPr="003F09F6">
              <w:rPr>
                <w:rStyle w:val="Emphasis"/>
                <w:rFonts w:ascii="Calibri" w:hAnsi="Calibri"/>
              </w:rPr>
              <w:t xml:space="preserve"> </w:t>
            </w:r>
            <w:r>
              <w:rPr>
                <w:rStyle w:val="Emphasis"/>
                <w:rFonts w:ascii="Calibri" w:hAnsi="Calibri"/>
              </w:rPr>
              <w:t>(1) day per source instance</w:t>
            </w:r>
          </w:p>
        </w:tc>
      </w:tr>
      <w:tr w:rsidR="002C0B55" w:rsidRPr="00B57E43" w:rsidTr="00F654F8">
        <w:tblPrEx>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Ex>
        <w:tc>
          <w:tcPr>
            <w:tcW w:w="3078" w:type="dxa"/>
            <w:vAlign w:val="center"/>
          </w:tcPr>
          <w:p w:rsidR="002C0B55" w:rsidRPr="005F1D4C" w:rsidRDefault="002C0B55" w:rsidP="00F654F8">
            <w:pPr>
              <w:spacing w:before="60" w:after="60"/>
              <w:rPr>
                <w:rFonts w:ascii="Calibri" w:hAnsi="Calibri" w:cs="Arial"/>
              </w:rPr>
            </w:pPr>
            <w:r>
              <w:rPr>
                <w:rFonts w:ascii="Calibri" w:hAnsi="Calibri" w:cs="Arial"/>
              </w:rPr>
              <w:t>Additional PS</w:t>
            </w:r>
          </w:p>
        </w:tc>
        <w:tc>
          <w:tcPr>
            <w:tcW w:w="4860" w:type="dxa"/>
            <w:vAlign w:val="center"/>
          </w:tcPr>
          <w:p w:rsidR="002C0B55" w:rsidRPr="003F09F6" w:rsidRDefault="002C0B55" w:rsidP="00F654F8">
            <w:pPr>
              <w:spacing w:before="60" w:after="60"/>
              <w:rPr>
                <w:rStyle w:val="Emphasis"/>
                <w:rFonts w:ascii="Calibri" w:hAnsi="Calibri"/>
              </w:rPr>
            </w:pPr>
            <w:r>
              <w:rPr>
                <w:rStyle w:val="Emphasis"/>
                <w:rFonts w:ascii="Calibri" w:hAnsi="Calibri"/>
              </w:rPr>
              <w:t xml:space="preserve">TBD; any </w:t>
            </w:r>
            <w:r w:rsidRPr="003F09F6">
              <w:rPr>
                <w:rStyle w:val="Emphasis"/>
                <w:rFonts w:ascii="Calibri" w:hAnsi="Calibri"/>
              </w:rPr>
              <w:t xml:space="preserve">custom PS included for custom </w:t>
            </w:r>
            <w:r>
              <w:rPr>
                <w:rStyle w:val="Emphasis"/>
                <w:rFonts w:ascii="Calibri" w:hAnsi="Calibri"/>
              </w:rPr>
              <w:t>i</w:t>
            </w:r>
            <w:r w:rsidRPr="003F09F6">
              <w:rPr>
                <w:rStyle w:val="Emphasis"/>
                <w:rFonts w:ascii="Calibri" w:hAnsi="Calibri"/>
              </w:rPr>
              <w:t>ntegration</w:t>
            </w:r>
          </w:p>
        </w:tc>
      </w:tr>
    </w:tbl>
    <w:p w:rsidR="002C0B55" w:rsidRPr="002C0B55" w:rsidRDefault="002C0B55" w:rsidP="002C0B55">
      <w:pPr>
        <w:pStyle w:val="BodyText"/>
        <w:rPr>
          <w:lang w:val="en-CA" w:eastAsia="en-CA"/>
        </w:rPr>
      </w:pPr>
    </w:p>
    <w:p w:rsidR="00297022" w:rsidRPr="00463C90" w:rsidRDefault="007E53ED" w:rsidP="00297022">
      <w:pPr>
        <w:pStyle w:val="BodyText"/>
        <w:numPr>
          <w:ilvl w:val="0"/>
          <w:numId w:val="13"/>
        </w:numPr>
        <w:rPr>
          <w:rFonts w:ascii="Calibri" w:hAnsi="Calibri" w:cs="Calibri"/>
          <w:lang w:val="en-CA" w:eastAsia="en-CA"/>
        </w:rPr>
      </w:pPr>
      <w:r w:rsidRPr="00463C90">
        <w:rPr>
          <w:rFonts w:ascii="Calibri" w:hAnsi="Calibri" w:cs="Calibri"/>
          <w:lang w:val="en-CA" w:eastAsia="en-CA"/>
        </w:rPr>
        <w:t>Transfer</w:t>
      </w:r>
      <w:r w:rsidR="00743B06" w:rsidRPr="00463C90">
        <w:rPr>
          <w:rFonts w:ascii="Calibri" w:hAnsi="Calibri" w:cs="Calibri"/>
          <w:lang w:val="en-CA" w:eastAsia="en-CA"/>
        </w:rPr>
        <w:t xml:space="preserve"> will be a staged, pre-configured VM and a configuration guide will be available to Agfa services providing details to configure </w:t>
      </w:r>
      <w:r w:rsidRPr="00463C90">
        <w:rPr>
          <w:rFonts w:ascii="Calibri" w:hAnsi="Calibri" w:cs="Calibri"/>
          <w:lang w:val="en-CA" w:eastAsia="en-CA"/>
        </w:rPr>
        <w:t>Transfer</w:t>
      </w:r>
      <w:r w:rsidR="00743B06" w:rsidRPr="00463C90">
        <w:rPr>
          <w:rFonts w:ascii="Calibri" w:hAnsi="Calibri" w:cs="Calibri"/>
          <w:lang w:val="en-CA" w:eastAsia="en-CA"/>
        </w:rPr>
        <w:t xml:space="preserve">. </w:t>
      </w:r>
    </w:p>
    <w:p w:rsidR="00297022" w:rsidRPr="00463C90" w:rsidRDefault="00743B06" w:rsidP="00297022">
      <w:pPr>
        <w:pStyle w:val="BodyText"/>
        <w:numPr>
          <w:ilvl w:val="0"/>
          <w:numId w:val="13"/>
        </w:numPr>
        <w:rPr>
          <w:rFonts w:ascii="Calibri" w:hAnsi="Calibri" w:cs="Calibri"/>
          <w:lang w:val="en-CA" w:eastAsia="en-CA"/>
        </w:rPr>
      </w:pPr>
      <w:r w:rsidRPr="00463C90">
        <w:rPr>
          <w:rFonts w:ascii="Calibri" w:hAnsi="Calibri" w:cs="Calibri"/>
          <w:lang w:val="en-CA" w:eastAsia="en-CA"/>
        </w:rPr>
        <w:t xml:space="preserve">The </w:t>
      </w:r>
      <w:r w:rsidR="00566C32" w:rsidRPr="00463C90">
        <w:rPr>
          <w:rFonts w:ascii="Calibri" w:hAnsi="Calibri" w:cs="Calibri"/>
          <w:lang w:val="en-CA" w:eastAsia="en-CA"/>
        </w:rPr>
        <w:t>Transfer</w:t>
      </w:r>
      <w:r w:rsidRPr="00463C90">
        <w:rPr>
          <w:rFonts w:ascii="Calibri" w:hAnsi="Calibri" w:cs="Calibri"/>
          <w:lang w:val="en-CA" w:eastAsia="en-CA"/>
        </w:rPr>
        <w:t xml:space="preserve"> client will be downloadable to authorized users on the web user interface. </w:t>
      </w:r>
    </w:p>
    <w:p w:rsidR="00F859B2" w:rsidRPr="00463C90" w:rsidRDefault="00F859B2" w:rsidP="00F859B2">
      <w:pPr>
        <w:numPr>
          <w:ilvl w:val="0"/>
          <w:numId w:val="13"/>
        </w:numPr>
        <w:rPr>
          <w:rFonts w:ascii="Calibri" w:hAnsi="Calibri" w:cs="Calibri"/>
          <w:lang w:val="en-CA" w:eastAsia="en-CA"/>
        </w:rPr>
      </w:pPr>
      <w:r w:rsidRPr="00463C90">
        <w:rPr>
          <w:rFonts w:ascii="Calibri" w:hAnsi="Calibri" w:cs="Calibri"/>
        </w:rPr>
        <w:t xml:space="preserve">A </w:t>
      </w:r>
      <w:r w:rsidR="00F50706">
        <w:rPr>
          <w:rFonts w:ascii="Calibri" w:hAnsi="Calibri" w:cs="Calibri"/>
        </w:rPr>
        <w:t>d</w:t>
      </w:r>
      <w:r w:rsidRPr="00463C90">
        <w:rPr>
          <w:rFonts w:ascii="Calibri" w:hAnsi="Calibri" w:cs="Calibri"/>
        </w:rPr>
        <w:t xml:space="preserve">emilitarized </w:t>
      </w:r>
      <w:r w:rsidR="00F50706">
        <w:rPr>
          <w:rFonts w:ascii="Calibri" w:hAnsi="Calibri" w:cs="Calibri"/>
        </w:rPr>
        <w:t>z</w:t>
      </w:r>
      <w:r w:rsidRPr="00463C90">
        <w:rPr>
          <w:rFonts w:ascii="Calibri" w:hAnsi="Calibri" w:cs="Calibri"/>
        </w:rPr>
        <w:t>one (DMZ) will need to be established – a physical or logical subnetwork that acts as an additional layer of security between the facility’s LAN and the internet.</w:t>
      </w:r>
    </w:p>
    <w:p w:rsidR="00297022" w:rsidRPr="00463C90" w:rsidRDefault="00297022" w:rsidP="00297022">
      <w:pPr>
        <w:pStyle w:val="BodyText"/>
        <w:numPr>
          <w:ilvl w:val="0"/>
          <w:numId w:val="13"/>
        </w:numPr>
        <w:rPr>
          <w:rFonts w:ascii="Calibri" w:hAnsi="Calibri" w:cs="Calibri"/>
          <w:lang w:val="en-CA" w:eastAsia="en-CA"/>
        </w:rPr>
      </w:pPr>
      <w:r w:rsidRPr="00463C90">
        <w:rPr>
          <w:rFonts w:ascii="Calibri" w:hAnsi="Calibri" w:cs="Calibri"/>
          <w:lang w:val="en-CA" w:eastAsia="en-CA"/>
        </w:rPr>
        <w:t xml:space="preserve">A web-based help guide will be available for the end user via the </w:t>
      </w:r>
      <w:r w:rsidR="007E53ED" w:rsidRPr="00463C90">
        <w:rPr>
          <w:rFonts w:ascii="Calibri" w:hAnsi="Calibri" w:cs="Calibri"/>
          <w:lang w:val="en-CA" w:eastAsia="en-CA"/>
        </w:rPr>
        <w:t>Transfer</w:t>
      </w:r>
      <w:r w:rsidRPr="00463C90">
        <w:rPr>
          <w:rFonts w:ascii="Calibri" w:hAnsi="Calibri" w:cs="Calibri"/>
          <w:lang w:val="en-CA" w:eastAsia="en-CA"/>
        </w:rPr>
        <w:t xml:space="preserve"> user interface. </w:t>
      </w:r>
    </w:p>
    <w:p w:rsidR="00297022" w:rsidRPr="00463C90" w:rsidRDefault="00297022" w:rsidP="00297022">
      <w:pPr>
        <w:pStyle w:val="BodyText"/>
        <w:numPr>
          <w:ilvl w:val="0"/>
          <w:numId w:val="13"/>
        </w:numPr>
        <w:rPr>
          <w:rFonts w:ascii="Calibri" w:hAnsi="Calibri" w:cs="Calibri"/>
          <w:lang w:val="en-CA" w:eastAsia="en-CA"/>
        </w:rPr>
      </w:pPr>
      <w:r w:rsidRPr="00463C90">
        <w:rPr>
          <w:rFonts w:ascii="Calibri" w:hAnsi="Calibri" w:cs="Calibri"/>
          <w:lang w:val="en-CA" w:eastAsia="en-CA"/>
        </w:rPr>
        <w:t xml:space="preserve">Deployment of the </w:t>
      </w:r>
      <w:r w:rsidR="007E53ED" w:rsidRPr="00463C90">
        <w:rPr>
          <w:rFonts w:ascii="Calibri" w:hAnsi="Calibri" w:cs="Calibri"/>
          <w:lang w:val="en-CA" w:eastAsia="en-CA"/>
        </w:rPr>
        <w:t>Transfer</w:t>
      </w:r>
      <w:r w:rsidRPr="00463C90">
        <w:rPr>
          <w:rFonts w:ascii="Calibri" w:hAnsi="Calibri" w:cs="Calibri"/>
          <w:lang w:val="en-CA" w:eastAsia="en-CA"/>
        </w:rPr>
        <w:t xml:space="preserve"> database is a separate step that needs to be done prior to deploying the </w:t>
      </w:r>
      <w:r w:rsidR="007E53ED" w:rsidRPr="00463C90">
        <w:rPr>
          <w:rFonts w:ascii="Calibri" w:hAnsi="Calibri" w:cs="Calibri"/>
          <w:lang w:val="en-CA" w:eastAsia="en-CA"/>
        </w:rPr>
        <w:t>Transfer</w:t>
      </w:r>
      <w:r w:rsidRPr="00463C90">
        <w:rPr>
          <w:rFonts w:ascii="Calibri" w:hAnsi="Calibri" w:cs="Calibri"/>
          <w:lang w:val="en-CA" w:eastAsia="en-CA"/>
        </w:rPr>
        <w:t xml:space="preserve"> server. </w:t>
      </w:r>
    </w:p>
    <w:p w:rsidR="00297022" w:rsidRPr="00463C90" w:rsidRDefault="00297022" w:rsidP="00297022">
      <w:pPr>
        <w:pStyle w:val="BodyText"/>
        <w:numPr>
          <w:ilvl w:val="0"/>
          <w:numId w:val="13"/>
        </w:numPr>
        <w:rPr>
          <w:rFonts w:ascii="Calibri" w:hAnsi="Calibri" w:cs="Calibri"/>
          <w:lang w:val="en-CA" w:eastAsia="en-CA"/>
        </w:rPr>
      </w:pPr>
      <w:r w:rsidRPr="00463C90">
        <w:rPr>
          <w:rFonts w:ascii="Calibri" w:hAnsi="Calibri" w:cs="Calibri"/>
          <w:lang w:val="en-CA" w:eastAsia="en-CA"/>
        </w:rPr>
        <w:t xml:space="preserve">By default, the database schema required by </w:t>
      </w:r>
      <w:r w:rsidR="007E53ED" w:rsidRPr="00463C90">
        <w:rPr>
          <w:rFonts w:ascii="Calibri" w:hAnsi="Calibri" w:cs="Calibri"/>
          <w:lang w:val="en-CA" w:eastAsia="en-CA"/>
        </w:rPr>
        <w:t>Transfer</w:t>
      </w:r>
      <w:r w:rsidRPr="00463C90">
        <w:rPr>
          <w:rFonts w:ascii="Calibri" w:hAnsi="Calibri" w:cs="Calibri"/>
          <w:lang w:val="en-CA" w:eastAsia="en-CA"/>
        </w:rPr>
        <w:t xml:space="preserve"> will be built into </w:t>
      </w:r>
      <w:proofErr w:type="spellStart"/>
      <w:r w:rsidRPr="00463C90">
        <w:rPr>
          <w:rFonts w:ascii="Calibri" w:hAnsi="Calibri" w:cs="Calibri"/>
          <w:lang w:val="en-CA" w:eastAsia="en-CA"/>
        </w:rPr>
        <w:t>the</w:t>
      </w:r>
      <w:r w:rsidR="00ED6F8F">
        <w:rPr>
          <w:rFonts w:ascii="Calibri" w:hAnsi="Calibri" w:cs="Calibri"/>
          <w:lang w:val="en-CA" w:eastAsia="en-CA"/>
        </w:rPr>
        <w:t>EI</w:t>
      </w:r>
      <w:proofErr w:type="spellEnd"/>
      <w:r w:rsidRPr="00463C90">
        <w:rPr>
          <w:rFonts w:ascii="Calibri" w:hAnsi="Calibri" w:cs="Calibri"/>
          <w:lang w:val="en-CA" w:eastAsia="en-CA"/>
        </w:rPr>
        <w:t xml:space="preserve"> database ISO installer, but a separate schema installer will be available for </w:t>
      </w:r>
      <w:r w:rsidR="007E53ED" w:rsidRPr="00463C90">
        <w:rPr>
          <w:rFonts w:ascii="Calibri" w:hAnsi="Calibri" w:cs="Calibri"/>
          <w:lang w:val="en-CA" w:eastAsia="en-CA"/>
        </w:rPr>
        <w:t>Transfer</w:t>
      </w:r>
      <w:r w:rsidRPr="00463C90">
        <w:rPr>
          <w:rFonts w:ascii="Calibri" w:hAnsi="Calibri" w:cs="Calibri"/>
          <w:lang w:val="en-CA" w:eastAsia="en-CA"/>
        </w:rPr>
        <w:t xml:space="preserve"> in the event it is deployed alone or with other products. </w:t>
      </w:r>
    </w:p>
    <w:p w:rsidR="00743B06" w:rsidRPr="00463C90" w:rsidRDefault="00297022" w:rsidP="00297022">
      <w:pPr>
        <w:pStyle w:val="BodyText"/>
        <w:numPr>
          <w:ilvl w:val="0"/>
          <w:numId w:val="13"/>
        </w:numPr>
        <w:rPr>
          <w:rFonts w:ascii="Calibri" w:hAnsi="Calibri" w:cs="Calibri"/>
          <w:lang w:val="en-CA" w:eastAsia="en-CA"/>
        </w:rPr>
      </w:pPr>
      <w:r w:rsidRPr="00463C90">
        <w:rPr>
          <w:rFonts w:ascii="Calibri" w:hAnsi="Calibri" w:cs="Calibri"/>
          <w:lang w:val="en-CA" w:eastAsia="en-CA"/>
        </w:rPr>
        <w:lastRenderedPageBreak/>
        <w:t xml:space="preserve">The deployment of </w:t>
      </w:r>
      <w:r w:rsidR="007E53ED" w:rsidRPr="00463C90">
        <w:rPr>
          <w:rFonts w:ascii="Calibri" w:hAnsi="Calibri" w:cs="Calibri"/>
          <w:lang w:val="en-CA" w:eastAsia="en-CA"/>
        </w:rPr>
        <w:t>Transfer</w:t>
      </w:r>
      <w:r w:rsidRPr="00463C90">
        <w:rPr>
          <w:rFonts w:ascii="Calibri" w:hAnsi="Calibri" w:cs="Calibri"/>
          <w:lang w:val="en-CA" w:eastAsia="en-CA"/>
        </w:rPr>
        <w:t xml:space="preserve"> will include the deployment of GRIP Monitoring agent.</w:t>
      </w:r>
    </w:p>
    <w:p w:rsidR="00297022" w:rsidRPr="00463C90" w:rsidRDefault="00297022" w:rsidP="00297022">
      <w:pPr>
        <w:pStyle w:val="BodyText"/>
        <w:numPr>
          <w:ilvl w:val="0"/>
          <w:numId w:val="13"/>
        </w:numPr>
        <w:rPr>
          <w:rFonts w:ascii="Calibri" w:hAnsi="Calibri" w:cs="Calibri"/>
          <w:lang w:val="en-CA" w:eastAsia="en-CA"/>
        </w:rPr>
      </w:pPr>
      <w:r w:rsidRPr="00463C90">
        <w:rPr>
          <w:rFonts w:ascii="Calibri" w:hAnsi="Calibri" w:cs="Calibri"/>
          <w:lang w:val="en-CA" w:eastAsia="en-CA"/>
        </w:rPr>
        <w:t xml:space="preserve">There is a health check of installed </w:t>
      </w:r>
      <w:r w:rsidR="00566C32" w:rsidRPr="00463C90">
        <w:rPr>
          <w:rFonts w:ascii="Calibri" w:hAnsi="Calibri" w:cs="Calibri"/>
          <w:lang w:val="en-CA" w:eastAsia="en-CA"/>
        </w:rPr>
        <w:t>Transfer</w:t>
      </w:r>
      <w:r w:rsidRPr="00463C90">
        <w:rPr>
          <w:rFonts w:ascii="Calibri" w:hAnsi="Calibri" w:cs="Calibri"/>
          <w:lang w:val="en-CA" w:eastAsia="en-CA"/>
        </w:rPr>
        <w:t xml:space="preserve"> clients within the facility and authorized users can monitor them on the </w:t>
      </w:r>
      <w:r w:rsidR="00566C32" w:rsidRPr="00463C90">
        <w:rPr>
          <w:rFonts w:ascii="Calibri" w:hAnsi="Calibri" w:cs="Calibri"/>
          <w:lang w:val="en-CA" w:eastAsia="en-CA"/>
        </w:rPr>
        <w:t>Transfer</w:t>
      </w:r>
      <w:r w:rsidRPr="00463C90">
        <w:rPr>
          <w:rFonts w:ascii="Calibri" w:hAnsi="Calibri" w:cs="Calibri"/>
          <w:lang w:val="en-CA" w:eastAsia="en-CA"/>
        </w:rPr>
        <w:t xml:space="preserve"> Management page of the </w:t>
      </w:r>
      <w:r w:rsidR="007E53ED" w:rsidRPr="00463C90">
        <w:rPr>
          <w:rFonts w:ascii="Calibri" w:hAnsi="Calibri" w:cs="Calibri"/>
          <w:lang w:val="en-CA" w:eastAsia="en-CA"/>
        </w:rPr>
        <w:t>Transfer</w:t>
      </w:r>
      <w:r w:rsidRPr="00463C90">
        <w:rPr>
          <w:rFonts w:ascii="Calibri" w:hAnsi="Calibri" w:cs="Calibri"/>
          <w:lang w:val="en-CA" w:eastAsia="en-CA"/>
        </w:rPr>
        <w:t xml:space="preserve"> user interface.</w:t>
      </w:r>
    </w:p>
    <w:p w:rsidR="00297022" w:rsidRPr="00463C90" w:rsidRDefault="001A0124" w:rsidP="001A0124">
      <w:pPr>
        <w:pStyle w:val="Heading3"/>
        <w:numPr>
          <w:ilvl w:val="0"/>
          <w:numId w:val="0"/>
        </w:numPr>
        <w:ind w:left="720" w:hanging="720"/>
        <w:rPr>
          <w:rFonts w:ascii="Calibri" w:hAnsi="Calibri" w:cs="Calibri"/>
        </w:rPr>
      </w:pPr>
      <w:r w:rsidRPr="00463C90">
        <w:rPr>
          <w:rFonts w:ascii="Calibri" w:hAnsi="Calibri" w:cs="Calibri"/>
        </w:rPr>
        <w:tab/>
      </w:r>
      <w:r w:rsidR="00297022" w:rsidRPr="00463C90">
        <w:rPr>
          <w:rFonts w:ascii="Calibri" w:hAnsi="Calibri" w:cs="Calibri"/>
        </w:rPr>
        <w:t>Physical Deployment View</w:t>
      </w:r>
    </w:p>
    <w:p w:rsidR="00DE56FA" w:rsidRPr="00463C90" w:rsidRDefault="007E53ED" w:rsidP="00DE56FA">
      <w:pPr>
        <w:pStyle w:val="BodyText"/>
        <w:ind w:left="900"/>
        <w:rPr>
          <w:rFonts w:ascii="Calibri" w:hAnsi="Calibri" w:cs="Calibri"/>
        </w:rPr>
      </w:pPr>
      <w:r w:rsidRPr="00463C90">
        <w:rPr>
          <w:rFonts w:ascii="Calibri" w:hAnsi="Calibri" w:cs="Calibri"/>
        </w:rPr>
        <w:t>Transfer</w:t>
      </w:r>
      <w:r w:rsidR="00DE56FA" w:rsidRPr="00463C90">
        <w:rPr>
          <w:rFonts w:ascii="Calibri" w:hAnsi="Calibri" w:cs="Calibri"/>
        </w:rPr>
        <w:t xml:space="preserve"> will be deployed as a VM and share the same Oracle database instance with </w:t>
      </w:r>
      <w:r w:rsidR="00177CEC" w:rsidRPr="00463C90">
        <w:rPr>
          <w:rFonts w:ascii="Calibri" w:hAnsi="Calibri" w:cs="Calibri"/>
        </w:rPr>
        <w:t>VNA</w:t>
      </w:r>
      <w:r w:rsidR="00DE56FA" w:rsidRPr="00463C90">
        <w:rPr>
          <w:rFonts w:ascii="Calibri" w:hAnsi="Calibri" w:cs="Calibri"/>
        </w:rPr>
        <w:t xml:space="preserve">. All these virtual machines will run on ESXi server(s), like the Figure </w:t>
      </w:r>
      <w:r w:rsidR="00946DBF" w:rsidRPr="00463C90">
        <w:rPr>
          <w:rFonts w:ascii="Calibri" w:hAnsi="Calibri" w:cs="Calibri"/>
        </w:rPr>
        <w:t>1</w:t>
      </w:r>
      <w:r w:rsidR="00DE56FA" w:rsidRPr="00463C90">
        <w:rPr>
          <w:rFonts w:ascii="Calibri" w:hAnsi="Calibri" w:cs="Calibri"/>
        </w:rPr>
        <w:t xml:space="preserve"> shown below.</w:t>
      </w:r>
    </w:p>
    <w:p w:rsidR="00DE56FA" w:rsidRPr="00463C90" w:rsidRDefault="00CD6544" w:rsidP="00CD6544">
      <w:pPr>
        <w:pStyle w:val="BodyText"/>
        <w:ind w:left="180"/>
        <w:rPr>
          <w:rFonts w:ascii="Calibri" w:hAnsi="Calibri" w:cs="Calibri"/>
        </w:rPr>
      </w:pPr>
      <w:r w:rsidRPr="00463C90">
        <w:rPr>
          <w:rFonts w:ascii="Calibri" w:hAnsi="Calibri" w:cs="Calibri"/>
        </w:rPr>
        <w:object w:dxaOrig="8635" w:dyaOrig="5190">
          <v:shape id="_x0000_i1026" type="#_x0000_t75" style="width:6in;height:258.8pt" o:ole="">
            <v:imagedata r:id="rId26" o:title=""/>
          </v:shape>
          <o:OLEObject Type="Embed" ProgID="Photoshop.Image.8" ShapeID="_x0000_i1026" DrawAspect="Content" ObjectID="_1519124531" r:id="rId27">
            <o:FieldCodes>\s</o:FieldCodes>
          </o:OLEObject>
        </w:object>
      </w:r>
    </w:p>
    <w:p w:rsidR="00DE56FA" w:rsidRPr="00463C90" w:rsidRDefault="00DE56FA" w:rsidP="00DE56FA">
      <w:pPr>
        <w:pStyle w:val="BodyText"/>
        <w:jc w:val="center"/>
        <w:rPr>
          <w:rFonts w:ascii="Calibri" w:hAnsi="Calibri" w:cs="Calibri"/>
        </w:rPr>
      </w:pPr>
      <w:r w:rsidRPr="00463C90">
        <w:rPr>
          <w:rFonts w:ascii="Calibri" w:hAnsi="Calibri" w:cs="Calibri"/>
        </w:rPr>
        <w:t xml:space="preserve">Figure </w:t>
      </w:r>
      <w:r w:rsidR="00946DBF" w:rsidRPr="00463C90">
        <w:rPr>
          <w:rFonts w:ascii="Calibri" w:hAnsi="Calibri" w:cs="Calibri"/>
        </w:rPr>
        <w:t>1</w:t>
      </w:r>
      <w:r w:rsidRPr="00463C90">
        <w:rPr>
          <w:rFonts w:ascii="Calibri" w:hAnsi="Calibri" w:cs="Calibri"/>
        </w:rPr>
        <w:t xml:space="preserve">, VM Deployment of </w:t>
      </w:r>
      <w:r w:rsidR="007E53ED" w:rsidRPr="00463C90">
        <w:rPr>
          <w:rFonts w:ascii="Calibri" w:hAnsi="Calibri" w:cs="Calibri"/>
        </w:rPr>
        <w:t>Transfer</w:t>
      </w:r>
    </w:p>
    <w:p w:rsidR="00297022" w:rsidRPr="00463C90" w:rsidRDefault="00267984" w:rsidP="00946DBF">
      <w:pPr>
        <w:pStyle w:val="BodyText"/>
        <w:ind w:left="900"/>
        <w:rPr>
          <w:rFonts w:ascii="Calibri" w:hAnsi="Calibri" w:cs="Calibri"/>
          <w:lang w:val="en-CA" w:eastAsia="en-CA"/>
        </w:rPr>
      </w:pPr>
      <w:r w:rsidRPr="00463C90">
        <w:rPr>
          <w:rFonts w:ascii="Calibri" w:hAnsi="Calibri" w:cs="Calibri"/>
          <w:lang w:val="en-CA" w:eastAsia="en-CA"/>
        </w:rPr>
        <w:t xml:space="preserve">When implemented with </w:t>
      </w:r>
      <w:r w:rsidR="006019AD" w:rsidRPr="00463C90">
        <w:rPr>
          <w:rFonts w:ascii="Calibri" w:hAnsi="Calibri" w:cs="Calibri"/>
          <w:lang w:val="en-CA" w:eastAsia="en-CA"/>
        </w:rPr>
        <w:t>VNA</w:t>
      </w:r>
      <w:r w:rsidR="00946DBF" w:rsidRPr="00463C90">
        <w:rPr>
          <w:rFonts w:ascii="Calibri" w:hAnsi="Calibri" w:cs="Calibri"/>
          <w:lang w:val="en-CA" w:eastAsia="en-CA"/>
        </w:rPr>
        <w:t xml:space="preserve">, </w:t>
      </w:r>
      <w:r w:rsidR="007E53ED" w:rsidRPr="00463C90">
        <w:rPr>
          <w:rFonts w:ascii="Calibri" w:hAnsi="Calibri" w:cs="Calibri"/>
          <w:lang w:val="en-CA" w:eastAsia="en-CA"/>
        </w:rPr>
        <w:t>Transfer</w:t>
      </w:r>
      <w:r w:rsidR="00946DBF" w:rsidRPr="00463C90">
        <w:rPr>
          <w:rFonts w:ascii="Calibri" w:hAnsi="Calibri" w:cs="Calibri"/>
          <w:lang w:val="en-CA" w:eastAsia="en-CA"/>
        </w:rPr>
        <w:t xml:space="preserve"> will use the same </w:t>
      </w:r>
      <w:r w:rsidRPr="00463C90">
        <w:rPr>
          <w:rFonts w:ascii="Calibri" w:hAnsi="Calibri" w:cs="Calibri"/>
          <w:lang w:val="en-CA" w:eastAsia="en-CA"/>
        </w:rPr>
        <w:t xml:space="preserve">storage drive </w:t>
      </w:r>
      <w:r w:rsidR="00946DBF" w:rsidRPr="00463C90">
        <w:rPr>
          <w:rFonts w:ascii="Calibri" w:hAnsi="Calibri" w:cs="Calibri"/>
          <w:lang w:val="en-CA" w:eastAsia="en-CA"/>
        </w:rPr>
        <w:t xml:space="preserve">as </w:t>
      </w:r>
      <w:r w:rsidR="006019AD" w:rsidRPr="00463C90">
        <w:rPr>
          <w:rFonts w:ascii="Calibri" w:hAnsi="Calibri" w:cs="Calibri"/>
          <w:lang w:val="en-CA" w:eastAsia="en-CA"/>
        </w:rPr>
        <w:t>VNA</w:t>
      </w:r>
      <w:r w:rsidR="00946DBF" w:rsidRPr="00463C90">
        <w:rPr>
          <w:rFonts w:ascii="Calibri" w:hAnsi="Calibri" w:cs="Calibri"/>
          <w:lang w:val="en-CA" w:eastAsia="en-CA"/>
        </w:rPr>
        <w:t xml:space="preserve"> to get high speed disk I/O and storage disaster recovery when available.</w:t>
      </w:r>
    </w:p>
    <w:p w:rsidR="00DE2A27" w:rsidRPr="00463C90" w:rsidRDefault="001A0124" w:rsidP="001A0124">
      <w:pPr>
        <w:pStyle w:val="Heading3"/>
        <w:numPr>
          <w:ilvl w:val="0"/>
          <w:numId w:val="0"/>
        </w:numPr>
        <w:ind w:left="720" w:hanging="720"/>
        <w:rPr>
          <w:rFonts w:ascii="Calibri" w:hAnsi="Calibri" w:cs="Calibri"/>
        </w:rPr>
      </w:pPr>
      <w:r w:rsidRPr="00463C90">
        <w:rPr>
          <w:rFonts w:ascii="Calibri" w:hAnsi="Calibri" w:cs="Calibri"/>
        </w:rPr>
        <w:tab/>
      </w:r>
      <w:r w:rsidR="00DE2A27" w:rsidRPr="00463C90">
        <w:rPr>
          <w:rFonts w:ascii="Calibri" w:hAnsi="Calibri" w:cs="Calibri"/>
        </w:rPr>
        <w:t>Service Approach:</w:t>
      </w:r>
    </w:p>
    <w:p w:rsidR="00DE2A27" w:rsidRPr="00463C90" w:rsidRDefault="007E53ED" w:rsidP="00DE2A27">
      <w:pPr>
        <w:pStyle w:val="ListBullet3"/>
        <w:numPr>
          <w:ilvl w:val="4"/>
          <w:numId w:val="10"/>
        </w:numPr>
        <w:tabs>
          <w:tab w:val="clear" w:pos="2376"/>
          <w:tab w:val="num" w:pos="1656"/>
        </w:tabs>
        <w:ind w:left="1656"/>
        <w:rPr>
          <w:rFonts w:ascii="Calibri" w:hAnsi="Calibri" w:cs="Calibri"/>
        </w:rPr>
      </w:pPr>
      <w:r w:rsidRPr="00463C90">
        <w:rPr>
          <w:rFonts w:ascii="Calibri" w:hAnsi="Calibri" w:cs="Calibri"/>
        </w:rPr>
        <w:t>Transfer</w:t>
      </w:r>
      <w:r w:rsidR="00743B06" w:rsidRPr="00463C90">
        <w:rPr>
          <w:rFonts w:ascii="Calibri" w:hAnsi="Calibri" w:cs="Calibri"/>
        </w:rPr>
        <w:t xml:space="preserve"> Installation and</w:t>
      </w:r>
      <w:r w:rsidR="00DE2A27" w:rsidRPr="00463C90">
        <w:rPr>
          <w:rFonts w:ascii="Calibri" w:hAnsi="Calibri" w:cs="Calibri"/>
        </w:rPr>
        <w:t xml:space="preserve"> Configuration</w:t>
      </w:r>
    </w:p>
    <w:p w:rsidR="00DE2A27" w:rsidRPr="00463C90" w:rsidRDefault="007E53ED" w:rsidP="00DE2A27">
      <w:pPr>
        <w:pStyle w:val="ListBullet3"/>
        <w:numPr>
          <w:ilvl w:val="4"/>
          <w:numId w:val="10"/>
        </w:numPr>
        <w:tabs>
          <w:tab w:val="clear" w:pos="2376"/>
          <w:tab w:val="num" w:pos="1656"/>
        </w:tabs>
        <w:ind w:left="1656"/>
        <w:rPr>
          <w:rFonts w:ascii="Calibri" w:hAnsi="Calibri" w:cs="Calibri"/>
        </w:rPr>
      </w:pPr>
      <w:r w:rsidRPr="00463C90">
        <w:rPr>
          <w:rFonts w:ascii="Calibri" w:hAnsi="Calibri" w:cs="Calibri"/>
        </w:rPr>
        <w:t>Transfer</w:t>
      </w:r>
      <w:r w:rsidR="00DE2A27" w:rsidRPr="00463C90">
        <w:rPr>
          <w:rFonts w:ascii="Calibri" w:hAnsi="Calibri" w:cs="Calibri"/>
        </w:rPr>
        <w:t xml:space="preserve"> Test </w:t>
      </w:r>
    </w:p>
    <w:p w:rsidR="00DE2A27" w:rsidRPr="00463C90" w:rsidRDefault="007E53ED" w:rsidP="00DE2A27">
      <w:pPr>
        <w:pStyle w:val="ListBullet3"/>
        <w:numPr>
          <w:ilvl w:val="4"/>
          <w:numId w:val="10"/>
        </w:numPr>
        <w:tabs>
          <w:tab w:val="clear" w:pos="2376"/>
          <w:tab w:val="num" w:pos="1656"/>
        </w:tabs>
        <w:ind w:left="1656"/>
        <w:rPr>
          <w:rFonts w:ascii="Calibri" w:hAnsi="Calibri" w:cs="Calibri"/>
        </w:rPr>
      </w:pPr>
      <w:r w:rsidRPr="00463C90">
        <w:rPr>
          <w:rFonts w:ascii="Calibri" w:hAnsi="Calibri" w:cs="Calibri"/>
        </w:rPr>
        <w:t>Transfer</w:t>
      </w:r>
      <w:r w:rsidR="00DE2A27" w:rsidRPr="00463C90">
        <w:rPr>
          <w:rFonts w:ascii="Calibri" w:hAnsi="Calibri" w:cs="Calibri"/>
        </w:rPr>
        <w:t xml:space="preserve"> Acceptance</w:t>
      </w:r>
    </w:p>
    <w:p w:rsidR="00DE2A27" w:rsidRPr="00463C90" w:rsidRDefault="001A0124" w:rsidP="001A0124">
      <w:pPr>
        <w:pStyle w:val="Heading3"/>
        <w:numPr>
          <w:ilvl w:val="0"/>
          <w:numId w:val="0"/>
        </w:numPr>
        <w:ind w:left="720" w:hanging="720"/>
        <w:rPr>
          <w:rFonts w:ascii="Calibri" w:hAnsi="Calibri" w:cs="Calibri"/>
        </w:rPr>
      </w:pPr>
      <w:r w:rsidRPr="00463C90">
        <w:rPr>
          <w:rFonts w:ascii="Calibri" w:hAnsi="Calibri" w:cs="Calibri"/>
        </w:rPr>
        <w:tab/>
      </w:r>
      <w:r w:rsidR="00DE2A27" w:rsidRPr="00463C90">
        <w:rPr>
          <w:rFonts w:ascii="Calibri" w:hAnsi="Calibri" w:cs="Calibri"/>
        </w:rPr>
        <w:t>Agfa Responsibilities:</w:t>
      </w:r>
    </w:p>
    <w:p w:rsidR="00DE2A27" w:rsidRPr="00463C90" w:rsidRDefault="00DE2A27" w:rsidP="00DE56FA">
      <w:pPr>
        <w:ind w:left="1080"/>
        <w:rPr>
          <w:rFonts w:ascii="Calibri" w:hAnsi="Calibri" w:cs="Calibri"/>
          <w:lang w:val="en-CA"/>
        </w:rPr>
      </w:pPr>
      <w:r w:rsidRPr="00463C90">
        <w:rPr>
          <w:rFonts w:ascii="Calibri" w:hAnsi="Calibri" w:cs="Calibri"/>
          <w:lang w:val="en-CA"/>
        </w:rPr>
        <w:t xml:space="preserve">Execute </w:t>
      </w:r>
      <w:r w:rsidR="007E53ED" w:rsidRPr="00463C90">
        <w:rPr>
          <w:rFonts w:ascii="Calibri" w:hAnsi="Calibri" w:cs="Calibri"/>
          <w:lang w:val="en-CA"/>
        </w:rPr>
        <w:t>Transfer</w:t>
      </w:r>
      <w:r w:rsidRPr="00463C90">
        <w:rPr>
          <w:rFonts w:ascii="Calibri" w:hAnsi="Calibri" w:cs="Calibri"/>
          <w:lang w:val="en-CA"/>
        </w:rPr>
        <w:t xml:space="preserve"> Service Approach as defined in this SOW section.</w:t>
      </w:r>
    </w:p>
    <w:p w:rsidR="00DE2A27" w:rsidRPr="00463C90" w:rsidRDefault="001A0124" w:rsidP="001A0124">
      <w:pPr>
        <w:pStyle w:val="Heading3"/>
        <w:numPr>
          <w:ilvl w:val="0"/>
          <w:numId w:val="0"/>
        </w:numPr>
        <w:ind w:left="720" w:hanging="720"/>
        <w:rPr>
          <w:rFonts w:ascii="Calibri" w:hAnsi="Calibri" w:cs="Calibri"/>
        </w:rPr>
      </w:pPr>
      <w:r w:rsidRPr="00463C90">
        <w:rPr>
          <w:rFonts w:ascii="Calibri" w:hAnsi="Calibri" w:cs="Calibri"/>
        </w:rPr>
        <w:tab/>
      </w:r>
      <w:r w:rsidR="00DE2A27" w:rsidRPr="00463C90">
        <w:rPr>
          <w:rFonts w:ascii="Calibri" w:hAnsi="Calibri" w:cs="Calibri"/>
        </w:rPr>
        <w:t>Customer Responsibilities:</w:t>
      </w:r>
    </w:p>
    <w:p w:rsidR="00DE56FA" w:rsidRPr="00463C90" w:rsidRDefault="00DE56FA" w:rsidP="00F654F8">
      <w:pPr>
        <w:numPr>
          <w:ilvl w:val="0"/>
          <w:numId w:val="35"/>
        </w:numPr>
        <w:rPr>
          <w:rFonts w:ascii="Calibri" w:hAnsi="Calibri" w:cs="Calibri"/>
          <w:lang w:val="en-CA"/>
        </w:rPr>
      </w:pPr>
      <w:r w:rsidRPr="00463C90">
        <w:rPr>
          <w:rFonts w:ascii="Calibri" w:hAnsi="Calibri" w:cs="Calibri"/>
          <w:lang w:val="en-CA"/>
        </w:rPr>
        <w:t>Provide Customer and/or Customer Vendor resources to assist Agfa in the Service Approach.</w:t>
      </w:r>
    </w:p>
    <w:p w:rsidR="00DE56FA" w:rsidRPr="00463C90" w:rsidRDefault="00DE56FA" w:rsidP="00F654F8">
      <w:pPr>
        <w:numPr>
          <w:ilvl w:val="0"/>
          <w:numId w:val="35"/>
        </w:numPr>
        <w:rPr>
          <w:rFonts w:ascii="Calibri" w:hAnsi="Calibri" w:cs="Calibri"/>
          <w:lang w:val="en-CA"/>
        </w:rPr>
      </w:pPr>
      <w:r w:rsidRPr="00463C90">
        <w:rPr>
          <w:rFonts w:ascii="Calibri" w:hAnsi="Calibri" w:cs="Calibri"/>
          <w:lang w:val="en-CA"/>
        </w:rPr>
        <w:t>Customer shall be responsible for providing the supporting infrastructure such as, but not limited to, equipment ready server &amp; diagnostic rooms (air conditioning, lighting, etc.).</w:t>
      </w:r>
    </w:p>
    <w:p w:rsidR="00DE56FA" w:rsidRPr="00463C90" w:rsidRDefault="00DE56FA" w:rsidP="00F654F8">
      <w:pPr>
        <w:numPr>
          <w:ilvl w:val="0"/>
          <w:numId w:val="35"/>
        </w:numPr>
        <w:rPr>
          <w:rFonts w:ascii="Calibri" w:hAnsi="Calibri" w:cs="Calibri"/>
          <w:lang w:val="en-CA" w:eastAsia="en-CA"/>
        </w:rPr>
      </w:pPr>
      <w:r w:rsidRPr="00463C90">
        <w:rPr>
          <w:rFonts w:ascii="Calibri" w:hAnsi="Calibri" w:cs="Calibri"/>
        </w:rPr>
        <w:t xml:space="preserve">Rack </w:t>
      </w:r>
      <w:r w:rsidR="006019AD" w:rsidRPr="00463C90">
        <w:rPr>
          <w:rFonts w:ascii="Calibri" w:hAnsi="Calibri" w:cs="Calibri"/>
        </w:rPr>
        <w:t>Enterprise Imaging</w:t>
      </w:r>
      <w:r w:rsidRPr="00463C90">
        <w:rPr>
          <w:rFonts w:ascii="Calibri" w:hAnsi="Calibri" w:cs="Calibri"/>
        </w:rPr>
        <w:t xml:space="preserve"> Server Hardware and connect to network. </w:t>
      </w:r>
    </w:p>
    <w:p w:rsidR="00DE56FA" w:rsidRPr="00463C90" w:rsidRDefault="00DE56FA" w:rsidP="00F654F8">
      <w:pPr>
        <w:numPr>
          <w:ilvl w:val="0"/>
          <w:numId w:val="35"/>
        </w:numPr>
        <w:rPr>
          <w:rFonts w:ascii="Calibri" w:hAnsi="Calibri" w:cs="Calibri"/>
        </w:rPr>
      </w:pPr>
      <w:r w:rsidRPr="00463C90">
        <w:rPr>
          <w:rFonts w:ascii="Calibri" w:hAnsi="Calibri" w:cs="Calibri"/>
        </w:rPr>
        <w:lastRenderedPageBreak/>
        <w:t xml:space="preserve">Provide redundant power circuits to </w:t>
      </w:r>
      <w:r w:rsidR="006019AD" w:rsidRPr="00463C90">
        <w:rPr>
          <w:rFonts w:ascii="Calibri" w:hAnsi="Calibri" w:cs="Calibri"/>
        </w:rPr>
        <w:t>Enterprise Imaging</w:t>
      </w:r>
      <w:r w:rsidRPr="00463C90">
        <w:rPr>
          <w:rFonts w:ascii="Calibri" w:hAnsi="Calibri" w:cs="Calibri"/>
        </w:rPr>
        <w:t xml:space="preserve"> Servers.</w:t>
      </w:r>
    </w:p>
    <w:p w:rsidR="00DB10FE" w:rsidRPr="00463C90" w:rsidRDefault="00DB10FE" w:rsidP="00F654F8">
      <w:pPr>
        <w:numPr>
          <w:ilvl w:val="0"/>
          <w:numId w:val="35"/>
        </w:numPr>
        <w:rPr>
          <w:rFonts w:ascii="Calibri" w:hAnsi="Calibri" w:cs="Calibri"/>
          <w:lang w:val="en-CA" w:eastAsia="en-CA"/>
        </w:rPr>
      </w:pPr>
      <w:r w:rsidRPr="00463C90">
        <w:rPr>
          <w:rFonts w:ascii="Calibri" w:hAnsi="Calibri" w:cs="Calibri"/>
          <w:lang w:val="en-CA" w:eastAsia="en-CA"/>
        </w:rPr>
        <w:t>Firewall configuration.</w:t>
      </w:r>
    </w:p>
    <w:p w:rsidR="001A0124" w:rsidRPr="00463C90" w:rsidRDefault="00DE56FA" w:rsidP="00F654F8">
      <w:pPr>
        <w:numPr>
          <w:ilvl w:val="0"/>
          <w:numId w:val="35"/>
        </w:numPr>
        <w:rPr>
          <w:rStyle w:val="Emphasis"/>
          <w:rFonts w:ascii="Calibri" w:hAnsi="Calibri" w:cs="Calibri"/>
          <w:i w:val="0"/>
          <w:iCs w:val="0"/>
        </w:rPr>
      </w:pPr>
      <w:r w:rsidRPr="00463C90">
        <w:rPr>
          <w:rFonts w:ascii="Calibri" w:hAnsi="Calibri" w:cs="Calibri"/>
        </w:rPr>
        <w:t xml:space="preserve">Validation of </w:t>
      </w:r>
      <w:r w:rsidR="007E53ED" w:rsidRPr="00463C90">
        <w:rPr>
          <w:rFonts w:ascii="Calibri" w:hAnsi="Calibri" w:cs="Calibri"/>
        </w:rPr>
        <w:t>Transfer</w:t>
      </w:r>
      <w:r w:rsidR="001A0124" w:rsidRPr="00463C90">
        <w:rPr>
          <w:rFonts w:ascii="Calibri" w:hAnsi="Calibri" w:cs="Calibri"/>
        </w:rPr>
        <w:t xml:space="preserve"> workflows.</w:t>
      </w:r>
    </w:p>
    <w:p w:rsidR="00CD36AE" w:rsidRPr="00CD36AE" w:rsidRDefault="001A0124" w:rsidP="00E5623C">
      <w:pPr>
        <w:pStyle w:val="BoxedTechnicalSpec"/>
        <w:rPr>
          <w:rFonts w:ascii="Calibri" w:hAnsi="Calibri" w:cs="Calibri"/>
        </w:rPr>
      </w:pPr>
      <w:r w:rsidRPr="00463C90">
        <w:rPr>
          <w:rFonts w:ascii="Calibri" w:hAnsi="Calibri" w:cs="Calibri"/>
        </w:rPr>
        <w:t xml:space="preserve">The customer Project Manager will be requested to acknowledge the completion of the Transfer Departmental Deployment Service by signature of </w:t>
      </w:r>
      <w:r w:rsidRPr="00463C90">
        <w:rPr>
          <w:rFonts w:ascii="Calibri" w:hAnsi="Calibri" w:cs="Calibri"/>
          <w:i/>
          <w:iCs/>
        </w:rPr>
        <w:t>Clinical Acceptance Test Plan</w:t>
      </w:r>
      <w:r w:rsidRPr="00463C90">
        <w:rPr>
          <w:rFonts w:ascii="Calibri" w:hAnsi="Calibri" w:cs="Calibri"/>
        </w:rPr>
        <w:t>.</w:t>
      </w:r>
      <w:bookmarkStart w:id="258" w:name="_Toc414544415"/>
      <w:bookmarkStart w:id="259" w:name="_Toc440919075"/>
    </w:p>
    <w:p w:rsidR="00E5623C" w:rsidRPr="00463C90" w:rsidRDefault="003D0E2C" w:rsidP="0098306D">
      <w:pPr>
        <w:pStyle w:val="Heading3"/>
        <w:numPr>
          <w:ilvl w:val="2"/>
          <w:numId w:val="68"/>
        </w:numPr>
        <w:rPr>
          <w:rFonts w:ascii="Calibri" w:hAnsi="Calibri" w:cs="Calibri"/>
          <w:sz w:val="28"/>
          <w:szCs w:val="28"/>
        </w:rPr>
      </w:pPr>
      <w:r>
        <w:rPr>
          <w:rFonts w:ascii="Calibri" w:hAnsi="Calibri" w:cs="Calibri"/>
          <w:sz w:val="28"/>
          <w:szCs w:val="28"/>
        </w:rPr>
        <w:t xml:space="preserve">Exchange Suite - </w:t>
      </w:r>
      <w:r w:rsidR="00E5623C" w:rsidRPr="00463C90">
        <w:rPr>
          <w:rFonts w:ascii="Calibri" w:hAnsi="Calibri" w:cs="Calibri"/>
          <w:sz w:val="28"/>
          <w:szCs w:val="28"/>
        </w:rPr>
        <w:t>Consumer Portal (MphRx)</w:t>
      </w:r>
    </w:p>
    <w:p w:rsidR="00E5623C" w:rsidRPr="00B57E43" w:rsidRDefault="00E5623C" w:rsidP="00E5623C">
      <w:pPr>
        <w:pStyle w:val="Heading3"/>
        <w:numPr>
          <w:ilvl w:val="0"/>
          <w:numId w:val="0"/>
        </w:numPr>
        <w:ind w:left="720" w:hanging="720"/>
        <w:rPr>
          <w:rFonts w:ascii="Calibri" w:hAnsi="Calibri"/>
        </w:rPr>
      </w:pPr>
      <w:r>
        <w:rPr>
          <w:rFonts w:ascii="Calibri" w:hAnsi="Calibri"/>
        </w:rPr>
        <w:tab/>
      </w:r>
      <w:r w:rsidRPr="00B57E43">
        <w:rPr>
          <w:rFonts w:ascii="Calibri" w:hAnsi="Calibri"/>
        </w:rPr>
        <w:t>Purpose</w:t>
      </w:r>
    </w:p>
    <w:p w:rsidR="00E5623C" w:rsidRPr="00B57E43" w:rsidRDefault="00E5623C" w:rsidP="00E5623C">
      <w:pPr>
        <w:ind w:left="990"/>
        <w:rPr>
          <w:rFonts w:ascii="Calibri" w:hAnsi="Calibri"/>
        </w:rPr>
      </w:pPr>
      <w:r w:rsidRPr="00B57E43">
        <w:rPr>
          <w:rFonts w:ascii="Calibri" w:hAnsi="Calibri"/>
        </w:rPr>
        <w:t xml:space="preserve">The </w:t>
      </w:r>
      <w:r>
        <w:rPr>
          <w:rFonts w:ascii="Calibri" w:hAnsi="Calibri"/>
        </w:rPr>
        <w:t>Enterprise Imaging Patient/Physician Upload Portal</w:t>
      </w:r>
      <w:r w:rsidRPr="00B57E43">
        <w:rPr>
          <w:rFonts w:ascii="Calibri" w:hAnsi="Calibri"/>
        </w:rPr>
        <w:t xml:space="preserve"> installation provides a simple, safe and efficient way to import DICOM </w:t>
      </w:r>
      <w:r>
        <w:rPr>
          <w:rFonts w:ascii="Calibri" w:hAnsi="Calibri"/>
        </w:rPr>
        <w:t>and non-DICOM objects to the transfer solution, and subsequently the Enterprise Imaging Workflow services</w:t>
      </w:r>
      <w:r w:rsidRPr="00B57E43">
        <w:rPr>
          <w:rFonts w:ascii="Calibri" w:hAnsi="Calibri"/>
        </w:rPr>
        <w:t xml:space="preserve">. </w:t>
      </w:r>
      <w:r>
        <w:rPr>
          <w:rFonts w:ascii="Calibri" w:hAnsi="Calibri"/>
        </w:rPr>
        <w:t>Enterprise Imaging</w:t>
      </w:r>
      <w:r w:rsidRPr="00B57E43">
        <w:rPr>
          <w:rFonts w:ascii="Calibri" w:hAnsi="Calibri"/>
        </w:rPr>
        <w:t xml:space="preserve"> </w:t>
      </w:r>
      <w:r>
        <w:rPr>
          <w:rFonts w:ascii="Calibri" w:hAnsi="Calibri"/>
        </w:rPr>
        <w:t xml:space="preserve">Patient/Physician upload portal </w:t>
      </w:r>
      <w:r w:rsidRPr="00B57E43">
        <w:rPr>
          <w:rFonts w:ascii="Calibri" w:hAnsi="Calibri"/>
        </w:rPr>
        <w:t>is able to replace the portable CD/DVD and other DICOM importers</w:t>
      </w:r>
      <w:r>
        <w:rPr>
          <w:rFonts w:ascii="Calibri" w:hAnsi="Calibri"/>
        </w:rPr>
        <w:t>, as well as replace existing legacy patient CD import products</w:t>
      </w:r>
      <w:r w:rsidRPr="00B57E43">
        <w:rPr>
          <w:rFonts w:ascii="Calibri" w:hAnsi="Calibri"/>
        </w:rPr>
        <w:t xml:space="preserve">. </w:t>
      </w:r>
      <w:r>
        <w:rPr>
          <w:rFonts w:ascii="Calibri" w:hAnsi="Calibri"/>
        </w:rPr>
        <w:t>The upload portal</w:t>
      </w:r>
      <w:r w:rsidRPr="00B57E43">
        <w:rPr>
          <w:rFonts w:ascii="Calibri" w:hAnsi="Calibri"/>
        </w:rPr>
        <w:t xml:space="preserve"> enables secure electronic exchange of medical imagin</w:t>
      </w:r>
      <w:r>
        <w:rPr>
          <w:rFonts w:ascii="Calibri" w:hAnsi="Calibri"/>
        </w:rPr>
        <w:t>g information across a WAN or on the internal network.</w:t>
      </w:r>
    </w:p>
    <w:p w:rsidR="00E5623C" w:rsidRPr="00871B45" w:rsidRDefault="00E5623C" w:rsidP="00E5623C">
      <w:pPr>
        <w:pStyle w:val="Heading3"/>
        <w:numPr>
          <w:ilvl w:val="0"/>
          <w:numId w:val="0"/>
        </w:numPr>
        <w:ind w:left="720" w:hanging="720"/>
        <w:rPr>
          <w:rFonts w:ascii="Calibri" w:hAnsi="Calibri"/>
        </w:rPr>
      </w:pPr>
      <w:r>
        <w:rPr>
          <w:rFonts w:ascii="Calibri" w:hAnsi="Calibri"/>
        </w:rPr>
        <w:tab/>
      </w:r>
      <w:r w:rsidRPr="00B57E43">
        <w:rPr>
          <w:rFonts w:ascii="Calibri" w:hAnsi="Calibri"/>
        </w:rPr>
        <w:t>Scope</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78"/>
        <w:gridCol w:w="4860"/>
      </w:tblGrid>
      <w:tr w:rsidR="00E5623C" w:rsidRPr="00B57E43" w:rsidTr="00850060">
        <w:tc>
          <w:tcPr>
            <w:tcW w:w="7938" w:type="dxa"/>
            <w:gridSpan w:val="2"/>
            <w:tcBorders>
              <w:top w:val="single" w:sz="4" w:space="0" w:color="BFBFBF"/>
              <w:left w:val="single" w:sz="4" w:space="0" w:color="BFBFBF"/>
              <w:bottom w:val="single" w:sz="4" w:space="0" w:color="BFBFBF"/>
              <w:right w:val="single" w:sz="4" w:space="0" w:color="BFBFBF"/>
            </w:tcBorders>
            <w:shd w:val="clear" w:color="auto" w:fill="D9D9D9"/>
            <w:vAlign w:val="center"/>
          </w:tcPr>
          <w:p w:rsidR="00E5623C" w:rsidRPr="005F1D4C" w:rsidRDefault="00E5623C" w:rsidP="00850060">
            <w:pPr>
              <w:pStyle w:val="Tableheader"/>
              <w:rPr>
                <w:rFonts w:ascii="Calibri" w:hAnsi="Calibri"/>
                <w:color w:val="auto"/>
              </w:rPr>
            </w:pPr>
            <w:r w:rsidRPr="005F1D4C">
              <w:rPr>
                <w:rFonts w:ascii="Calibri" w:hAnsi="Calibri"/>
                <w:color w:val="auto"/>
              </w:rPr>
              <w:t>Enterprise Imaging Consumer Portal Installation</w:t>
            </w:r>
          </w:p>
        </w:tc>
      </w:tr>
      <w:tr w:rsidR="00E5623C" w:rsidRPr="00B57E43" w:rsidTr="00850060">
        <w:tblPrEx>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Ex>
        <w:tc>
          <w:tcPr>
            <w:tcW w:w="3078" w:type="dxa"/>
            <w:vAlign w:val="center"/>
          </w:tcPr>
          <w:p w:rsidR="00E5623C" w:rsidRPr="005F1D4C" w:rsidRDefault="00E5623C" w:rsidP="00850060">
            <w:pPr>
              <w:spacing w:before="60" w:after="60"/>
              <w:rPr>
                <w:rFonts w:ascii="Calibri" w:hAnsi="Calibri" w:cs="Arial"/>
              </w:rPr>
            </w:pPr>
            <w:r w:rsidRPr="005F1D4C">
              <w:rPr>
                <w:rFonts w:ascii="Calibri" w:hAnsi="Calibri" w:cs="Arial"/>
              </w:rPr>
              <w:t>Portal</w:t>
            </w:r>
            <w:r>
              <w:rPr>
                <w:rFonts w:ascii="Calibri" w:hAnsi="Calibri" w:cs="Arial"/>
              </w:rPr>
              <w:t xml:space="preserve"> Installed</w:t>
            </w:r>
          </w:p>
        </w:tc>
        <w:tc>
          <w:tcPr>
            <w:tcW w:w="4860" w:type="dxa"/>
            <w:vAlign w:val="center"/>
          </w:tcPr>
          <w:p w:rsidR="00E5623C" w:rsidRPr="003F09F6" w:rsidRDefault="00E5623C" w:rsidP="00850060">
            <w:pPr>
              <w:spacing w:before="60" w:after="60"/>
              <w:rPr>
                <w:rStyle w:val="Emphasis"/>
                <w:rFonts w:ascii="Calibri" w:hAnsi="Calibri"/>
              </w:rPr>
            </w:pPr>
            <w:r>
              <w:rPr>
                <w:rStyle w:val="Emphasis"/>
                <w:rFonts w:ascii="Calibri" w:hAnsi="Calibri"/>
              </w:rPr>
              <w:t>YES</w:t>
            </w:r>
          </w:p>
        </w:tc>
      </w:tr>
      <w:tr w:rsidR="00E5623C" w:rsidRPr="00B57E43" w:rsidTr="00850060">
        <w:tblPrEx>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Ex>
        <w:tc>
          <w:tcPr>
            <w:tcW w:w="3078" w:type="dxa"/>
            <w:vAlign w:val="center"/>
          </w:tcPr>
          <w:p w:rsidR="00E5623C" w:rsidRPr="005F1D4C" w:rsidRDefault="00E5623C" w:rsidP="00850060">
            <w:pPr>
              <w:spacing w:before="60" w:after="60"/>
              <w:rPr>
                <w:rFonts w:ascii="Calibri" w:hAnsi="Calibri" w:cs="Arial"/>
              </w:rPr>
            </w:pPr>
            <w:r w:rsidRPr="005F1D4C">
              <w:rPr>
                <w:rFonts w:ascii="Calibri" w:hAnsi="Calibri" w:cs="Arial"/>
              </w:rPr>
              <w:t>Solution</w:t>
            </w:r>
          </w:p>
        </w:tc>
        <w:tc>
          <w:tcPr>
            <w:tcW w:w="4860" w:type="dxa"/>
            <w:vAlign w:val="center"/>
          </w:tcPr>
          <w:p w:rsidR="00E5623C" w:rsidRPr="003F09F6" w:rsidRDefault="00E5623C" w:rsidP="00850060">
            <w:pPr>
              <w:spacing w:before="60" w:after="60"/>
              <w:rPr>
                <w:rStyle w:val="Emphasis"/>
                <w:rFonts w:ascii="Calibri" w:hAnsi="Calibri"/>
              </w:rPr>
            </w:pPr>
            <w:r w:rsidRPr="003F09F6">
              <w:rPr>
                <w:rStyle w:val="Emphasis"/>
                <w:rFonts w:ascii="Calibri" w:hAnsi="Calibri"/>
              </w:rPr>
              <w:t>One; custom API between MphRx and XERO to upload studies</w:t>
            </w:r>
          </w:p>
        </w:tc>
      </w:tr>
      <w:tr w:rsidR="00E5623C" w:rsidRPr="00B57E43" w:rsidTr="00850060">
        <w:tblPrEx>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Ex>
        <w:tc>
          <w:tcPr>
            <w:tcW w:w="3078" w:type="dxa"/>
            <w:vAlign w:val="center"/>
          </w:tcPr>
          <w:p w:rsidR="00E5623C" w:rsidRPr="005F1D4C" w:rsidRDefault="00E5623C" w:rsidP="00850060">
            <w:pPr>
              <w:spacing w:before="60" w:after="60"/>
              <w:rPr>
                <w:rFonts w:ascii="Calibri" w:hAnsi="Calibri" w:cs="Arial"/>
              </w:rPr>
            </w:pPr>
            <w:r w:rsidRPr="005F1D4C">
              <w:rPr>
                <w:rFonts w:ascii="Calibri" w:hAnsi="Calibri" w:cs="Arial"/>
              </w:rPr>
              <w:t>Studies</w:t>
            </w:r>
          </w:p>
        </w:tc>
        <w:tc>
          <w:tcPr>
            <w:tcW w:w="4860" w:type="dxa"/>
            <w:vAlign w:val="center"/>
          </w:tcPr>
          <w:p w:rsidR="00E5623C" w:rsidRPr="003F09F6" w:rsidRDefault="00E5623C" w:rsidP="00850060">
            <w:pPr>
              <w:spacing w:before="60" w:after="60"/>
              <w:rPr>
                <w:rStyle w:val="Emphasis"/>
                <w:rFonts w:ascii="Calibri" w:hAnsi="Calibri"/>
              </w:rPr>
            </w:pPr>
            <w:r w:rsidRPr="003F09F6">
              <w:rPr>
                <w:rStyle w:val="Emphasis"/>
                <w:rFonts w:ascii="Calibri" w:hAnsi="Calibri"/>
              </w:rPr>
              <w:t>DICOM and non-DICOM studies</w:t>
            </w:r>
          </w:p>
        </w:tc>
      </w:tr>
      <w:tr w:rsidR="00E5623C" w:rsidRPr="00B57E43" w:rsidTr="00850060">
        <w:tblPrEx>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Ex>
        <w:tc>
          <w:tcPr>
            <w:tcW w:w="3078" w:type="dxa"/>
            <w:vAlign w:val="center"/>
          </w:tcPr>
          <w:p w:rsidR="00E5623C" w:rsidRPr="005F1D4C" w:rsidRDefault="00E5623C" w:rsidP="00850060">
            <w:pPr>
              <w:spacing w:before="60" w:after="60"/>
              <w:rPr>
                <w:rFonts w:ascii="Calibri" w:hAnsi="Calibri" w:cs="Arial"/>
              </w:rPr>
            </w:pPr>
            <w:r w:rsidRPr="005F1D4C">
              <w:rPr>
                <w:rFonts w:ascii="Calibri" w:hAnsi="Calibri" w:cs="Arial"/>
              </w:rPr>
              <w:t>Results / Questionnaires</w:t>
            </w:r>
          </w:p>
        </w:tc>
        <w:tc>
          <w:tcPr>
            <w:tcW w:w="4860" w:type="dxa"/>
            <w:vAlign w:val="center"/>
          </w:tcPr>
          <w:p w:rsidR="00E5623C" w:rsidRPr="003F09F6" w:rsidRDefault="00E5623C" w:rsidP="00850060">
            <w:pPr>
              <w:spacing w:before="60" w:after="60"/>
              <w:rPr>
                <w:rStyle w:val="Emphasis"/>
                <w:rFonts w:ascii="Calibri" w:hAnsi="Calibri"/>
              </w:rPr>
            </w:pPr>
            <w:r w:rsidRPr="003F09F6">
              <w:rPr>
                <w:rStyle w:val="Emphasis"/>
                <w:rFonts w:ascii="Calibri" w:hAnsi="Calibri"/>
              </w:rPr>
              <w:t>Results are not in scope, and questionnaires may come in an additional phase.</w:t>
            </w:r>
          </w:p>
        </w:tc>
      </w:tr>
      <w:tr w:rsidR="00E5623C" w:rsidRPr="00B57E43" w:rsidTr="00850060">
        <w:tblPrEx>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Ex>
        <w:tc>
          <w:tcPr>
            <w:tcW w:w="3078" w:type="dxa"/>
            <w:vAlign w:val="center"/>
          </w:tcPr>
          <w:p w:rsidR="00E5623C" w:rsidRPr="005F1D4C" w:rsidRDefault="00E5623C" w:rsidP="00850060">
            <w:pPr>
              <w:spacing w:before="60" w:after="60"/>
              <w:rPr>
                <w:rFonts w:ascii="Calibri" w:hAnsi="Calibri" w:cs="Arial"/>
              </w:rPr>
            </w:pPr>
            <w:r w:rsidRPr="005F1D4C">
              <w:rPr>
                <w:rFonts w:ascii="Calibri" w:hAnsi="Calibri" w:cs="Arial"/>
              </w:rPr>
              <w:t>System</w:t>
            </w:r>
          </w:p>
        </w:tc>
        <w:tc>
          <w:tcPr>
            <w:tcW w:w="4860" w:type="dxa"/>
            <w:vAlign w:val="center"/>
          </w:tcPr>
          <w:p w:rsidR="00E5623C" w:rsidRPr="003F09F6" w:rsidRDefault="00E5623C" w:rsidP="00850060">
            <w:pPr>
              <w:spacing w:before="60" w:after="60"/>
              <w:rPr>
                <w:rStyle w:val="Emphasis"/>
                <w:rFonts w:ascii="Calibri" w:hAnsi="Calibri"/>
              </w:rPr>
            </w:pPr>
            <w:r w:rsidRPr="003F09F6">
              <w:rPr>
                <w:rStyle w:val="Emphasis"/>
                <w:rFonts w:ascii="Calibri" w:hAnsi="Calibri"/>
              </w:rPr>
              <w:t>Virtualized (VMWare)</w:t>
            </w:r>
          </w:p>
        </w:tc>
      </w:tr>
      <w:tr w:rsidR="00E5623C" w:rsidRPr="00B57E43" w:rsidTr="00850060">
        <w:tblPrEx>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Ex>
        <w:tc>
          <w:tcPr>
            <w:tcW w:w="3078" w:type="dxa"/>
            <w:vAlign w:val="center"/>
          </w:tcPr>
          <w:p w:rsidR="00E5623C" w:rsidRPr="005F1D4C" w:rsidRDefault="00E5623C" w:rsidP="00850060">
            <w:pPr>
              <w:spacing w:before="60" w:after="60"/>
              <w:rPr>
                <w:rFonts w:ascii="Calibri" w:hAnsi="Calibri" w:cs="Arial"/>
              </w:rPr>
            </w:pPr>
            <w:r w:rsidRPr="005F1D4C">
              <w:rPr>
                <w:rFonts w:ascii="Calibri" w:hAnsi="Calibri" w:cs="Arial"/>
              </w:rPr>
              <w:t>Professional Services</w:t>
            </w:r>
          </w:p>
        </w:tc>
        <w:tc>
          <w:tcPr>
            <w:tcW w:w="4860" w:type="dxa"/>
            <w:vAlign w:val="center"/>
          </w:tcPr>
          <w:p w:rsidR="00E5623C" w:rsidRPr="003F09F6" w:rsidRDefault="00E5623C" w:rsidP="00850060">
            <w:pPr>
              <w:spacing w:before="60" w:after="60"/>
              <w:rPr>
                <w:rStyle w:val="Emphasis"/>
                <w:rFonts w:ascii="Calibri" w:hAnsi="Calibri"/>
              </w:rPr>
            </w:pPr>
            <w:r w:rsidRPr="003F09F6">
              <w:rPr>
                <w:rStyle w:val="Emphasis"/>
                <w:rFonts w:ascii="Calibri" w:hAnsi="Calibri"/>
              </w:rPr>
              <w:t xml:space="preserve">Five </w:t>
            </w:r>
            <w:r>
              <w:rPr>
                <w:rStyle w:val="Emphasis"/>
                <w:rFonts w:ascii="Calibri" w:hAnsi="Calibri"/>
              </w:rPr>
              <w:t>(5) days</w:t>
            </w:r>
          </w:p>
        </w:tc>
      </w:tr>
      <w:tr w:rsidR="00E5623C" w:rsidRPr="00B57E43" w:rsidTr="00850060">
        <w:tblPrEx>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Ex>
        <w:tc>
          <w:tcPr>
            <w:tcW w:w="3078" w:type="dxa"/>
            <w:vAlign w:val="center"/>
          </w:tcPr>
          <w:p w:rsidR="00E5623C" w:rsidRPr="005F1D4C" w:rsidRDefault="00E5623C" w:rsidP="00850060">
            <w:pPr>
              <w:spacing w:before="60" w:after="60"/>
              <w:rPr>
                <w:rFonts w:ascii="Calibri" w:hAnsi="Calibri" w:cs="Arial"/>
              </w:rPr>
            </w:pPr>
            <w:r>
              <w:rPr>
                <w:rFonts w:ascii="Calibri" w:hAnsi="Calibri" w:cs="Arial"/>
              </w:rPr>
              <w:t>Testing</w:t>
            </w:r>
          </w:p>
        </w:tc>
        <w:tc>
          <w:tcPr>
            <w:tcW w:w="4860" w:type="dxa"/>
            <w:vAlign w:val="center"/>
          </w:tcPr>
          <w:p w:rsidR="00E5623C" w:rsidRPr="003F09F6" w:rsidRDefault="00E5623C" w:rsidP="00850060">
            <w:pPr>
              <w:spacing w:before="60" w:after="60"/>
              <w:rPr>
                <w:rStyle w:val="Emphasis"/>
                <w:rFonts w:ascii="Calibri" w:hAnsi="Calibri"/>
              </w:rPr>
            </w:pPr>
            <w:r>
              <w:rPr>
                <w:rStyle w:val="Emphasis"/>
                <w:rFonts w:ascii="Calibri" w:hAnsi="Calibri"/>
              </w:rPr>
              <w:t>One</w:t>
            </w:r>
            <w:r w:rsidRPr="003F09F6">
              <w:rPr>
                <w:rStyle w:val="Emphasis"/>
                <w:rFonts w:ascii="Calibri" w:hAnsi="Calibri"/>
              </w:rPr>
              <w:t xml:space="preserve"> </w:t>
            </w:r>
            <w:r>
              <w:rPr>
                <w:rStyle w:val="Emphasis"/>
                <w:rFonts w:ascii="Calibri" w:hAnsi="Calibri"/>
              </w:rPr>
              <w:t>(1) day per portal instance</w:t>
            </w:r>
          </w:p>
        </w:tc>
      </w:tr>
      <w:tr w:rsidR="00E5623C" w:rsidRPr="00B57E43" w:rsidTr="00850060">
        <w:tblPrEx>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Ex>
        <w:tc>
          <w:tcPr>
            <w:tcW w:w="3078" w:type="dxa"/>
            <w:vAlign w:val="center"/>
          </w:tcPr>
          <w:p w:rsidR="00E5623C" w:rsidRPr="005F1D4C" w:rsidRDefault="00E5623C" w:rsidP="00850060">
            <w:pPr>
              <w:spacing w:before="60" w:after="60"/>
              <w:rPr>
                <w:rFonts w:ascii="Calibri" w:hAnsi="Calibri" w:cs="Arial"/>
              </w:rPr>
            </w:pPr>
            <w:r>
              <w:rPr>
                <w:rFonts w:ascii="Calibri" w:hAnsi="Calibri" w:cs="Arial"/>
              </w:rPr>
              <w:t>Additional PS</w:t>
            </w:r>
          </w:p>
        </w:tc>
        <w:tc>
          <w:tcPr>
            <w:tcW w:w="4860" w:type="dxa"/>
            <w:vAlign w:val="center"/>
          </w:tcPr>
          <w:p w:rsidR="00E5623C" w:rsidRPr="003F09F6" w:rsidRDefault="00E5623C" w:rsidP="00850060">
            <w:pPr>
              <w:spacing w:before="60" w:after="60"/>
              <w:rPr>
                <w:rStyle w:val="Emphasis"/>
                <w:rFonts w:ascii="Calibri" w:hAnsi="Calibri"/>
              </w:rPr>
            </w:pPr>
            <w:r>
              <w:rPr>
                <w:rStyle w:val="Emphasis"/>
                <w:rFonts w:ascii="Calibri" w:hAnsi="Calibri"/>
              </w:rPr>
              <w:t xml:space="preserve">TBD; any </w:t>
            </w:r>
            <w:r w:rsidRPr="003F09F6">
              <w:rPr>
                <w:rStyle w:val="Emphasis"/>
                <w:rFonts w:ascii="Calibri" w:hAnsi="Calibri"/>
              </w:rPr>
              <w:t xml:space="preserve">custom PS included for custom </w:t>
            </w:r>
            <w:r>
              <w:rPr>
                <w:rStyle w:val="Emphasis"/>
                <w:rFonts w:ascii="Calibri" w:hAnsi="Calibri"/>
              </w:rPr>
              <w:t>i</w:t>
            </w:r>
            <w:r w:rsidRPr="003F09F6">
              <w:rPr>
                <w:rStyle w:val="Emphasis"/>
                <w:rFonts w:ascii="Calibri" w:hAnsi="Calibri"/>
              </w:rPr>
              <w:t>ntegration</w:t>
            </w:r>
          </w:p>
        </w:tc>
      </w:tr>
    </w:tbl>
    <w:p w:rsidR="00E5623C" w:rsidRPr="00871B45" w:rsidRDefault="00E5623C" w:rsidP="00E5623C">
      <w:pPr>
        <w:pStyle w:val="BodyText"/>
        <w:rPr>
          <w:lang w:val="en-CA" w:eastAsia="en-CA"/>
        </w:rPr>
      </w:pPr>
    </w:p>
    <w:p w:rsidR="00E5623C" w:rsidRPr="00B57E43" w:rsidRDefault="00E5623C" w:rsidP="00E5623C">
      <w:pPr>
        <w:pStyle w:val="BodyText"/>
        <w:numPr>
          <w:ilvl w:val="0"/>
          <w:numId w:val="13"/>
        </w:numPr>
        <w:rPr>
          <w:rFonts w:ascii="Calibri" w:hAnsi="Calibri"/>
          <w:lang w:val="en-CA" w:eastAsia="en-CA"/>
        </w:rPr>
      </w:pPr>
      <w:r>
        <w:rPr>
          <w:rFonts w:ascii="Calibri" w:hAnsi="Calibri"/>
          <w:lang w:val="en-CA" w:eastAsia="en-CA"/>
        </w:rPr>
        <w:t>Enterprise Imaging</w:t>
      </w:r>
      <w:r w:rsidRPr="00B57E43">
        <w:rPr>
          <w:rFonts w:ascii="Calibri" w:hAnsi="Calibri"/>
          <w:lang w:val="en-CA" w:eastAsia="en-CA"/>
        </w:rPr>
        <w:t xml:space="preserve"> </w:t>
      </w:r>
      <w:r>
        <w:rPr>
          <w:rFonts w:ascii="Calibri" w:hAnsi="Calibri"/>
        </w:rPr>
        <w:t xml:space="preserve">Patient and Physician upload </w:t>
      </w:r>
      <w:r w:rsidRPr="00B57E43">
        <w:rPr>
          <w:rFonts w:ascii="Calibri" w:hAnsi="Calibri"/>
          <w:lang w:val="en-CA" w:eastAsia="en-CA"/>
        </w:rPr>
        <w:t xml:space="preserve">will be a staged, pre-configured VM and a configuration guide will be available to Agfa services providing details to configure </w:t>
      </w:r>
      <w:r>
        <w:rPr>
          <w:rFonts w:ascii="Calibri" w:hAnsi="Calibri"/>
          <w:lang w:val="en-CA" w:eastAsia="en-CA"/>
        </w:rPr>
        <w:t>Enterprise Imaging patient and physician upload</w:t>
      </w:r>
      <w:r w:rsidRPr="00B57E43">
        <w:rPr>
          <w:rFonts w:ascii="Calibri" w:hAnsi="Calibri"/>
          <w:lang w:val="en-CA" w:eastAsia="en-CA"/>
        </w:rPr>
        <w:t xml:space="preserve">. </w:t>
      </w:r>
    </w:p>
    <w:p w:rsidR="00E5623C" w:rsidRPr="00B57E43" w:rsidRDefault="00E5623C" w:rsidP="00E5623C">
      <w:pPr>
        <w:pStyle w:val="BodyText"/>
        <w:numPr>
          <w:ilvl w:val="0"/>
          <w:numId w:val="13"/>
        </w:numPr>
        <w:rPr>
          <w:rFonts w:ascii="Calibri" w:hAnsi="Calibri"/>
          <w:lang w:val="en-CA" w:eastAsia="en-CA"/>
        </w:rPr>
      </w:pPr>
      <w:r>
        <w:rPr>
          <w:rFonts w:ascii="Calibri" w:hAnsi="Calibri"/>
          <w:lang w:val="en-CA" w:eastAsia="en-CA"/>
        </w:rPr>
        <w:t>Images are uploaded through an HTML5 upload interface where available, or through a JAVA based uploader where HTML5 is not available</w:t>
      </w:r>
      <w:r w:rsidRPr="00B57E43">
        <w:rPr>
          <w:rFonts w:ascii="Calibri" w:hAnsi="Calibri"/>
          <w:lang w:val="en-CA" w:eastAsia="en-CA"/>
        </w:rPr>
        <w:t xml:space="preserve">. </w:t>
      </w:r>
    </w:p>
    <w:p w:rsidR="00E5623C" w:rsidRPr="00B57E43" w:rsidRDefault="00E5623C" w:rsidP="00E5623C">
      <w:pPr>
        <w:numPr>
          <w:ilvl w:val="0"/>
          <w:numId w:val="13"/>
        </w:numPr>
        <w:rPr>
          <w:rFonts w:ascii="Calibri" w:hAnsi="Calibri"/>
          <w:lang w:val="en-CA" w:eastAsia="en-CA"/>
        </w:rPr>
      </w:pPr>
      <w:r w:rsidRPr="00B57E43">
        <w:rPr>
          <w:rFonts w:ascii="Calibri" w:hAnsi="Calibri"/>
        </w:rPr>
        <w:t>A Demilitarized Zone (DMZ) will need to be established – a physical or logical subnetwork that acts as an additional layer of security between the facility’s LAN and the internet.</w:t>
      </w:r>
    </w:p>
    <w:p w:rsidR="00E5623C" w:rsidRPr="00B57E43" w:rsidRDefault="00E5623C" w:rsidP="00E5623C">
      <w:pPr>
        <w:pStyle w:val="BodyText"/>
        <w:numPr>
          <w:ilvl w:val="0"/>
          <w:numId w:val="13"/>
        </w:numPr>
        <w:rPr>
          <w:rFonts w:ascii="Calibri" w:hAnsi="Calibri"/>
          <w:lang w:val="en-CA" w:eastAsia="en-CA"/>
        </w:rPr>
      </w:pPr>
      <w:r w:rsidRPr="00B57E43">
        <w:rPr>
          <w:rFonts w:ascii="Calibri" w:hAnsi="Calibri"/>
          <w:lang w:val="en-CA" w:eastAsia="en-CA"/>
        </w:rPr>
        <w:t>A web-based help guide will be ava</w:t>
      </w:r>
      <w:r>
        <w:rPr>
          <w:rFonts w:ascii="Calibri" w:hAnsi="Calibri"/>
          <w:lang w:val="en-CA" w:eastAsia="en-CA"/>
        </w:rPr>
        <w:t>ilable within the</w:t>
      </w:r>
      <w:r w:rsidRPr="00B57E43">
        <w:rPr>
          <w:rFonts w:ascii="Calibri" w:hAnsi="Calibri"/>
          <w:lang w:val="en-CA" w:eastAsia="en-CA"/>
        </w:rPr>
        <w:t xml:space="preserve"> user interface. </w:t>
      </w:r>
    </w:p>
    <w:p w:rsidR="00E5623C" w:rsidRPr="00B57E43" w:rsidRDefault="00E5623C" w:rsidP="00E5623C">
      <w:pPr>
        <w:pStyle w:val="BodyText"/>
        <w:numPr>
          <w:ilvl w:val="0"/>
          <w:numId w:val="13"/>
        </w:numPr>
        <w:rPr>
          <w:rFonts w:ascii="Calibri" w:hAnsi="Calibri"/>
          <w:lang w:val="en-CA" w:eastAsia="en-CA"/>
        </w:rPr>
      </w:pPr>
      <w:r w:rsidRPr="00B57E43">
        <w:rPr>
          <w:rFonts w:ascii="Calibri" w:hAnsi="Calibri"/>
          <w:lang w:val="en-CA" w:eastAsia="en-CA"/>
        </w:rPr>
        <w:t xml:space="preserve">Deployment of the </w:t>
      </w:r>
      <w:r>
        <w:rPr>
          <w:rFonts w:ascii="Calibri" w:hAnsi="Calibri"/>
          <w:lang w:val="en-CA" w:eastAsia="en-CA"/>
        </w:rPr>
        <w:t>Enterprise Imaging</w:t>
      </w:r>
      <w:r w:rsidRPr="00B57E43">
        <w:rPr>
          <w:rFonts w:ascii="Calibri" w:hAnsi="Calibri"/>
          <w:lang w:val="en-CA" w:eastAsia="en-CA"/>
        </w:rPr>
        <w:t xml:space="preserve"> </w:t>
      </w:r>
      <w:r>
        <w:rPr>
          <w:rFonts w:ascii="Calibri" w:hAnsi="Calibri"/>
        </w:rPr>
        <w:t>Transfer</w:t>
      </w:r>
      <w:r>
        <w:rPr>
          <w:rFonts w:ascii="Calibri" w:hAnsi="Calibri"/>
          <w:lang w:val="en-CA" w:eastAsia="en-CA"/>
        </w:rPr>
        <w:t xml:space="preserve"> solution needs to be completed prior to the installation of the Patient/physician portal</w:t>
      </w:r>
      <w:r w:rsidRPr="00B57E43">
        <w:rPr>
          <w:rFonts w:ascii="Calibri" w:hAnsi="Calibri"/>
          <w:lang w:val="en-CA" w:eastAsia="en-CA"/>
        </w:rPr>
        <w:t xml:space="preserve">. </w:t>
      </w:r>
    </w:p>
    <w:p w:rsidR="00E5623C" w:rsidRPr="00B57E43" w:rsidRDefault="00E5623C" w:rsidP="00E5623C">
      <w:pPr>
        <w:pStyle w:val="BodyText"/>
        <w:numPr>
          <w:ilvl w:val="0"/>
          <w:numId w:val="13"/>
        </w:numPr>
        <w:rPr>
          <w:rFonts w:ascii="Calibri" w:hAnsi="Calibri"/>
          <w:lang w:val="en-CA" w:eastAsia="en-CA"/>
        </w:rPr>
      </w:pPr>
      <w:r>
        <w:rPr>
          <w:rFonts w:ascii="Calibri" w:hAnsi="Calibri"/>
          <w:lang w:val="en-CA" w:eastAsia="en-CA"/>
        </w:rPr>
        <w:lastRenderedPageBreak/>
        <w:t>A Web form creation and deployment interface will be provided to allow for customer created workflows for patient and physician upload across various use cases.</w:t>
      </w:r>
      <w:r w:rsidRPr="00B57E43">
        <w:rPr>
          <w:rFonts w:ascii="Calibri" w:hAnsi="Calibri"/>
          <w:lang w:val="en-CA" w:eastAsia="en-CA"/>
        </w:rPr>
        <w:t xml:space="preserve"> </w:t>
      </w:r>
    </w:p>
    <w:p w:rsidR="00E5623C" w:rsidRPr="00B57E43" w:rsidRDefault="00E5623C" w:rsidP="00E5623C">
      <w:pPr>
        <w:pStyle w:val="Heading3"/>
        <w:numPr>
          <w:ilvl w:val="0"/>
          <w:numId w:val="0"/>
        </w:numPr>
        <w:ind w:left="720" w:hanging="720"/>
        <w:rPr>
          <w:rFonts w:ascii="Calibri" w:hAnsi="Calibri"/>
        </w:rPr>
      </w:pPr>
      <w:r>
        <w:rPr>
          <w:rFonts w:ascii="Calibri" w:hAnsi="Calibri"/>
        </w:rPr>
        <w:tab/>
        <w:t>Physical Deployment</w:t>
      </w:r>
    </w:p>
    <w:p w:rsidR="00E5623C" w:rsidRPr="00B57E43" w:rsidRDefault="00E5623C" w:rsidP="00E5623C">
      <w:pPr>
        <w:pStyle w:val="BodyText"/>
        <w:ind w:left="900"/>
        <w:rPr>
          <w:rFonts w:ascii="Calibri" w:hAnsi="Calibri"/>
        </w:rPr>
      </w:pPr>
      <w:r>
        <w:rPr>
          <w:rFonts w:ascii="Calibri" w:hAnsi="Calibri"/>
        </w:rPr>
        <w:t>Enterprise Imaging Patient and physician upload portal</w:t>
      </w:r>
      <w:r w:rsidRPr="00B57E43">
        <w:rPr>
          <w:rFonts w:ascii="Calibri" w:hAnsi="Calibri"/>
        </w:rPr>
        <w:t xml:space="preserve"> will be deployed </w:t>
      </w:r>
      <w:r>
        <w:rPr>
          <w:rFonts w:ascii="Calibri" w:hAnsi="Calibri"/>
        </w:rPr>
        <w:t>as a VM.</w:t>
      </w:r>
      <w:r w:rsidRPr="00B57E43">
        <w:rPr>
          <w:rFonts w:ascii="Calibri" w:hAnsi="Calibri"/>
        </w:rPr>
        <w:t xml:space="preserve"> All these virtual machines will run on ESXi server(s)</w:t>
      </w:r>
      <w:r>
        <w:rPr>
          <w:rFonts w:ascii="Calibri" w:hAnsi="Calibri"/>
        </w:rPr>
        <w:t>.</w:t>
      </w:r>
    </w:p>
    <w:p w:rsidR="00E5623C" w:rsidRPr="00B57E43" w:rsidRDefault="00E5623C" w:rsidP="00E5623C">
      <w:pPr>
        <w:pStyle w:val="Heading3"/>
        <w:numPr>
          <w:ilvl w:val="0"/>
          <w:numId w:val="0"/>
        </w:numPr>
        <w:ind w:left="720" w:hanging="720"/>
        <w:rPr>
          <w:rFonts w:ascii="Calibri" w:hAnsi="Calibri"/>
        </w:rPr>
      </w:pPr>
      <w:r>
        <w:rPr>
          <w:rFonts w:ascii="Calibri" w:hAnsi="Calibri"/>
        </w:rPr>
        <w:tab/>
      </w:r>
      <w:r w:rsidRPr="00B57E43">
        <w:rPr>
          <w:rFonts w:ascii="Calibri" w:hAnsi="Calibri"/>
        </w:rPr>
        <w:t>Service Approach:</w:t>
      </w:r>
    </w:p>
    <w:p w:rsidR="00E5623C" w:rsidRDefault="00E5623C" w:rsidP="00F654F8">
      <w:pPr>
        <w:pStyle w:val="ListBullet3"/>
        <w:numPr>
          <w:ilvl w:val="0"/>
          <w:numId w:val="40"/>
        </w:numPr>
        <w:rPr>
          <w:rFonts w:ascii="Calibri" w:hAnsi="Calibri"/>
        </w:rPr>
      </w:pPr>
      <w:r>
        <w:rPr>
          <w:rFonts w:ascii="Calibri" w:hAnsi="Calibri"/>
        </w:rPr>
        <w:t xml:space="preserve">First level support will be maintained by on-site Agfa.  </w:t>
      </w:r>
    </w:p>
    <w:p w:rsidR="00E5623C" w:rsidRPr="000D512F" w:rsidRDefault="00E5623C" w:rsidP="00F654F8">
      <w:pPr>
        <w:pStyle w:val="ListBullet3"/>
        <w:numPr>
          <w:ilvl w:val="0"/>
          <w:numId w:val="40"/>
        </w:numPr>
        <w:rPr>
          <w:rFonts w:ascii="Calibri" w:hAnsi="Calibri"/>
        </w:rPr>
      </w:pPr>
      <w:r w:rsidRPr="000D512F">
        <w:rPr>
          <w:rFonts w:ascii="Calibri" w:hAnsi="Calibri"/>
        </w:rPr>
        <w:t xml:space="preserve">Additional support will be </w:t>
      </w:r>
      <w:proofErr w:type="spellStart"/>
      <w:r w:rsidRPr="000D512F">
        <w:rPr>
          <w:rFonts w:ascii="Calibri" w:hAnsi="Calibri"/>
        </w:rPr>
        <w:t>co-ordinated</w:t>
      </w:r>
      <w:proofErr w:type="spellEnd"/>
      <w:r w:rsidRPr="000D512F">
        <w:rPr>
          <w:rFonts w:ascii="Calibri" w:hAnsi="Calibri"/>
        </w:rPr>
        <w:t xml:space="preserve"> through Agfa, but managed by MphRx team</w:t>
      </w:r>
      <w:r>
        <w:rPr>
          <w:rFonts w:ascii="Calibri" w:hAnsi="Calibri"/>
        </w:rPr>
        <w:t xml:space="preserve"> and </w:t>
      </w:r>
      <w:r w:rsidRPr="000D512F">
        <w:rPr>
          <w:rFonts w:ascii="Calibri" w:hAnsi="Calibri"/>
        </w:rPr>
        <w:t>delivered through MphRx.</w:t>
      </w:r>
    </w:p>
    <w:p w:rsidR="00E5623C" w:rsidRPr="00B57E43" w:rsidRDefault="00E5623C" w:rsidP="00E5623C">
      <w:pPr>
        <w:pStyle w:val="Heading3"/>
        <w:numPr>
          <w:ilvl w:val="0"/>
          <w:numId w:val="0"/>
        </w:numPr>
        <w:ind w:left="720" w:hanging="720"/>
        <w:rPr>
          <w:rFonts w:ascii="Calibri" w:hAnsi="Calibri"/>
        </w:rPr>
      </w:pPr>
      <w:r>
        <w:rPr>
          <w:rFonts w:ascii="Calibri" w:hAnsi="Calibri"/>
        </w:rPr>
        <w:tab/>
      </w:r>
      <w:r w:rsidRPr="00B57E43">
        <w:rPr>
          <w:rFonts w:ascii="Calibri" w:hAnsi="Calibri"/>
        </w:rPr>
        <w:t>Agfa Responsibilities:</w:t>
      </w:r>
    </w:p>
    <w:p w:rsidR="00E5623C" w:rsidRPr="00B57E43" w:rsidRDefault="00E5623C" w:rsidP="00F654F8">
      <w:pPr>
        <w:numPr>
          <w:ilvl w:val="0"/>
          <w:numId w:val="41"/>
        </w:numPr>
        <w:rPr>
          <w:rFonts w:ascii="Calibri" w:hAnsi="Calibri"/>
          <w:lang w:val="en-CA"/>
        </w:rPr>
      </w:pPr>
      <w:r w:rsidRPr="00B57E43">
        <w:rPr>
          <w:rFonts w:ascii="Calibri" w:hAnsi="Calibri"/>
          <w:lang w:val="en-CA"/>
        </w:rPr>
        <w:t xml:space="preserve">Execute </w:t>
      </w:r>
      <w:r>
        <w:rPr>
          <w:rFonts w:ascii="Calibri" w:hAnsi="Calibri"/>
          <w:lang w:val="en-CA"/>
        </w:rPr>
        <w:t>Enterprise Imaging</w:t>
      </w:r>
      <w:r w:rsidRPr="00B57E43">
        <w:rPr>
          <w:rFonts w:ascii="Calibri" w:hAnsi="Calibri"/>
          <w:lang w:val="en-CA"/>
        </w:rPr>
        <w:t xml:space="preserve"> </w:t>
      </w:r>
      <w:r>
        <w:rPr>
          <w:rFonts w:ascii="Calibri" w:hAnsi="Calibri"/>
        </w:rPr>
        <w:t>Transfer</w:t>
      </w:r>
      <w:r w:rsidRPr="00B57E43">
        <w:rPr>
          <w:rFonts w:ascii="Calibri" w:hAnsi="Calibri"/>
          <w:lang w:val="en-CA"/>
        </w:rPr>
        <w:t xml:space="preserve"> Service Approach as defined in this SOW section.</w:t>
      </w:r>
    </w:p>
    <w:p w:rsidR="00E5623C" w:rsidRPr="00B57E43" w:rsidRDefault="00E5623C" w:rsidP="00E5623C">
      <w:pPr>
        <w:pStyle w:val="Heading3"/>
        <w:numPr>
          <w:ilvl w:val="0"/>
          <w:numId w:val="0"/>
        </w:numPr>
        <w:ind w:left="720" w:hanging="720"/>
        <w:rPr>
          <w:rFonts w:ascii="Calibri" w:hAnsi="Calibri"/>
        </w:rPr>
      </w:pPr>
      <w:r>
        <w:rPr>
          <w:rFonts w:ascii="Calibri" w:hAnsi="Calibri"/>
        </w:rPr>
        <w:tab/>
      </w:r>
      <w:r w:rsidRPr="00B57E43">
        <w:rPr>
          <w:rFonts w:ascii="Calibri" w:hAnsi="Calibri"/>
        </w:rPr>
        <w:t>Customer Responsibilities:</w:t>
      </w:r>
    </w:p>
    <w:p w:rsidR="00E5623C" w:rsidRPr="00B57E43" w:rsidRDefault="00E5623C" w:rsidP="00F654F8">
      <w:pPr>
        <w:numPr>
          <w:ilvl w:val="0"/>
          <w:numId w:val="41"/>
        </w:numPr>
        <w:rPr>
          <w:rFonts w:ascii="Calibri" w:hAnsi="Calibri"/>
          <w:lang w:val="en-CA"/>
        </w:rPr>
      </w:pPr>
      <w:r w:rsidRPr="00B57E43">
        <w:rPr>
          <w:rFonts w:ascii="Calibri" w:hAnsi="Calibri"/>
          <w:lang w:val="en-CA"/>
        </w:rPr>
        <w:t>Provide Customer and/or Customer Vendor resources to assist Agfa in the Service Approach.</w:t>
      </w:r>
    </w:p>
    <w:p w:rsidR="00E5623C" w:rsidRPr="00B57E43" w:rsidRDefault="00E5623C" w:rsidP="00F654F8">
      <w:pPr>
        <w:numPr>
          <w:ilvl w:val="0"/>
          <w:numId w:val="41"/>
        </w:numPr>
        <w:rPr>
          <w:rFonts w:ascii="Calibri" w:hAnsi="Calibri"/>
          <w:lang w:val="en-CA"/>
        </w:rPr>
      </w:pPr>
      <w:r w:rsidRPr="00B57E43">
        <w:rPr>
          <w:rFonts w:ascii="Calibri" w:hAnsi="Calibri"/>
          <w:lang w:val="en-CA"/>
        </w:rPr>
        <w:t>Customer shall be responsible for providing the supporting infrastructure such as, but not limited to, equipment ready server &amp; diagnostic rooms (air conditioning, lighting, etc.).</w:t>
      </w:r>
    </w:p>
    <w:p w:rsidR="00E5623C" w:rsidRPr="00B57E43" w:rsidRDefault="00E5623C" w:rsidP="00F654F8">
      <w:pPr>
        <w:numPr>
          <w:ilvl w:val="0"/>
          <w:numId w:val="41"/>
        </w:numPr>
        <w:rPr>
          <w:rFonts w:ascii="Calibri" w:hAnsi="Calibri"/>
          <w:lang w:val="en-CA" w:eastAsia="en-CA"/>
        </w:rPr>
      </w:pPr>
      <w:r w:rsidRPr="00B57E43">
        <w:rPr>
          <w:rFonts w:ascii="Calibri" w:hAnsi="Calibri"/>
        </w:rPr>
        <w:t xml:space="preserve">Rack </w:t>
      </w:r>
      <w:r>
        <w:rPr>
          <w:rFonts w:ascii="Calibri" w:hAnsi="Calibri"/>
        </w:rPr>
        <w:t>Enterprise Imaging</w:t>
      </w:r>
      <w:r w:rsidRPr="00B57E43">
        <w:rPr>
          <w:rFonts w:ascii="Calibri" w:hAnsi="Calibri"/>
        </w:rPr>
        <w:t xml:space="preserve"> Server Hardware</w:t>
      </w:r>
      <w:r>
        <w:rPr>
          <w:rFonts w:ascii="Calibri" w:hAnsi="Calibri"/>
        </w:rPr>
        <w:t xml:space="preserve"> (or create VM)</w:t>
      </w:r>
      <w:r w:rsidRPr="00B57E43">
        <w:rPr>
          <w:rFonts w:ascii="Calibri" w:hAnsi="Calibri"/>
        </w:rPr>
        <w:t xml:space="preserve"> and connect to network. </w:t>
      </w:r>
    </w:p>
    <w:p w:rsidR="00E5623C" w:rsidRPr="00B57E43" w:rsidRDefault="00E5623C" w:rsidP="00F654F8">
      <w:pPr>
        <w:numPr>
          <w:ilvl w:val="0"/>
          <w:numId w:val="41"/>
        </w:numPr>
        <w:rPr>
          <w:rFonts w:ascii="Calibri" w:hAnsi="Calibri"/>
          <w:lang w:val="en-CA" w:eastAsia="en-CA"/>
        </w:rPr>
      </w:pPr>
      <w:r w:rsidRPr="00B57E43">
        <w:rPr>
          <w:rFonts w:ascii="Calibri" w:hAnsi="Calibri"/>
        </w:rPr>
        <w:t xml:space="preserve">Provide redundant power circuits to </w:t>
      </w:r>
      <w:r>
        <w:rPr>
          <w:rFonts w:ascii="Calibri" w:hAnsi="Calibri"/>
        </w:rPr>
        <w:t>Enterprise Imaging</w:t>
      </w:r>
      <w:r w:rsidRPr="00B57E43">
        <w:rPr>
          <w:rFonts w:ascii="Calibri" w:hAnsi="Calibri"/>
        </w:rPr>
        <w:t xml:space="preserve"> Servers.</w:t>
      </w:r>
    </w:p>
    <w:p w:rsidR="00E5623C" w:rsidRPr="005008E1" w:rsidRDefault="00E5623C" w:rsidP="00F654F8">
      <w:pPr>
        <w:numPr>
          <w:ilvl w:val="0"/>
          <w:numId w:val="41"/>
        </w:numPr>
        <w:rPr>
          <w:rStyle w:val="Emphasis"/>
          <w:rFonts w:ascii="Calibri" w:hAnsi="Calibri"/>
          <w:i w:val="0"/>
          <w:iCs w:val="0"/>
        </w:rPr>
      </w:pPr>
      <w:r w:rsidRPr="00B57E43">
        <w:rPr>
          <w:rFonts w:ascii="Calibri" w:hAnsi="Calibri"/>
        </w:rPr>
        <w:t xml:space="preserve">Validation of </w:t>
      </w:r>
      <w:r>
        <w:rPr>
          <w:rFonts w:ascii="Calibri" w:hAnsi="Calibri"/>
        </w:rPr>
        <w:t>Enterprise Imaging</w:t>
      </w:r>
      <w:r w:rsidRPr="00B57E43">
        <w:rPr>
          <w:rFonts w:ascii="Calibri" w:hAnsi="Calibri"/>
        </w:rPr>
        <w:t xml:space="preserve"> </w:t>
      </w:r>
      <w:r w:rsidR="001D3E62">
        <w:rPr>
          <w:rFonts w:ascii="Calibri" w:hAnsi="Calibri"/>
        </w:rPr>
        <w:t xml:space="preserve">Portal </w:t>
      </w:r>
      <w:r>
        <w:rPr>
          <w:rFonts w:ascii="Calibri" w:hAnsi="Calibri"/>
        </w:rPr>
        <w:t>and Patient/Physician workflow</w:t>
      </w:r>
      <w:r w:rsidRPr="00B57E43">
        <w:rPr>
          <w:rFonts w:ascii="Calibri" w:hAnsi="Calibri"/>
        </w:rPr>
        <w:t>.</w:t>
      </w:r>
    </w:p>
    <w:p w:rsidR="00E5623C" w:rsidRPr="00E5623C" w:rsidRDefault="00E5623C" w:rsidP="00E5623C">
      <w:pPr>
        <w:pStyle w:val="BoxedTechnicalSpec"/>
        <w:rPr>
          <w:rFonts w:ascii="Calibri" w:hAnsi="Calibri" w:cs="Calibri"/>
        </w:rPr>
      </w:pPr>
      <w:r w:rsidRPr="00800D33">
        <w:rPr>
          <w:rFonts w:ascii="Calibri" w:hAnsi="Calibri" w:cs="Calibri"/>
        </w:rPr>
        <w:t xml:space="preserve">The customer Project Manager will be requested to acknowledge the completion of the </w:t>
      </w:r>
      <w:r>
        <w:rPr>
          <w:rFonts w:ascii="Calibri" w:hAnsi="Calibri" w:cs="Calibri"/>
        </w:rPr>
        <w:t xml:space="preserve">Consumer Portal </w:t>
      </w:r>
      <w:r w:rsidRPr="00800D33">
        <w:rPr>
          <w:rFonts w:ascii="Calibri" w:hAnsi="Calibri" w:cs="Calibri"/>
        </w:rPr>
        <w:t xml:space="preserve">Departmental Deployment Service by signature of </w:t>
      </w:r>
      <w:r w:rsidRPr="00800D33">
        <w:rPr>
          <w:rFonts w:ascii="Calibri" w:hAnsi="Calibri" w:cs="Calibri"/>
          <w:i/>
          <w:iCs/>
        </w:rPr>
        <w:t>Clinical Acceptance Test Plan</w:t>
      </w:r>
      <w:r>
        <w:rPr>
          <w:rFonts w:ascii="Calibri" w:hAnsi="Calibri" w:cs="Calibri"/>
        </w:rPr>
        <w:t>.</w:t>
      </w:r>
    </w:p>
    <w:p w:rsidR="00CD36AE" w:rsidRPr="000D1685" w:rsidRDefault="00CD36AE" w:rsidP="0098306D">
      <w:pPr>
        <w:pStyle w:val="Heading3"/>
        <w:numPr>
          <w:ilvl w:val="2"/>
          <w:numId w:val="68"/>
        </w:numPr>
        <w:rPr>
          <w:rFonts w:ascii="Calibri" w:hAnsi="Calibri" w:cs="Calibri"/>
          <w:sz w:val="28"/>
          <w:szCs w:val="28"/>
        </w:rPr>
      </w:pPr>
      <w:r w:rsidRPr="000D1685">
        <w:rPr>
          <w:rFonts w:ascii="Calibri" w:hAnsi="Calibri" w:cs="Calibri"/>
          <w:sz w:val="28"/>
          <w:szCs w:val="28"/>
        </w:rPr>
        <w:t xml:space="preserve">Enterprise Imaging </w:t>
      </w:r>
      <w:r>
        <w:rPr>
          <w:rFonts w:ascii="Calibri" w:hAnsi="Calibri" w:cs="Calibri"/>
          <w:sz w:val="28"/>
          <w:szCs w:val="28"/>
        </w:rPr>
        <w:t xml:space="preserve">Business Intelligence (BI) </w:t>
      </w:r>
      <w:r w:rsidRPr="000D1685">
        <w:rPr>
          <w:rFonts w:ascii="Calibri" w:hAnsi="Calibri" w:cs="Calibri"/>
          <w:sz w:val="28"/>
          <w:szCs w:val="28"/>
        </w:rPr>
        <w:t xml:space="preserve">Installation </w:t>
      </w:r>
    </w:p>
    <w:p w:rsidR="00CD36AE" w:rsidRPr="006C315C" w:rsidRDefault="00CD36AE" w:rsidP="00CD36AE">
      <w:pPr>
        <w:pStyle w:val="Heading3"/>
        <w:numPr>
          <w:ilvl w:val="0"/>
          <w:numId w:val="0"/>
        </w:numPr>
        <w:ind w:left="720" w:hanging="720"/>
        <w:rPr>
          <w:rFonts w:ascii="Calibri" w:hAnsi="Calibri" w:cs="Calibri"/>
        </w:rPr>
      </w:pPr>
      <w:r w:rsidRPr="000D1685">
        <w:rPr>
          <w:rFonts w:ascii="Calibri" w:hAnsi="Calibri" w:cs="Calibri"/>
        </w:rPr>
        <w:tab/>
      </w:r>
      <w:r w:rsidRPr="006C315C">
        <w:rPr>
          <w:rFonts w:ascii="Calibri" w:hAnsi="Calibri" w:cs="Calibri"/>
        </w:rPr>
        <w:t>Purpose</w:t>
      </w:r>
    </w:p>
    <w:p w:rsidR="00CE2D14" w:rsidRPr="006C315C" w:rsidRDefault="00CE2D14" w:rsidP="00CE2D14">
      <w:pPr>
        <w:pStyle w:val="BodyText"/>
        <w:ind w:left="360"/>
        <w:rPr>
          <w:rFonts w:ascii="Calibri" w:hAnsi="Calibri" w:cs="Calibri"/>
        </w:rPr>
      </w:pPr>
      <w:r w:rsidRPr="006C315C">
        <w:rPr>
          <w:rFonts w:ascii="Calibri" w:hAnsi="Calibri" w:cs="Calibri"/>
        </w:rPr>
        <w:t>Enterprise Imaging BI is a data warehouse and database reporting solution. The solution moves and transforms data from Enterprise Imaging VNA and Enterprise Imaging databases to a Data Warehouse database. On top of this DW database a simplified business model view is created that allows customers to easily create and view (BI) reports through a reporting tool (OBI).</w:t>
      </w:r>
    </w:p>
    <w:p w:rsidR="00CE2D14" w:rsidRPr="006C315C" w:rsidRDefault="00CE2D14" w:rsidP="00CE2D14">
      <w:pPr>
        <w:ind w:left="360"/>
        <w:rPr>
          <w:rFonts w:ascii="Calibri" w:hAnsi="Calibri" w:cs="Calibri"/>
          <w:lang w:eastAsia="en-US"/>
        </w:rPr>
      </w:pPr>
      <w:r w:rsidRPr="006C315C">
        <w:rPr>
          <w:rFonts w:ascii="Calibri" w:hAnsi="Calibri" w:cs="Calibri"/>
          <w:lang w:eastAsia="en-US"/>
        </w:rPr>
        <w:t>Following use cases apply to the Enterprise Imaging BI end user:</w:t>
      </w:r>
    </w:p>
    <w:p w:rsidR="00CE2D14" w:rsidRPr="006C315C" w:rsidRDefault="00CE2D14" w:rsidP="00F654F8">
      <w:pPr>
        <w:numPr>
          <w:ilvl w:val="0"/>
          <w:numId w:val="45"/>
        </w:numPr>
        <w:spacing w:after="0"/>
        <w:rPr>
          <w:rFonts w:ascii="Calibri" w:hAnsi="Calibri" w:cs="Calibri"/>
          <w:lang w:eastAsia="en-US"/>
        </w:rPr>
      </w:pPr>
      <w:r w:rsidRPr="006C315C">
        <w:rPr>
          <w:rFonts w:ascii="Calibri" w:hAnsi="Calibri" w:cs="Calibri"/>
          <w:lang w:eastAsia="en-US"/>
        </w:rPr>
        <w:t>As an Enterprise Imaging BI author I want to be able to create and/or edit reports and/or graphs on data available in my Enterprise Imaging Server and/or Enterprise Imaging VNA databases.</w:t>
      </w:r>
    </w:p>
    <w:p w:rsidR="00CE2D14" w:rsidRPr="006C315C" w:rsidRDefault="00CE2D14" w:rsidP="00F654F8">
      <w:pPr>
        <w:numPr>
          <w:ilvl w:val="0"/>
          <w:numId w:val="45"/>
        </w:numPr>
        <w:spacing w:after="0"/>
        <w:rPr>
          <w:rFonts w:ascii="Calibri" w:hAnsi="Calibri" w:cs="Calibri"/>
          <w:lang w:eastAsia="en-US"/>
        </w:rPr>
      </w:pPr>
      <w:r w:rsidRPr="006C315C">
        <w:rPr>
          <w:rFonts w:ascii="Calibri" w:hAnsi="Calibri" w:cs="Calibri"/>
          <w:lang w:eastAsia="en-US"/>
        </w:rPr>
        <w:t>As an Enterprise Imaging BI consumer I want to be able to run reports and/or graphs on data available in my Enterprise Imaging Server and/or Enterprise Imaging VNA databases.</w:t>
      </w:r>
    </w:p>
    <w:p w:rsidR="00CE2D14" w:rsidRPr="006C315C" w:rsidRDefault="00CE2D14" w:rsidP="00CE2D14">
      <w:pPr>
        <w:spacing w:after="0"/>
        <w:rPr>
          <w:rFonts w:ascii="Calibri" w:hAnsi="Calibri" w:cs="Calibri"/>
          <w:lang w:eastAsia="en-US"/>
        </w:rPr>
      </w:pPr>
    </w:p>
    <w:p w:rsidR="00CE2D14" w:rsidRPr="006C315C" w:rsidRDefault="00CE2D14" w:rsidP="00CE2D14">
      <w:pPr>
        <w:ind w:left="360"/>
        <w:rPr>
          <w:rFonts w:ascii="Calibri" w:hAnsi="Calibri" w:cs="Calibri"/>
          <w:lang w:eastAsia="en-US"/>
        </w:rPr>
      </w:pPr>
      <w:r w:rsidRPr="006C315C">
        <w:rPr>
          <w:rFonts w:ascii="Calibri" w:hAnsi="Calibri" w:cs="Calibri"/>
          <w:lang w:eastAsia="en-US"/>
        </w:rPr>
        <w:t>Enterprise Imaging comes with a Standard BI offering – This includes:</w:t>
      </w:r>
    </w:p>
    <w:p w:rsidR="00CE2D14" w:rsidRPr="006C315C" w:rsidRDefault="00CE2D14" w:rsidP="00F654F8">
      <w:pPr>
        <w:numPr>
          <w:ilvl w:val="0"/>
          <w:numId w:val="44"/>
        </w:numPr>
        <w:rPr>
          <w:rFonts w:ascii="Calibri" w:hAnsi="Calibri" w:cs="Calibri"/>
          <w:lang w:eastAsia="en-US"/>
        </w:rPr>
      </w:pPr>
      <w:r w:rsidRPr="006C315C">
        <w:rPr>
          <w:rFonts w:ascii="Calibri" w:hAnsi="Calibri" w:cs="Calibri"/>
          <w:lang w:eastAsia="en-US"/>
        </w:rPr>
        <w:t>5 Author licenses – allows different departments to view and create their own reports.</w:t>
      </w:r>
    </w:p>
    <w:p w:rsidR="00CE2D14" w:rsidRPr="006C315C" w:rsidRDefault="00CE2D14" w:rsidP="00F654F8">
      <w:pPr>
        <w:numPr>
          <w:ilvl w:val="0"/>
          <w:numId w:val="44"/>
        </w:numPr>
        <w:rPr>
          <w:rFonts w:ascii="Calibri" w:hAnsi="Calibri" w:cs="Calibri"/>
          <w:lang w:eastAsia="en-US"/>
        </w:rPr>
      </w:pPr>
      <w:r w:rsidRPr="006C315C">
        <w:rPr>
          <w:rFonts w:ascii="Calibri" w:hAnsi="Calibri" w:cs="Calibri"/>
          <w:lang w:eastAsia="en-US"/>
        </w:rPr>
        <w:lastRenderedPageBreak/>
        <w:t xml:space="preserve">BI Implementation – Service Installation is free, project management and </w:t>
      </w:r>
      <w:proofErr w:type="gramStart"/>
      <w:r w:rsidRPr="006C315C">
        <w:rPr>
          <w:rFonts w:ascii="Calibri" w:hAnsi="Calibri" w:cs="Calibri"/>
          <w:lang w:eastAsia="en-US"/>
        </w:rPr>
        <w:t>customer training have</w:t>
      </w:r>
      <w:proofErr w:type="gramEnd"/>
      <w:r w:rsidRPr="006C315C">
        <w:rPr>
          <w:rFonts w:ascii="Calibri" w:hAnsi="Calibri" w:cs="Calibri"/>
          <w:lang w:eastAsia="en-US"/>
        </w:rPr>
        <w:t xml:space="preserve"> fees attached.  Additional hardware resource requirements are the responsibility of the customer.</w:t>
      </w:r>
    </w:p>
    <w:p w:rsidR="00CE2D14" w:rsidRPr="006C315C" w:rsidRDefault="00CE2D14" w:rsidP="00F654F8">
      <w:pPr>
        <w:numPr>
          <w:ilvl w:val="0"/>
          <w:numId w:val="44"/>
        </w:numPr>
        <w:rPr>
          <w:rFonts w:ascii="Calibri" w:hAnsi="Calibri" w:cs="Calibri"/>
          <w:lang w:eastAsia="en-US"/>
        </w:rPr>
      </w:pPr>
      <w:r w:rsidRPr="006C315C">
        <w:rPr>
          <w:rFonts w:ascii="Calibri" w:hAnsi="Calibri" w:cs="Calibri"/>
          <w:lang w:eastAsia="en-US"/>
        </w:rPr>
        <w:t>Set of Management Reports – 14 operational metrics reports &amp; 11 dashboards</w:t>
      </w:r>
    </w:p>
    <w:p w:rsidR="00CE2D14" w:rsidRPr="006C315C" w:rsidRDefault="00CE2D14" w:rsidP="00CE2D14">
      <w:pPr>
        <w:ind w:left="360"/>
        <w:rPr>
          <w:rFonts w:ascii="Calibri" w:hAnsi="Calibri" w:cs="Calibri"/>
          <w:lang w:eastAsia="en-US"/>
        </w:rPr>
      </w:pPr>
      <w:r w:rsidRPr="006C315C">
        <w:rPr>
          <w:rFonts w:ascii="Calibri" w:hAnsi="Calibri" w:cs="Calibri"/>
          <w:lang w:eastAsia="en-US"/>
        </w:rPr>
        <w:t>Add on offerings are available for purchase:</w:t>
      </w:r>
    </w:p>
    <w:p w:rsidR="00CE2D14" w:rsidRPr="006C315C" w:rsidRDefault="00CE2D14" w:rsidP="00F654F8">
      <w:pPr>
        <w:numPr>
          <w:ilvl w:val="0"/>
          <w:numId w:val="46"/>
        </w:numPr>
        <w:rPr>
          <w:rFonts w:ascii="Calibri" w:hAnsi="Calibri" w:cs="Calibri"/>
          <w:lang w:eastAsia="en-US"/>
        </w:rPr>
      </w:pPr>
      <w:r w:rsidRPr="006C315C">
        <w:rPr>
          <w:rFonts w:ascii="Calibri" w:hAnsi="Calibri" w:cs="Calibri"/>
          <w:lang w:eastAsia="en-US"/>
        </w:rPr>
        <w:t>Additional available reports – Patient List, Procedural, VNA volume</w:t>
      </w:r>
    </w:p>
    <w:p w:rsidR="00CE2D14" w:rsidRPr="006C315C" w:rsidRDefault="00CE2D14" w:rsidP="00F654F8">
      <w:pPr>
        <w:numPr>
          <w:ilvl w:val="0"/>
          <w:numId w:val="46"/>
        </w:numPr>
        <w:rPr>
          <w:rFonts w:ascii="Calibri" w:hAnsi="Calibri" w:cs="Calibri"/>
          <w:lang w:eastAsia="en-US"/>
        </w:rPr>
      </w:pPr>
      <w:r w:rsidRPr="006C315C">
        <w:rPr>
          <w:rFonts w:ascii="Calibri" w:hAnsi="Calibri" w:cs="Calibri"/>
          <w:lang w:eastAsia="en-US"/>
        </w:rPr>
        <w:t>Additional user licenses – Authors and consumers</w:t>
      </w:r>
    </w:p>
    <w:p w:rsidR="00CE2D14" w:rsidRPr="006C315C" w:rsidRDefault="00CE2D14" w:rsidP="00F654F8">
      <w:pPr>
        <w:numPr>
          <w:ilvl w:val="0"/>
          <w:numId w:val="46"/>
        </w:numPr>
        <w:rPr>
          <w:rFonts w:ascii="Calibri" w:hAnsi="Calibri" w:cs="Calibri"/>
          <w:lang w:eastAsia="en-US"/>
        </w:rPr>
      </w:pPr>
      <w:r w:rsidRPr="006C315C">
        <w:rPr>
          <w:rFonts w:ascii="Calibri" w:hAnsi="Calibri" w:cs="Calibri"/>
          <w:lang w:eastAsia="en-US"/>
        </w:rPr>
        <w:t>Professional Services -- Customized reports, system configurations, additional training, and workshops</w:t>
      </w:r>
    </w:p>
    <w:p w:rsidR="00CE2D14" w:rsidRPr="006C315C" w:rsidRDefault="00CE2D14" w:rsidP="00CE2D14">
      <w:pPr>
        <w:pStyle w:val="BodyText"/>
        <w:rPr>
          <w:rFonts w:ascii="Calibri" w:hAnsi="Calibri" w:cs="Calibri"/>
        </w:rPr>
      </w:pPr>
      <w:r w:rsidRPr="006C315C">
        <w:rPr>
          <w:rFonts w:ascii="Calibri" w:hAnsi="Calibri" w:cs="Calibri"/>
        </w:rPr>
        <w:t xml:space="preserve">Management Reports is installed on a virtual machine hosted by a server running </w:t>
      </w:r>
      <w:r w:rsidRPr="006C315C">
        <w:rPr>
          <w:rFonts w:ascii="Calibri" w:hAnsi="Calibri" w:cs="Calibri"/>
          <w:b/>
        </w:rPr>
        <w:t>VMware ESXi 5.x</w:t>
      </w:r>
      <w:r w:rsidRPr="006C315C">
        <w:rPr>
          <w:rFonts w:ascii="Calibri" w:hAnsi="Calibri" w:cs="Calibri"/>
        </w:rPr>
        <w:t xml:space="preserve"> Server or on the customer’s existing VMware infrastructure. The virtual machine uses </w:t>
      </w:r>
      <w:r w:rsidRPr="006C315C">
        <w:rPr>
          <w:rFonts w:ascii="Calibri" w:hAnsi="Calibri" w:cs="Calibri"/>
          <w:b/>
        </w:rPr>
        <w:t>Windows 2012 R2</w:t>
      </w:r>
      <w:r w:rsidRPr="006C315C">
        <w:rPr>
          <w:rFonts w:ascii="Calibri" w:hAnsi="Calibri" w:cs="Calibri"/>
        </w:rPr>
        <w:t xml:space="preserve"> (64 bit only) Server OS. The solution consists of the Oracle 11g </w:t>
      </w:r>
      <w:r w:rsidRPr="006C315C">
        <w:rPr>
          <w:rFonts w:ascii="Calibri" w:hAnsi="Calibri" w:cs="Calibri"/>
          <w:b/>
        </w:rPr>
        <w:t>Analytics Engine</w:t>
      </w:r>
      <w:r w:rsidRPr="006C315C">
        <w:rPr>
          <w:rFonts w:ascii="Calibri" w:hAnsi="Calibri" w:cs="Calibri"/>
        </w:rPr>
        <w:t xml:space="preserve"> services, the data </w:t>
      </w:r>
      <w:r w:rsidRPr="006C315C">
        <w:rPr>
          <w:rFonts w:ascii="Calibri" w:hAnsi="Calibri" w:cs="Calibri"/>
          <w:b/>
        </w:rPr>
        <w:t>Extraction, Transformation and Loading</w:t>
      </w:r>
      <w:r w:rsidRPr="006C315C">
        <w:rPr>
          <w:rFonts w:ascii="Calibri" w:hAnsi="Calibri" w:cs="Calibri"/>
        </w:rPr>
        <w:t xml:space="preserve"> (ETL) services and the Oracle 11g </w:t>
      </w:r>
      <w:r w:rsidRPr="006C315C">
        <w:rPr>
          <w:rFonts w:ascii="Calibri" w:hAnsi="Calibri" w:cs="Calibri"/>
          <w:b/>
        </w:rPr>
        <w:t>Data Warehouse</w:t>
      </w:r>
      <w:r w:rsidRPr="006C315C">
        <w:rPr>
          <w:rFonts w:ascii="Calibri" w:hAnsi="Calibri" w:cs="Calibri"/>
        </w:rPr>
        <w:t xml:space="preserve"> instance.</w:t>
      </w:r>
    </w:p>
    <w:p w:rsidR="00CE2D14" w:rsidRDefault="0098306D" w:rsidP="00CE2D14">
      <w:pPr>
        <w:ind w:left="360"/>
        <w:rPr>
          <w:lang w:eastAsia="en-US"/>
        </w:rPr>
      </w:pPr>
      <w:r>
        <w:rPr>
          <w:noProof/>
          <w:lang w:eastAsia="zh-TW"/>
        </w:rPr>
        <w:drawing>
          <wp:inline distT="0" distB="0" distL="0" distR="0" wp14:anchorId="1C94744A" wp14:editId="063DEF43">
            <wp:extent cx="5396230" cy="3054985"/>
            <wp:effectExtent l="0" t="0" r="0" b="0"/>
            <wp:docPr id="20" name="Picture 20" descr="IMPAX_BI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PAX_BI_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6230" cy="3054985"/>
                    </a:xfrm>
                    <a:prstGeom prst="rect">
                      <a:avLst/>
                    </a:prstGeom>
                    <a:noFill/>
                    <a:ln>
                      <a:noFill/>
                    </a:ln>
                  </pic:spPr>
                </pic:pic>
              </a:graphicData>
            </a:graphic>
          </wp:inline>
        </w:drawing>
      </w:r>
    </w:p>
    <w:p w:rsidR="00CE2D14" w:rsidRDefault="00CE2D14" w:rsidP="00CD36AE">
      <w:pPr>
        <w:rPr>
          <w:rFonts w:ascii="Calibri" w:hAnsi="Calibri"/>
        </w:rPr>
      </w:pPr>
    </w:p>
    <w:p w:rsidR="00CD36AE" w:rsidRPr="00CE2D14" w:rsidRDefault="00CD36AE" w:rsidP="00CE2D14">
      <w:pPr>
        <w:ind w:firstLine="360"/>
        <w:rPr>
          <w:rFonts w:ascii="Calibri" w:hAnsi="Calibri"/>
          <w:b/>
          <w:sz w:val="24"/>
          <w:szCs w:val="24"/>
        </w:rPr>
      </w:pPr>
      <w:r w:rsidRPr="00CE2D14">
        <w:rPr>
          <w:rFonts w:ascii="Calibri" w:hAnsi="Calibri"/>
          <w:b/>
          <w:sz w:val="24"/>
          <w:szCs w:val="24"/>
        </w:rPr>
        <w:t xml:space="preserve">Scope </w:t>
      </w:r>
    </w:p>
    <w:tbl>
      <w:tblPr>
        <w:tblW w:w="0" w:type="auto"/>
        <w:tblInd w:w="118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0A0" w:firstRow="1" w:lastRow="0" w:firstColumn="1" w:lastColumn="0" w:noHBand="0" w:noVBand="0"/>
      </w:tblPr>
      <w:tblGrid>
        <w:gridCol w:w="4230"/>
        <w:gridCol w:w="3330"/>
      </w:tblGrid>
      <w:tr w:rsidR="00CD36AE" w:rsidRPr="000675F1" w:rsidTr="0034262B">
        <w:tc>
          <w:tcPr>
            <w:tcW w:w="7560" w:type="dxa"/>
            <w:gridSpan w:val="2"/>
            <w:shd w:val="clear" w:color="auto" w:fill="D9D9D9"/>
            <w:vAlign w:val="center"/>
          </w:tcPr>
          <w:p w:rsidR="00CD36AE" w:rsidRPr="000675F1" w:rsidRDefault="00CD36AE" w:rsidP="0034262B">
            <w:pPr>
              <w:pStyle w:val="Tableheader"/>
              <w:rPr>
                <w:rFonts w:ascii="Calibri" w:hAnsi="Calibri"/>
                <w:color w:val="auto"/>
                <w:lang w:val="fr-FR"/>
              </w:rPr>
            </w:pPr>
            <w:r>
              <w:rPr>
                <w:rFonts w:ascii="Calibri" w:hAnsi="Calibri"/>
                <w:color w:val="auto"/>
                <w:lang w:val="fr-FR"/>
              </w:rPr>
              <w:t>Enterprise Imaging Business Intelligence</w:t>
            </w:r>
            <w:r w:rsidRPr="000675F1">
              <w:rPr>
                <w:rFonts w:ascii="Calibri" w:hAnsi="Calibri"/>
                <w:color w:val="auto"/>
                <w:lang w:val="fr-FR"/>
              </w:rPr>
              <w:t xml:space="preserve"> Installation</w:t>
            </w:r>
          </w:p>
        </w:tc>
      </w:tr>
      <w:tr w:rsidR="00CD36AE" w:rsidRPr="00B57E43" w:rsidTr="0034262B">
        <w:tc>
          <w:tcPr>
            <w:tcW w:w="4230" w:type="dxa"/>
            <w:vAlign w:val="center"/>
          </w:tcPr>
          <w:p w:rsidR="00CD36AE" w:rsidRPr="00B57E43" w:rsidRDefault="00CE2D14" w:rsidP="00CE2D14">
            <w:pPr>
              <w:spacing w:before="60" w:after="60"/>
              <w:rPr>
                <w:rFonts w:ascii="Calibri" w:hAnsi="Calibri" w:cs="Arial"/>
              </w:rPr>
            </w:pPr>
            <w:r>
              <w:rPr>
                <w:rFonts w:ascii="Calibri" w:hAnsi="Calibri" w:cs="Arial"/>
              </w:rPr>
              <w:t xml:space="preserve">Enterprise Imaging Business Intelligence </w:t>
            </w:r>
            <w:r w:rsidR="00CD36AE" w:rsidRPr="00B57E43">
              <w:rPr>
                <w:rFonts w:ascii="Calibri" w:hAnsi="Calibri" w:cs="Arial"/>
              </w:rPr>
              <w:t>to be installed</w:t>
            </w:r>
          </w:p>
        </w:tc>
        <w:tc>
          <w:tcPr>
            <w:tcW w:w="3330" w:type="dxa"/>
            <w:vAlign w:val="center"/>
          </w:tcPr>
          <w:p w:rsidR="00CD36AE" w:rsidRPr="0066750F" w:rsidRDefault="00CD36AE" w:rsidP="0034262B">
            <w:pPr>
              <w:spacing w:before="60" w:after="60"/>
              <w:rPr>
                <w:rStyle w:val="Emphasis"/>
                <w:rFonts w:ascii="Calibri" w:hAnsi="Calibri"/>
              </w:rPr>
            </w:pPr>
            <w:r w:rsidRPr="0066750F">
              <w:rPr>
                <w:rStyle w:val="Emphasis"/>
                <w:rFonts w:ascii="Calibri" w:hAnsi="Calibri"/>
              </w:rPr>
              <w:t>YES</w:t>
            </w:r>
          </w:p>
        </w:tc>
      </w:tr>
      <w:tr w:rsidR="00CD36AE" w:rsidRPr="00B57E43" w:rsidTr="0034262B">
        <w:tc>
          <w:tcPr>
            <w:tcW w:w="4230" w:type="dxa"/>
            <w:vAlign w:val="center"/>
          </w:tcPr>
          <w:p w:rsidR="00CD36AE" w:rsidRDefault="00B5314A" w:rsidP="0034262B">
            <w:pPr>
              <w:spacing w:before="60" w:after="60"/>
              <w:rPr>
                <w:rFonts w:ascii="Calibri" w:hAnsi="Calibri" w:cs="Arial"/>
              </w:rPr>
            </w:pPr>
            <w:r>
              <w:rPr>
                <w:rFonts w:ascii="Calibri" w:hAnsi="Calibri" w:cs="Arial"/>
              </w:rPr>
              <w:t>BI Author and Consumer Services Configured</w:t>
            </w:r>
          </w:p>
        </w:tc>
        <w:tc>
          <w:tcPr>
            <w:tcW w:w="3330" w:type="dxa"/>
            <w:vAlign w:val="center"/>
          </w:tcPr>
          <w:p w:rsidR="00CD36AE" w:rsidRPr="0066750F" w:rsidRDefault="00CD36AE" w:rsidP="0034262B">
            <w:pPr>
              <w:spacing w:before="60" w:after="60"/>
              <w:rPr>
                <w:rStyle w:val="Emphasis"/>
                <w:rFonts w:ascii="Calibri" w:hAnsi="Calibri"/>
              </w:rPr>
            </w:pPr>
            <w:r w:rsidRPr="0066750F">
              <w:rPr>
                <w:rStyle w:val="Emphasis"/>
                <w:rFonts w:ascii="Calibri" w:hAnsi="Calibri"/>
              </w:rPr>
              <w:t>YES</w:t>
            </w:r>
            <w:r w:rsidR="00B5314A" w:rsidRPr="0066750F">
              <w:rPr>
                <w:rStyle w:val="Emphasis"/>
                <w:rFonts w:ascii="Calibri" w:hAnsi="Calibri"/>
              </w:rPr>
              <w:t>, Author and Consumer</w:t>
            </w:r>
          </w:p>
        </w:tc>
      </w:tr>
      <w:tr w:rsidR="00CD36AE" w:rsidRPr="00B57E43" w:rsidTr="0034262B">
        <w:tc>
          <w:tcPr>
            <w:tcW w:w="4230" w:type="dxa"/>
            <w:vAlign w:val="center"/>
          </w:tcPr>
          <w:p w:rsidR="00CD36AE" w:rsidRPr="00B57E43" w:rsidRDefault="00B5314A" w:rsidP="0034262B">
            <w:pPr>
              <w:spacing w:before="60" w:after="60"/>
              <w:rPr>
                <w:rFonts w:ascii="Calibri" w:hAnsi="Calibri" w:cs="Arial"/>
              </w:rPr>
            </w:pPr>
            <w:r>
              <w:rPr>
                <w:rFonts w:ascii="Calibri" w:hAnsi="Calibri" w:cs="Arial"/>
              </w:rPr>
              <w:t>Enterprise Imaging BI Licenses</w:t>
            </w:r>
          </w:p>
        </w:tc>
        <w:tc>
          <w:tcPr>
            <w:tcW w:w="3330" w:type="dxa"/>
            <w:vAlign w:val="center"/>
          </w:tcPr>
          <w:p w:rsidR="00CD36AE" w:rsidRPr="0066750F" w:rsidRDefault="00B5314A" w:rsidP="0034262B">
            <w:pPr>
              <w:spacing w:before="60" w:after="60"/>
              <w:rPr>
                <w:rStyle w:val="Emphasis"/>
                <w:rFonts w:ascii="Calibri" w:hAnsi="Calibri"/>
              </w:rPr>
            </w:pPr>
            <w:r w:rsidRPr="0066750F">
              <w:rPr>
                <w:rStyle w:val="Emphasis"/>
                <w:rFonts w:ascii="Calibri" w:hAnsi="Calibri"/>
              </w:rPr>
              <w:t>Five (5)</w:t>
            </w:r>
          </w:p>
        </w:tc>
      </w:tr>
      <w:tr w:rsidR="00CD36AE" w:rsidRPr="00B57E43" w:rsidTr="0034262B">
        <w:tc>
          <w:tcPr>
            <w:tcW w:w="4230" w:type="dxa"/>
            <w:vAlign w:val="center"/>
          </w:tcPr>
          <w:p w:rsidR="00CD36AE" w:rsidRPr="00B57E43" w:rsidRDefault="00B5314A" w:rsidP="0034262B">
            <w:pPr>
              <w:spacing w:before="60" w:after="60"/>
              <w:rPr>
                <w:rFonts w:ascii="Calibri" w:hAnsi="Calibri" w:cs="Arial"/>
              </w:rPr>
            </w:pPr>
            <w:r>
              <w:rPr>
                <w:rFonts w:ascii="Calibri" w:hAnsi="Calibri" w:cs="Arial"/>
              </w:rPr>
              <w:t>ETL Services on IMPAX, CSP, and VNA</w:t>
            </w:r>
          </w:p>
        </w:tc>
        <w:tc>
          <w:tcPr>
            <w:tcW w:w="3330" w:type="dxa"/>
            <w:vAlign w:val="center"/>
          </w:tcPr>
          <w:p w:rsidR="00CD36AE" w:rsidRPr="0066750F" w:rsidRDefault="0066750F" w:rsidP="0034262B">
            <w:pPr>
              <w:spacing w:before="60" w:after="60"/>
              <w:rPr>
                <w:rStyle w:val="Emphasis"/>
                <w:rFonts w:ascii="Calibri" w:hAnsi="Calibri"/>
              </w:rPr>
            </w:pPr>
            <w:r>
              <w:rPr>
                <w:rStyle w:val="Emphasis"/>
                <w:rFonts w:ascii="Calibri" w:hAnsi="Calibri"/>
              </w:rPr>
              <w:t>YES, CSP</w:t>
            </w:r>
          </w:p>
        </w:tc>
      </w:tr>
      <w:tr w:rsidR="00CD36AE" w:rsidRPr="00B57E43" w:rsidTr="0034262B">
        <w:tc>
          <w:tcPr>
            <w:tcW w:w="4230" w:type="dxa"/>
            <w:vAlign w:val="center"/>
          </w:tcPr>
          <w:p w:rsidR="00CD36AE" w:rsidRPr="00B57E43" w:rsidRDefault="00B5314A" w:rsidP="0034262B">
            <w:pPr>
              <w:spacing w:before="60" w:after="60"/>
              <w:rPr>
                <w:rFonts w:ascii="Calibri" w:hAnsi="Calibri" w:cs="Arial"/>
              </w:rPr>
            </w:pPr>
            <w:r>
              <w:rPr>
                <w:rFonts w:ascii="Calibri" w:hAnsi="Calibri" w:cs="Arial"/>
              </w:rPr>
              <w:t>Additional Reports Required</w:t>
            </w:r>
          </w:p>
        </w:tc>
        <w:tc>
          <w:tcPr>
            <w:tcW w:w="3330" w:type="dxa"/>
            <w:vAlign w:val="center"/>
          </w:tcPr>
          <w:p w:rsidR="00CD36AE" w:rsidRPr="0066750F" w:rsidRDefault="0066750F" w:rsidP="0034262B">
            <w:pPr>
              <w:spacing w:before="60" w:after="60"/>
              <w:rPr>
                <w:rStyle w:val="Emphasis"/>
                <w:rFonts w:ascii="Calibri" w:hAnsi="Calibri"/>
              </w:rPr>
            </w:pPr>
            <w:r>
              <w:rPr>
                <w:rStyle w:val="Emphasis"/>
                <w:rFonts w:ascii="Calibri" w:hAnsi="Calibri"/>
              </w:rPr>
              <w:t>TBD</w:t>
            </w:r>
          </w:p>
        </w:tc>
      </w:tr>
      <w:tr w:rsidR="002C0B55" w:rsidRPr="00B57E43" w:rsidTr="0034262B">
        <w:tc>
          <w:tcPr>
            <w:tcW w:w="4230" w:type="dxa"/>
            <w:vAlign w:val="center"/>
          </w:tcPr>
          <w:p w:rsidR="002C0B55" w:rsidRDefault="002C0B55" w:rsidP="0034262B">
            <w:pPr>
              <w:spacing w:before="60" w:after="60"/>
              <w:rPr>
                <w:rFonts w:ascii="Calibri" w:hAnsi="Calibri" w:cs="Arial"/>
              </w:rPr>
            </w:pPr>
            <w:r>
              <w:rPr>
                <w:rFonts w:ascii="Calibri" w:hAnsi="Calibri" w:cs="Arial"/>
              </w:rPr>
              <w:lastRenderedPageBreak/>
              <w:t>Professional Services</w:t>
            </w:r>
          </w:p>
        </w:tc>
        <w:tc>
          <w:tcPr>
            <w:tcW w:w="3330" w:type="dxa"/>
            <w:vAlign w:val="center"/>
          </w:tcPr>
          <w:p w:rsidR="002C0B55" w:rsidRDefault="002C0B55" w:rsidP="0034262B">
            <w:pPr>
              <w:spacing w:before="60" w:after="60"/>
              <w:rPr>
                <w:rStyle w:val="Emphasis"/>
                <w:rFonts w:ascii="Calibri" w:hAnsi="Calibri"/>
              </w:rPr>
            </w:pPr>
            <w:r>
              <w:rPr>
                <w:rStyle w:val="Emphasis"/>
                <w:rFonts w:ascii="Calibri" w:hAnsi="Calibri"/>
              </w:rPr>
              <w:t>Five (5) Days</w:t>
            </w:r>
          </w:p>
        </w:tc>
      </w:tr>
      <w:tr w:rsidR="002C0B55" w:rsidRPr="00B57E43" w:rsidTr="0034262B">
        <w:tc>
          <w:tcPr>
            <w:tcW w:w="4230" w:type="dxa"/>
            <w:vAlign w:val="center"/>
          </w:tcPr>
          <w:p w:rsidR="002C0B55" w:rsidRDefault="002C0B55" w:rsidP="0034262B">
            <w:pPr>
              <w:spacing w:before="60" w:after="60"/>
              <w:rPr>
                <w:rFonts w:ascii="Calibri" w:hAnsi="Calibri" w:cs="Arial"/>
              </w:rPr>
            </w:pPr>
            <w:r>
              <w:rPr>
                <w:rFonts w:ascii="Calibri" w:hAnsi="Calibri" w:cs="Arial"/>
              </w:rPr>
              <w:t>Additional PS</w:t>
            </w:r>
          </w:p>
        </w:tc>
        <w:tc>
          <w:tcPr>
            <w:tcW w:w="3330" w:type="dxa"/>
            <w:vAlign w:val="center"/>
          </w:tcPr>
          <w:p w:rsidR="002C0B55" w:rsidRDefault="002C0B55" w:rsidP="0034262B">
            <w:pPr>
              <w:spacing w:before="60" w:after="60"/>
              <w:rPr>
                <w:rStyle w:val="Emphasis"/>
                <w:rFonts w:ascii="Calibri" w:hAnsi="Calibri"/>
              </w:rPr>
            </w:pPr>
            <w:r>
              <w:rPr>
                <w:rStyle w:val="Emphasis"/>
                <w:rFonts w:ascii="Calibri" w:hAnsi="Calibri"/>
              </w:rPr>
              <w:t xml:space="preserve">TBD; any </w:t>
            </w:r>
            <w:r w:rsidRPr="003F09F6">
              <w:rPr>
                <w:rStyle w:val="Emphasis"/>
                <w:rFonts w:ascii="Calibri" w:hAnsi="Calibri"/>
              </w:rPr>
              <w:t xml:space="preserve">custom PS included for custom </w:t>
            </w:r>
            <w:r>
              <w:rPr>
                <w:rStyle w:val="Emphasis"/>
                <w:rFonts w:ascii="Calibri" w:hAnsi="Calibri"/>
              </w:rPr>
              <w:t>i</w:t>
            </w:r>
            <w:r w:rsidRPr="003F09F6">
              <w:rPr>
                <w:rStyle w:val="Emphasis"/>
                <w:rFonts w:ascii="Calibri" w:hAnsi="Calibri"/>
              </w:rPr>
              <w:t>ntegration</w:t>
            </w:r>
          </w:p>
        </w:tc>
      </w:tr>
    </w:tbl>
    <w:p w:rsidR="00CD36AE" w:rsidRPr="00B57E43" w:rsidRDefault="00CD36AE" w:rsidP="00CD36AE">
      <w:pPr>
        <w:pStyle w:val="Heading3"/>
        <w:numPr>
          <w:ilvl w:val="0"/>
          <w:numId w:val="0"/>
        </w:numPr>
        <w:ind w:left="720" w:hanging="720"/>
        <w:rPr>
          <w:rFonts w:ascii="Calibri" w:hAnsi="Calibri"/>
        </w:rPr>
      </w:pPr>
      <w:r>
        <w:rPr>
          <w:rFonts w:ascii="Calibri" w:hAnsi="Calibri"/>
        </w:rPr>
        <w:tab/>
      </w:r>
      <w:r w:rsidRPr="00B57E43">
        <w:rPr>
          <w:rFonts w:ascii="Calibri" w:hAnsi="Calibri"/>
        </w:rPr>
        <w:t>Service Approach:</w:t>
      </w:r>
    </w:p>
    <w:p w:rsidR="00CD36AE" w:rsidRPr="00B57E43" w:rsidRDefault="00CD36AE" w:rsidP="00CD36AE">
      <w:pPr>
        <w:pStyle w:val="ListBullet3"/>
        <w:numPr>
          <w:ilvl w:val="4"/>
          <w:numId w:val="10"/>
        </w:numPr>
        <w:tabs>
          <w:tab w:val="clear" w:pos="2376"/>
          <w:tab w:val="num" w:pos="1656"/>
        </w:tabs>
        <w:ind w:left="1656"/>
        <w:rPr>
          <w:rFonts w:ascii="Calibri" w:hAnsi="Calibri"/>
        </w:rPr>
      </w:pPr>
      <w:r>
        <w:rPr>
          <w:rFonts w:ascii="Calibri" w:hAnsi="Calibri"/>
        </w:rPr>
        <w:t>Enterprise Imaging</w:t>
      </w:r>
      <w:r w:rsidRPr="00B57E43">
        <w:rPr>
          <w:rFonts w:ascii="Calibri" w:hAnsi="Calibri"/>
        </w:rPr>
        <w:t xml:space="preserve"> </w:t>
      </w:r>
      <w:r w:rsidR="00B5314A">
        <w:rPr>
          <w:rFonts w:ascii="Calibri" w:hAnsi="Calibri"/>
        </w:rPr>
        <w:t>Business Intelligence</w:t>
      </w:r>
      <w:r w:rsidRPr="00B57E43">
        <w:rPr>
          <w:rFonts w:ascii="Calibri" w:hAnsi="Calibri"/>
        </w:rPr>
        <w:t xml:space="preserve"> Installation and Configuration</w:t>
      </w:r>
    </w:p>
    <w:p w:rsidR="00CD36AE" w:rsidRPr="00B57E43" w:rsidRDefault="00CD36AE" w:rsidP="00CD36AE">
      <w:pPr>
        <w:pStyle w:val="ListBullet3"/>
        <w:numPr>
          <w:ilvl w:val="4"/>
          <w:numId w:val="10"/>
        </w:numPr>
        <w:tabs>
          <w:tab w:val="clear" w:pos="2376"/>
          <w:tab w:val="num" w:pos="1656"/>
        </w:tabs>
        <w:ind w:left="1656"/>
        <w:rPr>
          <w:rFonts w:ascii="Calibri" w:hAnsi="Calibri"/>
        </w:rPr>
      </w:pPr>
      <w:r>
        <w:rPr>
          <w:rFonts w:ascii="Calibri" w:hAnsi="Calibri"/>
        </w:rPr>
        <w:t>Enterprise Imaging</w:t>
      </w:r>
      <w:r w:rsidRPr="00B57E43">
        <w:rPr>
          <w:rFonts w:ascii="Calibri" w:hAnsi="Calibri"/>
        </w:rPr>
        <w:t xml:space="preserve"> </w:t>
      </w:r>
      <w:r w:rsidR="00B5314A">
        <w:rPr>
          <w:rFonts w:ascii="Calibri" w:hAnsi="Calibri"/>
        </w:rPr>
        <w:t>Business Intelligence</w:t>
      </w:r>
      <w:r w:rsidRPr="00B57E43">
        <w:rPr>
          <w:rFonts w:ascii="Calibri" w:hAnsi="Calibri"/>
        </w:rPr>
        <w:t xml:space="preserve"> Test </w:t>
      </w:r>
    </w:p>
    <w:p w:rsidR="00CD36AE" w:rsidRPr="00B57E43" w:rsidRDefault="00CD36AE" w:rsidP="00CD36AE">
      <w:pPr>
        <w:pStyle w:val="ListBullet3"/>
        <w:numPr>
          <w:ilvl w:val="4"/>
          <w:numId w:val="10"/>
        </w:numPr>
        <w:tabs>
          <w:tab w:val="clear" w:pos="2376"/>
          <w:tab w:val="num" w:pos="1656"/>
        </w:tabs>
        <w:ind w:left="1656"/>
        <w:rPr>
          <w:rFonts w:ascii="Calibri" w:hAnsi="Calibri"/>
        </w:rPr>
      </w:pPr>
      <w:r>
        <w:rPr>
          <w:rFonts w:ascii="Calibri" w:hAnsi="Calibri"/>
        </w:rPr>
        <w:t>Enterprise Imaging</w:t>
      </w:r>
      <w:r w:rsidRPr="00B57E43">
        <w:rPr>
          <w:rFonts w:ascii="Calibri" w:hAnsi="Calibri"/>
        </w:rPr>
        <w:t xml:space="preserve"> </w:t>
      </w:r>
      <w:r w:rsidR="00B5314A">
        <w:rPr>
          <w:rFonts w:ascii="Calibri" w:hAnsi="Calibri"/>
        </w:rPr>
        <w:t>Business Intelligence</w:t>
      </w:r>
      <w:r w:rsidRPr="00B57E43">
        <w:rPr>
          <w:rFonts w:ascii="Calibri" w:hAnsi="Calibri"/>
        </w:rPr>
        <w:t xml:space="preserve"> Acceptance</w:t>
      </w:r>
    </w:p>
    <w:p w:rsidR="00CD36AE" w:rsidRPr="00B57E43" w:rsidRDefault="00CD36AE" w:rsidP="00CD36AE">
      <w:pPr>
        <w:pStyle w:val="Heading3"/>
        <w:numPr>
          <w:ilvl w:val="0"/>
          <w:numId w:val="0"/>
        </w:numPr>
        <w:ind w:left="720" w:hanging="720"/>
        <w:rPr>
          <w:rFonts w:ascii="Calibri" w:hAnsi="Calibri"/>
        </w:rPr>
      </w:pPr>
      <w:r>
        <w:rPr>
          <w:rFonts w:ascii="Calibri" w:hAnsi="Calibri"/>
        </w:rPr>
        <w:tab/>
      </w:r>
      <w:r w:rsidRPr="00B57E43">
        <w:rPr>
          <w:rFonts w:ascii="Calibri" w:hAnsi="Calibri"/>
        </w:rPr>
        <w:t>Agfa Responsibilities:</w:t>
      </w:r>
    </w:p>
    <w:p w:rsidR="00CD36AE" w:rsidRPr="00B57E43" w:rsidRDefault="00CD36AE" w:rsidP="00F654F8">
      <w:pPr>
        <w:numPr>
          <w:ilvl w:val="0"/>
          <w:numId w:val="25"/>
        </w:numPr>
        <w:rPr>
          <w:rFonts w:ascii="Calibri" w:hAnsi="Calibri"/>
          <w:lang w:val="en-CA"/>
        </w:rPr>
      </w:pPr>
      <w:r w:rsidRPr="00B57E43">
        <w:rPr>
          <w:rFonts w:ascii="Calibri" w:hAnsi="Calibri"/>
          <w:lang w:val="en-CA"/>
        </w:rPr>
        <w:t xml:space="preserve">Execute </w:t>
      </w:r>
      <w:r>
        <w:rPr>
          <w:rFonts w:ascii="Calibri" w:hAnsi="Calibri"/>
          <w:lang w:val="en-CA"/>
        </w:rPr>
        <w:t>Enterprise Imaging</w:t>
      </w:r>
      <w:r w:rsidRPr="00B57E43">
        <w:rPr>
          <w:rFonts w:ascii="Calibri" w:hAnsi="Calibri"/>
          <w:lang w:val="en-CA"/>
        </w:rPr>
        <w:t xml:space="preserve"> </w:t>
      </w:r>
      <w:r w:rsidR="00B5314A">
        <w:rPr>
          <w:rFonts w:ascii="Calibri" w:hAnsi="Calibri"/>
        </w:rPr>
        <w:t>Business Intelligence</w:t>
      </w:r>
      <w:r w:rsidRPr="00B57E43">
        <w:rPr>
          <w:rFonts w:ascii="Calibri" w:hAnsi="Calibri"/>
          <w:lang w:val="en-CA"/>
        </w:rPr>
        <w:t xml:space="preserve"> Service Approach as defined in this SOW section.</w:t>
      </w:r>
    </w:p>
    <w:p w:rsidR="00CD36AE" w:rsidRPr="00B57E43" w:rsidRDefault="00CD36AE" w:rsidP="00CD36AE">
      <w:pPr>
        <w:pStyle w:val="Heading3"/>
        <w:numPr>
          <w:ilvl w:val="0"/>
          <w:numId w:val="0"/>
        </w:numPr>
        <w:ind w:left="720" w:hanging="720"/>
        <w:rPr>
          <w:rFonts w:ascii="Calibri" w:hAnsi="Calibri"/>
        </w:rPr>
      </w:pPr>
      <w:r>
        <w:rPr>
          <w:rFonts w:ascii="Calibri" w:hAnsi="Calibri"/>
        </w:rPr>
        <w:tab/>
      </w:r>
      <w:r w:rsidRPr="00B57E43">
        <w:rPr>
          <w:rFonts w:ascii="Calibri" w:hAnsi="Calibri"/>
        </w:rPr>
        <w:t>Customer Responsibilities:</w:t>
      </w:r>
    </w:p>
    <w:p w:rsidR="00CD36AE" w:rsidRPr="00B57E43" w:rsidRDefault="00CD36AE" w:rsidP="00F654F8">
      <w:pPr>
        <w:numPr>
          <w:ilvl w:val="0"/>
          <w:numId w:val="25"/>
        </w:numPr>
        <w:rPr>
          <w:rFonts w:ascii="Calibri" w:hAnsi="Calibri"/>
          <w:lang w:val="en-CA"/>
        </w:rPr>
      </w:pPr>
      <w:r w:rsidRPr="00B57E43">
        <w:rPr>
          <w:rFonts w:ascii="Calibri" w:hAnsi="Calibri"/>
          <w:lang w:val="en-CA"/>
        </w:rPr>
        <w:t>Provide Customer and/or Customer Vendor resources to assist Agfa in the Service Approach.</w:t>
      </w:r>
    </w:p>
    <w:p w:rsidR="00CD36AE" w:rsidRPr="00B57E43" w:rsidRDefault="00CD36AE" w:rsidP="00F654F8">
      <w:pPr>
        <w:numPr>
          <w:ilvl w:val="0"/>
          <w:numId w:val="25"/>
        </w:numPr>
        <w:rPr>
          <w:rFonts w:ascii="Calibri" w:hAnsi="Calibri"/>
          <w:lang w:val="en-CA"/>
        </w:rPr>
      </w:pPr>
      <w:r w:rsidRPr="00B57E43">
        <w:rPr>
          <w:rFonts w:ascii="Calibri" w:hAnsi="Calibri"/>
          <w:lang w:val="en-CA"/>
        </w:rPr>
        <w:t>Customer shall be responsible for providing the supporting infrastructure such as, but not limited to, equipment ready server &amp; diagnostic rooms (air conditioning, lighting, etc.).</w:t>
      </w:r>
    </w:p>
    <w:p w:rsidR="00CD36AE" w:rsidRPr="00B57E43" w:rsidRDefault="00CD36AE" w:rsidP="00F654F8">
      <w:pPr>
        <w:numPr>
          <w:ilvl w:val="0"/>
          <w:numId w:val="25"/>
        </w:numPr>
        <w:rPr>
          <w:rFonts w:ascii="Calibri" w:hAnsi="Calibri"/>
          <w:lang w:val="en-CA" w:eastAsia="en-CA"/>
        </w:rPr>
      </w:pPr>
      <w:r w:rsidRPr="00B57E43">
        <w:rPr>
          <w:rFonts w:ascii="Calibri" w:hAnsi="Calibri"/>
        </w:rPr>
        <w:t xml:space="preserve">Rack </w:t>
      </w:r>
      <w:r>
        <w:rPr>
          <w:rFonts w:ascii="Calibri" w:hAnsi="Calibri"/>
        </w:rPr>
        <w:t>Enterprise Imaging</w:t>
      </w:r>
      <w:r w:rsidRPr="00B57E43">
        <w:rPr>
          <w:rFonts w:ascii="Calibri" w:hAnsi="Calibri"/>
        </w:rPr>
        <w:t xml:space="preserve"> Server Hardware and connect to network. </w:t>
      </w:r>
    </w:p>
    <w:p w:rsidR="00CD36AE" w:rsidRPr="00B57E43" w:rsidRDefault="00CD36AE" w:rsidP="00F654F8">
      <w:pPr>
        <w:numPr>
          <w:ilvl w:val="0"/>
          <w:numId w:val="25"/>
        </w:numPr>
        <w:rPr>
          <w:rFonts w:ascii="Calibri" w:hAnsi="Calibri"/>
          <w:lang w:val="en-CA" w:eastAsia="en-CA"/>
        </w:rPr>
      </w:pPr>
      <w:r w:rsidRPr="00B57E43">
        <w:rPr>
          <w:rFonts w:ascii="Calibri" w:hAnsi="Calibri"/>
        </w:rPr>
        <w:t xml:space="preserve">Provide redundant power circuits to </w:t>
      </w:r>
      <w:r>
        <w:rPr>
          <w:rFonts w:ascii="Calibri" w:hAnsi="Calibri"/>
        </w:rPr>
        <w:t>Enterprise Imaging</w:t>
      </w:r>
      <w:r w:rsidRPr="00B57E43">
        <w:rPr>
          <w:rFonts w:ascii="Calibri" w:hAnsi="Calibri"/>
        </w:rPr>
        <w:t xml:space="preserve"> Servers.</w:t>
      </w:r>
    </w:p>
    <w:p w:rsidR="00CD36AE" w:rsidRPr="00800D33" w:rsidRDefault="00CD36AE" w:rsidP="00F654F8">
      <w:pPr>
        <w:numPr>
          <w:ilvl w:val="0"/>
          <w:numId w:val="25"/>
        </w:numPr>
        <w:rPr>
          <w:rStyle w:val="Emphasis"/>
          <w:rFonts w:ascii="Calibri" w:hAnsi="Calibri" w:cs="Calibri"/>
          <w:i w:val="0"/>
          <w:iCs w:val="0"/>
        </w:rPr>
      </w:pPr>
      <w:r w:rsidRPr="00B57E43">
        <w:rPr>
          <w:rFonts w:ascii="Calibri" w:hAnsi="Calibri"/>
        </w:rPr>
        <w:t xml:space="preserve">Validation of </w:t>
      </w:r>
      <w:r>
        <w:rPr>
          <w:rFonts w:ascii="Calibri" w:hAnsi="Calibri"/>
        </w:rPr>
        <w:t>Enterprise Imaging</w:t>
      </w:r>
      <w:r w:rsidRPr="00B57E43">
        <w:rPr>
          <w:rFonts w:ascii="Calibri" w:hAnsi="Calibri"/>
        </w:rPr>
        <w:t xml:space="preserve"> </w:t>
      </w:r>
      <w:r w:rsidR="00B5314A">
        <w:rPr>
          <w:rFonts w:ascii="Calibri" w:hAnsi="Calibri"/>
        </w:rPr>
        <w:t>Business Intelligence</w:t>
      </w:r>
      <w:r w:rsidRPr="00B57E43">
        <w:rPr>
          <w:rFonts w:ascii="Calibri" w:hAnsi="Calibri"/>
        </w:rPr>
        <w:t xml:space="preserve"> workflows.</w:t>
      </w:r>
      <w:r w:rsidRPr="00463C90">
        <w:rPr>
          <w:rStyle w:val="Emphasis"/>
          <w:rFonts w:ascii="Calibri" w:hAnsi="Calibri" w:cs="Calibri"/>
          <w:i w:val="0"/>
          <w:iCs w:val="0"/>
        </w:rPr>
        <w:t xml:space="preserve"> </w:t>
      </w:r>
    </w:p>
    <w:p w:rsidR="00B5314A" w:rsidRPr="00B5314A" w:rsidRDefault="00CD36AE" w:rsidP="00B5314A">
      <w:pPr>
        <w:pStyle w:val="BoxedTechnicalSpec"/>
        <w:rPr>
          <w:rFonts w:ascii="Calibri" w:hAnsi="Calibri" w:cs="Calibri"/>
        </w:rPr>
      </w:pPr>
      <w:r w:rsidRPr="00800D33">
        <w:rPr>
          <w:rFonts w:ascii="Calibri" w:hAnsi="Calibri" w:cs="Calibri"/>
        </w:rPr>
        <w:t xml:space="preserve">The customer Project Manager will be requested to acknowledge the completion of the </w:t>
      </w:r>
      <w:r>
        <w:rPr>
          <w:rFonts w:ascii="Calibri" w:hAnsi="Calibri" w:cs="Calibri"/>
        </w:rPr>
        <w:t>HeartStation</w:t>
      </w:r>
      <w:r w:rsidRPr="00800D33">
        <w:rPr>
          <w:rFonts w:ascii="Calibri" w:hAnsi="Calibri" w:cs="Calibri"/>
        </w:rPr>
        <w:t xml:space="preserve"> Departmental Deployment Service by signature of </w:t>
      </w:r>
      <w:r w:rsidRPr="00800D33">
        <w:rPr>
          <w:rFonts w:ascii="Calibri" w:hAnsi="Calibri" w:cs="Calibri"/>
          <w:i/>
          <w:iCs/>
        </w:rPr>
        <w:t>Clinical Acceptance Test Plan</w:t>
      </w:r>
      <w:r w:rsidRPr="00800D33">
        <w:rPr>
          <w:rFonts w:ascii="Calibri" w:hAnsi="Calibri" w:cs="Calibri"/>
        </w:rPr>
        <w:t>.</w:t>
      </w:r>
    </w:p>
    <w:p w:rsidR="00CD36AE" w:rsidRPr="000D1685" w:rsidRDefault="003A3C86" w:rsidP="0098306D">
      <w:pPr>
        <w:pStyle w:val="Heading3"/>
        <w:numPr>
          <w:ilvl w:val="2"/>
          <w:numId w:val="68"/>
        </w:numPr>
        <w:rPr>
          <w:rFonts w:ascii="Calibri" w:hAnsi="Calibri" w:cs="Calibri"/>
          <w:sz w:val="28"/>
          <w:szCs w:val="28"/>
        </w:rPr>
      </w:pPr>
      <w:r>
        <w:rPr>
          <w:rFonts w:ascii="Calibri" w:hAnsi="Calibri" w:cs="Calibri"/>
          <w:sz w:val="28"/>
          <w:szCs w:val="28"/>
        </w:rPr>
        <w:t xml:space="preserve"> </w:t>
      </w:r>
      <w:r w:rsidR="00CD36AE" w:rsidRPr="000D1685">
        <w:rPr>
          <w:rFonts w:ascii="Calibri" w:hAnsi="Calibri" w:cs="Calibri"/>
          <w:sz w:val="28"/>
          <w:szCs w:val="28"/>
        </w:rPr>
        <w:t xml:space="preserve">Enterprise Imaging </w:t>
      </w:r>
      <w:r w:rsidR="00E5623C">
        <w:rPr>
          <w:rFonts w:ascii="Calibri" w:hAnsi="Calibri" w:cs="Calibri"/>
          <w:sz w:val="28"/>
          <w:szCs w:val="28"/>
        </w:rPr>
        <w:t>Reporting (</w:t>
      </w:r>
      <w:r>
        <w:rPr>
          <w:rFonts w:ascii="Calibri" w:hAnsi="Calibri" w:cs="Calibri"/>
          <w:sz w:val="28"/>
          <w:szCs w:val="28"/>
        </w:rPr>
        <w:t>Speech</w:t>
      </w:r>
      <w:r w:rsidR="00E5623C">
        <w:rPr>
          <w:rFonts w:ascii="Calibri" w:hAnsi="Calibri" w:cs="Calibri"/>
          <w:sz w:val="28"/>
          <w:szCs w:val="28"/>
        </w:rPr>
        <w:t>)</w:t>
      </w:r>
      <w:r w:rsidR="00557473">
        <w:rPr>
          <w:rFonts w:ascii="Calibri" w:hAnsi="Calibri" w:cs="Calibri"/>
          <w:sz w:val="28"/>
          <w:szCs w:val="28"/>
        </w:rPr>
        <w:t xml:space="preserve"> Installation</w:t>
      </w:r>
    </w:p>
    <w:p w:rsidR="000D1685" w:rsidRPr="00B57E43" w:rsidRDefault="00CD36AE" w:rsidP="00CD36AE">
      <w:pPr>
        <w:pStyle w:val="Heading3"/>
        <w:numPr>
          <w:ilvl w:val="0"/>
          <w:numId w:val="0"/>
        </w:numPr>
        <w:ind w:left="720" w:hanging="720"/>
        <w:rPr>
          <w:rFonts w:ascii="Calibri" w:hAnsi="Calibri"/>
        </w:rPr>
      </w:pPr>
      <w:r w:rsidRPr="000D1685">
        <w:rPr>
          <w:rFonts w:ascii="Calibri" w:hAnsi="Calibri" w:cs="Calibri"/>
        </w:rPr>
        <w:tab/>
      </w:r>
      <w:bookmarkEnd w:id="258"/>
      <w:bookmarkEnd w:id="259"/>
      <w:r w:rsidR="000D1685" w:rsidRPr="00B57E43">
        <w:rPr>
          <w:rFonts w:ascii="Calibri" w:hAnsi="Calibri"/>
        </w:rPr>
        <w:t>Purpose</w:t>
      </w:r>
    </w:p>
    <w:p w:rsidR="00A618AE" w:rsidRDefault="000D1685" w:rsidP="00CD36AE">
      <w:pPr>
        <w:rPr>
          <w:rFonts w:ascii="Calibri" w:hAnsi="Calibri"/>
        </w:rPr>
      </w:pPr>
      <w:r>
        <w:rPr>
          <w:rFonts w:ascii="Calibri" w:hAnsi="Calibri"/>
        </w:rPr>
        <w:t>Enterprise Imaging</w:t>
      </w:r>
      <w:r w:rsidRPr="00B57E43">
        <w:rPr>
          <w:rFonts w:ascii="Calibri" w:hAnsi="Calibri"/>
        </w:rPr>
        <w:t xml:space="preserve"> </w:t>
      </w:r>
      <w:r w:rsidR="00A618AE">
        <w:rPr>
          <w:rFonts w:ascii="Calibri" w:hAnsi="Calibri"/>
        </w:rPr>
        <w:t>Reporting c</w:t>
      </w:r>
      <w:r>
        <w:rPr>
          <w:rFonts w:ascii="Calibri" w:hAnsi="Calibri"/>
        </w:rPr>
        <w:t xml:space="preserve">ore </w:t>
      </w:r>
      <w:r w:rsidRPr="00B57E43">
        <w:rPr>
          <w:rFonts w:ascii="Calibri" w:hAnsi="Calibri"/>
        </w:rPr>
        <w:t>Installation pr</w:t>
      </w:r>
      <w:r>
        <w:rPr>
          <w:rFonts w:ascii="Calibri" w:hAnsi="Calibri"/>
        </w:rPr>
        <w:t xml:space="preserve">ovides initial </w:t>
      </w:r>
      <w:r w:rsidRPr="00B57E43">
        <w:rPr>
          <w:rFonts w:ascii="Calibri" w:hAnsi="Calibri"/>
        </w:rPr>
        <w:t xml:space="preserve">configuration of the </w:t>
      </w:r>
      <w:r>
        <w:rPr>
          <w:rFonts w:ascii="Calibri" w:hAnsi="Calibri"/>
        </w:rPr>
        <w:t xml:space="preserve">Enterprise Imaging </w:t>
      </w:r>
      <w:r w:rsidR="00A618AE">
        <w:rPr>
          <w:rFonts w:ascii="Calibri" w:hAnsi="Calibri"/>
        </w:rPr>
        <w:t xml:space="preserve">Reporting (Speech) </w:t>
      </w:r>
      <w:r>
        <w:rPr>
          <w:rFonts w:ascii="Calibri" w:hAnsi="Calibri"/>
        </w:rPr>
        <w:t>server (and workstations if required)</w:t>
      </w:r>
      <w:r w:rsidRPr="00B57E43">
        <w:rPr>
          <w:rFonts w:ascii="Calibri" w:hAnsi="Calibri"/>
        </w:rPr>
        <w:t>. Core installation consists of: Platform configuration, connectivity, stor</w:t>
      </w:r>
      <w:r>
        <w:rPr>
          <w:rFonts w:ascii="Calibri" w:hAnsi="Calibri"/>
        </w:rPr>
        <w:t>age configuration</w:t>
      </w:r>
      <w:r w:rsidRPr="00B57E43">
        <w:rPr>
          <w:rFonts w:ascii="Calibri" w:hAnsi="Calibri"/>
        </w:rPr>
        <w:t xml:space="preserve">, availability configuration, and testing. </w:t>
      </w:r>
    </w:p>
    <w:p w:rsidR="000D1685" w:rsidRPr="00A618AE" w:rsidRDefault="000D1685" w:rsidP="00CD36AE">
      <w:pPr>
        <w:rPr>
          <w:rFonts w:ascii="Calibri" w:hAnsi="Calibri"/>
          <w:b/>
        </w:rPr>
      </w:pPr>
      <w:r w:rsidRPr="00A618AE">
        <w:rPr>
          <w:rFonts w:ascii="Calibri" w:hAnsi="Calibri"/>
          <w:b/>
        </w:rPr>
        <w:t xml:space="preserve">Scope </w:t>
      </w:r>
    </w:p>
    <w:tbl>
      <w:tblPr>
        <w:tblW w:w="0" w:type="auto"/>
        <w:tblInd w:w="118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0A0" w:firstRow="1" w:lastRow="0" w:firstColumn="1" w:lastColumn="0" w:noHBand="0" w:noVBand="0"/>
      </w:tblPr>
      <w:tblGrid>
        <w:gridCol w:w="4230"/>
        <w:gridCol w:w="3330"/>
      </w:tblGrid>
      <w:tr w:rsidR="000D1685" w:rsidRPr="000675F1" w:rsidTr="00800D33">
        <w:tc>
          <w:tcPr>
            <w:tcW w:w="7560" w:type="dxa"/>
            <w:gridSpan w:val="2"/>
            <w:shd w:val="clear" w:color="auto" w:fill="D9D9D9"/>
            <w:vAlign w:val="center"/>
          </w:tcPr>
          <w:p w:rsidR="000D1685" w:rsidRPr="000675F1" w:rsidRDefault="000D1685" w:rsidP="00800D33">
            <w:pPr>
              <w:pStyle w:val="Tableheader"/>
              <w:rPr>
                <w:rFonts w:ascii="Calibri" w:hAnsi="Calibri"/>
                <w:color w:val="auto"/>
                <w:lang w:val="fr-FR"/>
              </w:rPr>
            </w:pPr>
            <w:r>
              <w:rPr>
                <w:rFonts w:ascii="Calibri" w:hAnsi="Calibri"/>
                <w:color w:val="auto"/>
                <w:lang w:val="fr-FR"/>
              </w:rPr>
              <w:t>Enterprise Imaging</w:t>
            </w:r>
            <w:r w:rsidR="003A3C86">
              <w:rPr>
                <w:rFonts w:ascii="Calibri" w:hAnsi="Calibri"/>
                <w:color w:val="auto"/>
                <w:lang w:val="fr-FR"/>
              </w:rPr>
              <w:t xml:space="preserve"> Speech</w:t>
            </w:r>
            <w:r w:rsidRPr="000675F1">
              <w:rPr>
                <w:rFonts w:ascii="Calibri" w:hAnsi="Calibri"/>
                <w:color w:val="auto"/>
                <w:lang w:val="fr-FR"/>
              </w:rPr>
              <w:t xml:space="preserve"> Installation</w:t>
            </w:r>
          </w:p>
        </w:tc>
      </w:tr>
      <w:tr w:rsidR="000D1685" w:rsidRPr="00B57E43" w:rsidTr="00800D33">
        <w:tc>
          <w:tcPr>
            <w:tcW w:w="4230" w:type="dxa"/>
            <w:vAlign w:val="center"/>
          </w:tcPr>
          <w:p w:rsidR="000D1685" w:rsidRPr="00B57E43" w:rsidRDefault="003A3C86" w:rsidP="00800D33">
            <w:pPr>
              <w:spacing w:before="60" w:after="60"/>
              <w:rPr>
                <w:rFonts w:ascii="Calibri" w:hAnsi="Calibri" w:cs="Arial"/>
              </w:rPr>
            </w:pPr>
            <w:r>
              <w:rPr>
                <w:rFonts w:ascii="Calibri" w:hAnsi="Calibri" w:cs="Arial"/>
              </w:rPr>
              <w:t>Enterprise Imaging Speech</w:t>
            </w:r>
            <w:r w:rsidR="000D1685" w:rsidRPr="00B57E43">
              <w:rPr>
                <w:rFonts w:ascii="Calibri" w:hAnsi="Calibri" w:cs="Arial"/>
              </w:rPr>
              <w:t xml:space="preserve"> to be installed</w:t>
            </w:r>
          </w:p>
        </w:tc>
        <w:tc>
          <w:tcPr>
            <w:tcW w:w="3330" w:type="dxa"/>
            <w:vAlign w:val="center"/>
          </w:tcPr>
          <w:p w:rsidR="000D1685" w:rsidRPr="003A3C86" w:rsidRDefault="000D1685" w:rsidP="00800D33">
            <w:pPr>
              <w:spacing w:before="60" w:after="60"/>
              <w:rPr>
                <w:rStyle w:val="Emphasis"/>
                <w:rFonts w:ascii="Calibri" w:hAnsi="Calibri"/>
              </w:rPr>
            </w:pPr>
            <w:r w:rsidRPr="003A3C86">
              <w:rPr>
                <w:rStyle w:val="Emphasis"/>
                <w:rFonts w:ascii="Calibri" w:hAnsi="Calibri"/>
              </w:rPr>
              <w:t>YES</w:t>
            </w:r>
          </w:p>
        </w:tc>
      </w:tr>
      <w:tr w:rsidR="000D1685" w:rsidRPr="00B57E43" w:rsidTr="00800D33">
        <w:tc>
          <w:tcPr>
            <w:tcW w:w="4230" w:type="dxa"/>
            <w:vAlign w:val="center"/>
          </w:tcPr>
          <w:p w:rsidR="000D1685" w:rsidRPr="00B57E43" w:rsidRDefault="003A3C86" w:rsidP="00800D33">
            <w:pPr>
              <w:spacing w:before="60" w:after="60"/>
              <w:rPr>
                <w:rFonts w:ascii="Calibri" w:hAnsi="Calibri" w:cs="Arial"/>
              </w:rPr>
            </w:pPr>
            <w:r>
              <w:rPr>
                <w:rFonts w:ascii="Calibri" w:hAnsi="Calibri" w:cs="Arial"/>
              </w:rPr>
              <w:t>Enterprise Imaging Speech</w:t>
            </w:r>
            <w:r w:rsidR="000D1685" w:rsidRPr="00B57E43">
              <w:rPr>
                <w:rFonts w:ascii="Calibri" w:hAnsi="Calibri" w:cs="Arial"/>
              </w:rPr>
              <w:t xml:space="preserve"> License Volume</w:t>
            </w:r>
          </w:p>
        </w:tc>
        <w:tc>
          <w:tcPr>
            <w:tcW w:w="3330" w:type="dxa"/>
            <w:vAlign w:val="center"/>
          </w:tcPr>
          <w:p w:rsidR="000D1685" w:rsidRPr="003A3C86" w:rsidRDefault="003A3C86" w:rsidP="00800D33">
            <w:pPr>
              <w:spacing w:before="60" w:after="60"/>
              <w:rPr>
                <w:rStyle w:val="Emphasis"/>
                <w:rFonts w:ascii="Calibri" w:hAnsi="Calibri"/>
              </w:rPr>
            </w:pPr>
            <w:r>
              <w:rPr>
                <w:rStyle w:val="Emphasis"/>
                <w:rFonts w:ascii="Calibri" w:hAnsi="Calibri"/>
              </w:rPr>
              <w:t>Core</w:t>
            </w:r>
          </w:p>
        </w:tc>
      </w:tr>
      <w:tr w:rsidR="000D1685" w:rsidRPr="00B57E43" w:rsidTr="00800D33">
        <w:tc>
          <w:tcPr>
            <w:tcW w:w="4230" w:type="dxa"/>
            <w:vAlign w:val="center"/>
          </w:tcPr>
          <w:p w:rsidR="000D1685" w:rsidRPr="00B57E43" w:rsidRDefault="000D1685" w:rsidP="00800D33">
            <w:pPr>
              <w:spacing w:before="60" w:after="60"/>
              <w:rPr>
                <w:rFonts w:ascii="Calibri" w:hAnsi="Calibri" w:cs="Arial"/>
              </w:rPr>
            </w:pPr>
            <w:r w:rsidRPr="00B57E43">
              <w:rPr>
                <w:rFonts w:ascii="Calibri" w:hAnsi="Calibri" w:cs="Arial"/>
              </w:rPr>
              <w:t>Departments</w:t>
            </w:r>
          </w:p>
        </w:tc>
        <w:tc>
          <w:tcPr>
            <w:tcW w:w="3330" w:type="dxa"/>
            <w:vAlign w:val="center"/>
          </w:tcPr>
          <w:p w:rsidR="000D1685" w:rsidRPr="003F09F6" w:rsidRDefault="003F09F6" w:rsidP="00800D33">
            <w:pPr>
              <w:spacing w:before="60" w:after="60"/>
              <w:rPr>
                <w:rStyle w:val="Emphasis"/>
                <w:rFonts w:ascii="Calibri" w:hAnsi="Calibri"/>
              </w:rPr>
            </w:pPr>
            <w:r w:rsidRPr="003F09F6">
              <w:rPr>
                <w:rStyle w:val="Emphasis"/>
                <w:rFonts w:ascii="Calibri" w:hAnsi="Calibri"/>
              </w:rPr>
              <w:t>One (1); Radiology</w:t>
            </w:r>
          </w:p>
        </w:tc>
      </w:tr>
      <w:tr w:rsidR="000D1685" w:rsidRPr="00B57E43" w:rsidTr="00800D33">
        <w:tc>
          <w:tcPr>
            <w:tcW w:w="4230" w:type="dxa"/>
            <w:vAlign w:val="center"/>
          </w:tcPr>
          <w:p w:rsidR="000D1685" w:rsidRPr="00B57E43" w:rsidRDefault="003F09F6" w:rsidP="00800D33">
            <w:pPr>
              <w:spacing w:before="60" w:after="60"/>
              <w:rPr>
                <w:rFonts w:ascii="Calibri" w:hAnsi="Calibri" w:cs="Arial"/>
                <w:lang w:val="it-IT"/>
              </w:rPr>
            </w:pPr>
            <w:r>
              <w:rPr>
                <w:rFonts w:ascii="Calibri" w:hAnsi="Calibri" w:cs="Arial"/>
                <w:lang w:val="it-IT"/>
              </w:rPr>
              <w:t>Core PS</w:t>
            </w:r>
          </w:p>
        </w:tc>
        <w:tc>
          <w:tcPr>
            <w:tcW w:w="3330" w:type="dxa"/>
            <w:vAlign w:val="center"/>
          </w:tcPr>
          <w:p w:rsidR="000D1685" w:rsidRPr="003F09F6" w:rsidRDefault="003F09F6" w:rsidP="003F09F6">
            <w:pPr>
              <w:spacing w:before="60" w:after="60"/>
              <w:rPr>
                <w:rStyle w:val="Emphasis"/>
                <w:rFonts w:ascii="Calibri" w:hAnsi="Calibri"/>
              </w:rPr>
            </w:pPr>
            <w:r>
              <w:rPr>
                <w:rStyle w:val="Emphasis"/>
                <w:rFonts w:ascii="Calibri" w:hAnsi="Calibri"/>
              </w:rPr>
              <w:t>Ten (10</w:t>
            </w:r>
            <w:r w:rsidR="000D1685" w:rsidRPr="003F09F6">
              <w:rPr>
                <w:rStyle w:val="Emphasis"/>
                <w:rFonts w:ascii="Calibri" w:hAnsi="Calibri"/>
              </w:rPr>
              <w:t>)</w:t>
            </w:r>
          </w:p>
        </w:tc>
      </w:tr>
      <w:tr w:rsidR="003F09F6" w:rsidRPr="00B57E43" w:rsidTr="00800D33">
        <w:tc>
          <w:tcPr>
            <w:tcW w:w="4230" w:type="dxa"/>
            <w:vAlign w:val="center"/>
          </w:tcPr>
          <w:p w:rsidR="003F09F6" w:rsidRDefault="003F09F6" w:rsidP="00800D33">
            <w:pPr>
              <w:spacing w:before="60" w:after="60"/>
              <w:rPr>
                <w:rFonts w:ascii="Calibri" w:hAnsi="Calibri" w:cs="Arial"/>
                <w:lang w:val="it-IT"/>
              </w:rPr>
            </w:pPr>
            <w:r>
              <w:rPr>
                <w:rFonts w:ascii="Calibri" w:hAnsi="Calibri" w:cs="Arial"/>
                <w:lang w:val="it-IT"/>
              </w:rPr>
              <w:lastRenderedPageBreak/>
              <w:t xml:space="preserve">Traning </w:t>
            </w:r>
          </w:p>
        </w:tc>
        <w:tc>
          <w:tcPr>
            <w:tcW w:w="3330" w:type="dxa"/>
            <w:vAlign w:val="center"/>
          </w:tcPr>
          <w:p w:rsidR="003F09F6" w:rsidRDefault="003F09F6" w:rsidP="003F09F6">
            <w:pPr>
              <w:spacing w:before="60" w:after="60"/>
              <w:rPr>
                <w:rStyle w:val="Emphasis"/>
                <w:rFonts w:ascii="Calibri" w:hAnsi="Calibri"/>
              </w:rPr>
            </w:pPr>
            <w:r>
              <w:rPr>
                <w:rStyle w:val="Emphasis"/>
                <w:rFonts w:ascii="Calibri" w:hAnsi="Calibri"/>
              </w:rPr>
              <w:t>Two (2) hours per user</w:t>
            </w:r>
          </w:p>
        </w:tc>
      </w:tr>
      <w:tr w:rsidR="001B64D3" w:rsidRPr="00B57E43" w:rsidTr="00800D33">
        <w:tc>
          <w:tcPr>
            <w:tcW w:w="4230" w:type="dxa"/>
            <w:vAlign w:val="center"/>
          </w:tcPr>
          <w:p w:rsidR="001B64D3" w:rsidRDefault="001B64D3" w:rsidP="00F654F8">
            <w:pPr>
              <w:spacing w:before="60" w:after="60"/>
              <w:rPr>
                <w:rFonts w:ascii="Calibri" w:hAnsi="Calibri" w:cs="Arial"/>
              </w:rPr>
            </w:pPr>
            <w:r>
              <w:rPr>
                <w:rFonts w:ascii="Calibri" w:hAnsi="Calibri" w:cs="Arial"/>
              </w:rPr>
              <w:t>Additional PS</w:t>
            </w:r>
          </w:p>
        </w:tc>
        <w:tc>
          <w:tcPr>
            <w:tcW w:w="3330" w:type="dxa"/>
            <w:vAlign w:val="center"/>
          </w:tcPr>
          <w:p w:rsidR="001B64D3" w:rsidRDefault="001B64D3" w:rsidP="00F654F8">
            <w:pPr>
              <w:spacing w:before="60" w:after="60"/>
              <w:rPr>
                <w:rStyle w:val="Emphasis"/>
                <w:rFonts w:ascii="Calibri" w:hAnsi="Calibri"/>
              </w:rPr>
            </w:pPr>
            <w:r>
              <w:rPr>
                <w:rStyle w:val="Emphasis"/>
                <w:rFonts w:ascii="Calibri" w:hAnsi="Calibri"/>
              </w:rPr>
              <w:t xml:space="preserve">TBD; any </w:t>
            </w:r>
            <w:r w:rsidRPr="003F09F6">
              <w:rPr>
                <w:rStyle w:val="Emphasis"/>
                <w:rFonts w:ascii="Calibri" w:hAnsi="Calibri"/>
              </w:rPr>
              <w:t xml:space="preserve">custom PS included for custom </w:t>
            </w:r>
            <w:r w:rsidR="00A618AE">
              <w:rPr>
                <w:rStyle w:val="Emphasis"/>
                <w:rFonts w:ascii="Calibri" w:hAnsi="Calibri"/>
              </w:rPr>
              <w:t>reports</w:t>
            </w:r>
          </w:p>
        </w:tc>
      </w:tr>
    </w:tbl>
    <w:p w:rsidR="000D1685" w:rsidRPr="00B6060B" w:rsidRDefault="000D1685" w:rsidP="000D1685">
      <w:pPr>
        <w:pStyle w:val="Heading3"/>
        <w:widowControl w:val="0"/>
        <w:numPr>
          <w:ilvl w:val="0"/>
          <w:numId w:val="0"/>
        </w:numPr>
        <w:tabs>
          <w:tab w:val="clear" w:pos="0"/>
        </w:tabs>
        <w:spacing w:after="60" w:line="276" w:lineRule="auto"/>
        <w:ind w:left="720"/>
        <w:rPr>
          <w:rFonts w:ascii="Calibri" w:hAnsi="Calibri" w:cs="Calibri"/>
          <w:sz w:val="25"/>
          <w:szCs w:val="25"/>
        </w:rPr>
      </w:pPr>
      <w:bookmarkStart w:id="260" w:name="_Toc413223693"/>
      <w:r w:rsidRPr="00B6060B">
        <w:rPr>
          <w:rFonts w:ascii="Calibri" w:hAnsi="Calibri" w:cs="Calibri"/>
          <w:sz w:val="25"/>
          <w:szCs w:val="25"/>
        </w:rPr>
        <w:t xml:space="preserve">Enterprise </w:t>
      </w:r>
      <w:bookmarkEnd w:id="260"/>
      <w:r w:rsidR="003F09F6">
        <w:rPr>
          <w:rFonts w:ascii="Calibri" w:hAnsi="Calibri" w:cs="Calibri"/>
          <w:sz w:val="25"/>
          <w:szCs w:val="25"/>
        </w:rPr>
        <w:t>Imaging Reporting</w:t>
      </w:r>
    </w:p>
    <w:p w:rsidR="003F09F6" w:rsidRDefault="000D1685" w:rsidP="000D1685">
      <w:pPr>
        <w:rPr>
          <w:rFonts w:ascii="Calibri" w:hAnsi="Calibri" w:cs="Calibri"/>
        </w:rPr>
      </w:pPr>
      <w:r w:rsidRPr="00B6060B">
        <w:rPr>
          <w:rFonts w:ascii="Calibri" w:hAnsi="Calibri" w:cs="Calibri"/>
        </w:rPr>
        <w:t xml:space="preserve">Patient is created in HIS and ADT sent to Connect.  </w:t>
      </w:r>
      <w:r w:rsidR="003F09F6">
        <w:rPr>
          <w:rFonts w:ascii="Calibri" w:hAnsi="Calibri" w:cs="Calibri"/>
        </w:rPr>
        <w:t>Order created in EMR and sent to Connect.  Images are acquired and sent to Enterprise Imaging CSP.  Study is filled, and completed.  Study is shown on reading task worklist and selected.  Speech is enacted and the study is reported.  The result is added to the study in CSP (and sent to VNA), as well as the report can be sent to the EMR via the site interface engine.</w:t>
      </w:r>
    </w:p>
    <w:p w:rsidR="000D1685" w:rsidRPr="00800D33" w:rsidRDefault="003F09F6" w:rsidP="00F654F8">
      <w:pPr>
        <w:pStyle w:val="Default"/>
        <w:numPr>
          <w:ilvl w:val="0"/>
          <w:numId w:val="25"/>
        </w:numPr>
        <w:rPr>
          <w:sz w:val="20"/>
          <w:szCs w:val="20"/>
        </w:rPr>
      </w:pPr>
      <w:r>
        <w:rPr>
          <w:sz w:val="20"/>
          <w:szCs w:val="20"/>
        </w:rPr>
        <w:t>Studies are reported on in Speech for radiology</w:t>
      </w:r>
      <w:r w:rsidR="000D1685" w:rsidRPr="00B6060B">
        <w:rPr>
          <w:sz w:val="20"/>
          <w:szCs w:val="20"/>
        </w:rPr>
        <w:t>.</w:t>
      </w:r>
    </w:p>
    <w:p w:rsidR="000D1685" w:rsidRPr="00B57E43" w:rsidRDefault="00800D33" w:rsidP="00800D33">
      <w:pPr>
        <w:pStyle w:val="Heading3"/>
        <w:numPr>
          <w:ilvl w:val="0"/>
          <w:numId w:val="0"/>
        </w:numPr>
        <w:ind w:left="720" w:hanging="720"/>
        <w:rPr>
          <w:rFonts w:ascii="Calibri" w:hAnsi="Calibri"/>
        </w:rPr>
      </w:pPr>
      <w:r>
        <w:rPr>
          <w:rFonts w:ascii="Calibri" w:hAnsi="Calibri"/>
        </w:rPr>
        <w:tab/>
      </w:r>
      <w:r w:rsidR="000D1685" w:rsidRPr="00B57E43">
        <w:rPr>
          <w:rFonts w:ascii="Calibri" w:hAnsi="Calibri"/>
        </w:rPr>
        <w:t>Service Approach:</w:t>
      </w:r>
    </w:p>
    <w:p w:rsidR="000D1685" w:rsidRDefault="000D1685" w:rsidP="000D1685">
      <w:pPr>
        <w:pStyle w:val="ListBullet3"/>
        <w:numPr>
          <w:ilvl w:val="4"/>
          <w:numId w:val="10"/>
        </w:numPr>
        <w:tabs>
          <w:tab w:val="clear" w:pos="2376"/>
          <w:tab w:val="num" w:pos="1656"/>
        </w:tabs>
        <w:ind w:left="1656"/>
        <w:rPr>
          <w:rFonts w:ascii="Calibri" w:hAnsi="Calibri"/>
        </w:rPr>
      </w:pPr>
      <w:r>
        <w:rPr>
          <w:rFonts w:ascii="Calibri" w:hAnsi="Calibri"/>
        </w:rPr>
        <w:t>Enterprise Imaging</w:t>
      </w:r>
      <w:r w:rsidRPr="00B57E43">
        <w:rPr>
          <w:rFonts w:ascii="Calibri" w:hAnsi="Calibri"/>
        </w:rPr>
        <w:t xml:space="preserve"> </w:t>
      </w:r>
      <w:r w:rsidR="003F09F6">
        <w:rPr>
          <w:rFonts w:ascii="Calibri" w:hAnsi="Calibri"/>
        </w:rPr>
        <w:t>Reporting (Speech) Installation</w:t>
      </w:r>
    </w:p>
    <w:p w:rsidR="003F09F6" w:rsidRPr="00B57E43" w:rsidRDefault="003F09F6" w:rsidP="003F09F6">
      <w:pPr>
        <w:pStyle w:val="ListBullet3"/>
        <w:numPr>
          <w:ilvl w:val="4"/>
          <w:numId w:val="10"/>
        </w:numPr>
        <w:tabs>
          <w:tab w:val="clear" w:pos="2376"/>
          <w:tab w:val="num" w:pos="1656"/>
        </w:tabs>
        <w:ind w:left="1656"/>
        <w:rPr>
          <w:rFonts w:ascii="Calibri" w:hAnsi="Calibri"/>
        </w:rPr>
      </w:pPr>
      <w:r>
        <w:rPr>
          <w:rFonts w:ascii="Calibri" w:hAnsi="Calibri"/>
        </w:rPr>
        <w:t>Enterprise Imaging</w:t>
      </w:r>
      <w:r w:rsidRPr="00B57E43">
        <w:rPr>
          <w:rFonts w:ascii="Calibri" w:hAnsi="Calibri"/>
        </w:rPr>
        <w:t xml:space="preserve"> </w:t>
      </w:r>
      <w:r>
        <w:rPr>
          <w:rFonts w:ascii="Calibri" w:hAnsi="Calibri"/>
        </w:rPr>
        <w:t>Reporting (Speech)</w:t>
      </w:r>
      <w:r w:rsidRPr="00B57E43">
        <w:rPr>
          <w:rFonts w:ascii="Calibri" w:hAnsi="Calibri"/>
        </w:rPr>
        <w:t xml:space="preserve"> </w:t>
      </w:r>
      <w:r>
        <w:rPr>
          <w:rFonts w:ascii="Calibri" w:hAnsi="Calibri"/>
        </w:rPr>
        <w:t>Testing</w:t>
      </w:r>
    </w:p>
    <w:p w:rsidR="003F09F6" w:rsidRPr="00B57E43" w:rsidRDefault="003F09F6" w:rsidP="003F09F6">
      <w:pPr>
        <w:pStyle w:val="ListBullet3"/>
        <w:numPr>
          <w:ilvl w:val="4"/>
          <w:numId w:val="10"/>
        </w:numPr>
        <w:tabs>
          <w:tab w:val="clear" w:pos="2376"/>
          <w:tab w:val="num" w:pos="1656"/>
        </w:tabs>
        <w:ind w:left="1656"/>
        <w:rPr>
          <w:rFonts w:ascii="Calibri" w:hAnsi="Calibri"/>
        </w:rPr>
      </w:pPr>
      <w:r>
        <w:rPr>
          <w:rFonts w:ascii="Calibri" w:hAnsi="Calibri"/>
        </w:rPr>
        <w:t>Enterprise Imaging</w:t>
      </w:r>
      <w:r w:rsidRPr="00B57E43">
        <w:rPr>
          <w:rFonts w:ascii="Calibri" w:hAnsi="Calibri"/>
        </w:rPr>
        <w:t xml:space="preserve"> </w:t>
      </w:r>
      <w:r>
        <w:rPr>
          <w:rFonts w:ascii="Calibri" w:hAnsi="Calibri"/>
        </w:rPr>
        <w:t xml:space="preserve">Reporting (Speech) </w:t>
      </w:r>
      <w:r w:rsidRPr="00B57E43">
        <w:rPr>
          <w:rFonts w:ascii="Calibri" w:hAnsi="Calibri"/>
        </w:rPr>
        <w:t>Configuration</w:t>
      </w:r>
    </w:p>
    <w:p w:rsidR="000D1685" w:rsidRPr="00B57E43" w:rsidRDefault="000D1685" w:rsidP="000D1685">
      <w:pPr>
        <w:pStyle w:val="ListBullet3"/>
        <w:numPr>
          <w:ilvl w:val="4"/>
          <w:numId w:val="10"/>
        </w:numPr>
        <w:tabs>
          <w:tab w:val="clear" w:pos="2376"/>
          <w:tab w:val="num" w:pos="1656"/>
        </w:tabs>
        <w:ind w:left="1656"/>
        <w:rPr>
          <w:rFonts w:ascii="Calibri" w:hAnsi="Calibri"/>
        </w:rPr>
      </w:pPr>
      <w:r>
        <w:rPr>
          <w:rFonts w:ascii="Calibri" w:hAnsi="Calibri"/>
        </w:rPr>
        <w:t>Enterprise Imaging</w:t>
      </w:r>
      <w:r w:rsidRPr="00B57E43">
        <w:rPr>
          <w:rFonts w:ascii="Calibri" w:hAnsi="Calibri"/>
        </w:rPr>
        <w:t xml:space="preserve"> </w:t>
      </w:r>
      <w:r w:rsidR="003F09F6">
        <w:rPr>
          <w:rFonts w:ascii="Calibri" w:hAnsi="Calibri"/>
        </w:rPr>
        <w:t>Reporting (Speech)</w:t>
      </w:r>
      <w:r w:rsidR="003F09F6" w:rsidRPr="00B57E43">
        <w:rPr>
          <w:rFonts w:ascii="Calibri" w:hAnsi="Calibri"/>
        </w:rPr>
        <w:t xml:space="preserve"> </w:t>
      </w:r>
      <w:r w:rsidR="003F09F6">
        <w:rPr>
          <w:rFonts w:ascii="Calibri" w:hAnsi="Calibri"/>
        </w:rPr>
        <w:t>Testing</w:t>
      </w:r>
    </w:p>
    <w:p w:rsidR="000D1685" w:rsidRDefault="000D1685" w:rsidP="000D1685">
      <w:pPr>
        <w:pStyle w:val="ListBullet3"/>
        <w:numPr>
          <w:ilvl w:val="4"/>
          <w:numId w:val="10"/>
        </w:numPr>
        <w:tabs>
          <w:tab w:val="clear" w:pos="2376"/>
          <w:tab w:val="num" w:pos="1656"/>
        </w:tabs>
        <w:ind w:left="1656"/>
        <w:rPr>
          <w:rFonts w:ascii="Calibri" w:hAnsi="Calibri"/>
        </w:rPr>
      </w:pPr>
      <w:r>
        <w:rPr>
          <w:rFonts w:ascii="Calibri" w:hAnsi="Calibri"/>
        </w:rPr>
        <w:t>Enterprise Imaging</w:t>
      </w:r>
      <w:r w:rsidRPr="00B57E43">
        <w:rPr>
          <w:rFonts w:ascii="Calibri" w:hAnsi="Calibri"/>
        </w:rPr>
        <w:t xml:space="preserve"> </w:t>
      </w:r>
      <w:r w:rsidR="003F09F6">
        <w:rPr>
          <w:rFonts w:ascii="Calibri" w:hAnsi="Calibri"/>
        </w:rPr>
        <w:t>Reporting (Speech)</w:t>
      </w:r>
      <w:r w:rsidR="003F09F6" w:rsidRPr="00B57E43">
        <w:rPr>
          <w:rFonts w:ascii="Calibri" w:hAnsi="Calibri"/>
        </w:rPr>
        <w:t xml:space="preserve"> </w:t>
      </w:r>
      <w:r w:rsidRPr="00B57E43">
        <w:rPr>
          <w:rFonts w:ascii="Calibri" w:hAnsi="Calibri"/>
        </w:rPr>
        <w:t>Acceptance</w:t>
      </w:r>
    </w:p>
    <w:p w:rsidR="003F09F6" w:rsidRPr="003F09F6" w:rsidRDefault="003F09F6" w:rsidP="003F09F6">
      <w:pPr>
        <w:pStyle w:val="ListBullet3"/>
        <w:numPr>
          <w:ilvl w:val="4"/>
          <w:numId w:val="10"/>
        </w:numPr>
        <w:tabs>
          <w:tab w:val="clear" w:pos="2376"/>
          <w:tab w:val="num" w:pos="1656"/>
        </w:tabs>
        <w:ind w:left="1656"/>
        <w:rPr>
          <w:rFonts w:ascii="Calibri" w:hAnsi="Calibri"/>
        </w:rPr>
      </w:pPr>
      <w:r>
        <w:rPr>
          <w:rFonts w:ascii="Calibri" w:hAnsi="Calibri"/>
        </w:rPr>
        <w:t>Enterprise Imaging</w:t>
      </w:r>
      <w:r w:rsidRPr="00B57E43">
        <w:rPr>
          <w:rFonts w:ascii="Calibri" w:hAnsi="Calibri"/>
        </w:rPr>
        <w:t xml:space="preserve"> </w:t>
      </w:r>
      <w:r>
        <w:rPr>
          <w:rFonts w:ascii="Calibri" w:hAnsi="Calibri"/>
        </w:rPr>
        <w:t>Reporting (Speech)</w:t>
      </w:r>
      <w:r w:rsidRPr="00B57E43">
        <w:rPr>
          <w:rFonts w:ascii="Calibri" w:hAnsi="Calibri"/>
        </w:rPr>
        <w:t xml:space="preserve"> </w:t>
      </w:r>
      <w:r>
        <w:rPr>
          <w:rFonts w:ascii="Calibri" w:hAnsi="Calibri"/>
        </w:rPr>
        <w:t>Training</w:t>
      </w:r>
    </w:p>
    <w:p w:rsidR="000D1685" w:rsidRPr="00B57E43" w:rsidRDefault="00800D33" w:rsidP="00800D33">
      <w:pPr>
        <w:pStyle w:val="Heading3"/>
        <w:numPr>
          <w:ilvl w:val="0"/>
          <w:numId w:val="0"/>
        </w:numPr>
        <w:ind w:left="720" w:hanging="720"/>
        <w:rPr>
          <w:rFonts w:ascii="Calibri" w:hAnsi="Calibri"/>
        </w:rPr>
      </w:pPr>
      <w:r>
        <w:rPr>
          <w:rFonts w:ascii="Calibri" w:hAnsi="Calibri"/>
        </w:rPr>
        <w:tab/>
      </w:r>
      <w:r w:rsidR="000D1685" w:rsidRPr="00B57E43">
        <w:rPr>
          <w:rFonts w:ascii="Calibri" w:hAnsi="Calibri"/>
        </w:rPr>
        <w:t>Agfa Responsibilities:</w:t>
      </w:r>
    </w:p>
    <w:p w:rsidR="000D1685" w:rsidRPr="00B57E43" w:rsidRDefault="000D1685" w:rsidP="00F654F8">
      <w:pPr>
        <w:numPr>
          <w:ilvl w:val="0"/>
          <w:numId w:val="25"/>
        </w:numPr>
        <w:rPr>
          <w:rFonts w:ascii="Calibri" w:hAnsi="Calibri"/>
          <w:lang w:val="en-CA"/>
        </w:rPr>
      </w:pPr>
      <w:r w:rsidRPr="00B57E43">
        <w:rPr>
          <w:rFonts w:ascii="Calibri" w:hAnsi="Calibri"/>
          <w:lang w:val="en-CA"/>
        </w:rPr>
        <w:t xml:space="preserve">Execute </w:t>
      </w:r>
      <w:r>
        <w:rPr>
          <w:rFonts w:ascii="Calibri" w:hAnsi="Calibri"/>
          <w:lang w:val="en-CA"/>
        </w:rPr>
        <w:t>Enterprise Imaging</w:t>
      </w:r>
      <w:r w:rsidRPr="00B57E43">
        <w:rPr>
          <w:rFonts w:ascii="Calibri" w:hAnsi="Calibri"/>
          <w:lang w:val="en-CA"/>
        </w:rPr>
        <w:t xml:space="preserve"> </w:t>
      </w:r>
      <w:r w:rsidR="003F09F6">
        <w:rPr>
          <w:rFonts w:ascii="Calibri" w:hAnsi="Calibri"/>
        </w:rPr>
        <w:t>Reporting (Speech)</w:t>
      </w:r>
      <w:r w:rsidR="003F09F6" w:rsidRPr="00B57E43">
        <w:rPr>
          <w:rFonts w:ascii="Calibri" w:hAnsi="Calibri"/>
        </w:rPr>
        <w:t xml:space="preserve"> </w:t>
      </w:r>
      <w:r w:rsidRPr="00B57E43">
        <w:rPr>
          <w:rFonts w:ascii="Calibri" w:hAnsi="Calibri"/>
          <w:lang w:val="en-CA"/>
        </w:rPr>
        <w:t>Service Approach as defined in this SOW section.</w:t>
      </w:r>
    </w:p>
    <w:p w:rsidR="000D1685" w:rsidRPr="00B57E43" w:rsidRDefault="00800D33" w:rsidP="00800D33">
      <w:pPr>
        <w:pStyle w:val="Heading3"/>
        <w:numPr>
          <w:ilvl w:val="0"/>
          <w:numId w:val="0"/>
        </w:numPr>
        <w:ind w:left="720" w:hanging="720"/>
        <w:rPr>
          <w:rFonts w:ascii="Calibri" w:hAnsi="Calibri"/>
        </w:rPr>
      </w:pPr>
      <w:r>
        <w:rPr>
          <w:rFonts w:ascii="Calibri" w:hAnsi="Calibri"/>
        </w:rPr>
        <w:tab/>
      </w:r>
      <w:r w:rsidR="000D1685" w:rsidRPr="00B57E43">
        <w:rPr>
          <w:rFonts w:ascii="Calibri" w:hAnsi="Calibri"/>
        </w:rPr>
        <w:t>Customer Responsibilities:</w:t>
      </w:r>
    </w:p>
    <w:p w:rsidR="000D1685" w:rsidRPr="00B57E43" w:rsidRDefault="000D1685" w:rsidP="00F654F8">
      <w:pPr>
        <w:numPr>
          <w:ilvl w:val="0"/>
          <w:numId w:val="25"/>
        </w:numPr>
        <w:rPr>
          <w:rFonts w:ascii="Calibri" w:hAnsi="Calibri"/>
          <w:lang w:val="en-CA"/>
        </w:rPr>
      </w:pPr>
      <w:r w:rsidRPr="00B57E43">
        <w:rPr>
          <w:rFonts w:ascii="Calibri" w:hAnsi="Calibri"/>
          <w:lang w:val="en-CA"/>
        </w:rPr>
        <w:t>Provide Customer and/or Customer Vendor resources to assist Agfa in the Service Approach.</w:t>
      </w:r>
    </w:p>
    <w:p w:rsidR="000D1685" w:rsidRPr="00B57E43" w:rsidRDefault="000D1685" w:rsidP="00F654F8">
      <w:pPr>
        <w:numPr>
          <w:ilvl w:val="0"/>
          <w:numId w:val="25"/>
        </w:numPr>
        <w:rPr>
          <w:rFonts w:ascii="Calibri" w:hAnsi="Calibri"/>
          <w:lang w:val="en-CA"/>
        </w:rPr>
      </w:pPr>
      <w:r w:rsidRPr="00B57E43">
        <w:rPr>
          <w:rFonts w:ascii="Calibri" w:hAnsi="Calibri"/>
          <w:lang w:val="en-CA"/>
        </w:rPr>
        <w:t>Customer shall be responsible for providing the supporting infrastructure such as, but not limited to, equipment ready server &amp; diagnostic rooms (air conditioning, lighting, etc.).</w:t>
      </w:r>
    </w:p>
    <w:p w:rsidR="000D1685" w:rsidRPr="00B57E43" w:rsidRDefault="000D1685" w:rsidP="00F654F8">
      <w:pPr>
        <w:numPr>
          <w:ilvl w:val="0"/>
          <w:numId w:val="25"/>
        </w:numPr>
        <w:rPr>
          <w:rFonts w:ascii="Calibri" w:hAnsi="Calibri"/>
          <w:lang w:val="en-CA" w:eastAsia="en-CA"/>
        </w:rPr>
      </w:pPr>
      <w:r w:rsidRPr="00B57E43">
        <w:rPr>
          <w:rFonts w:ascii="Calibri" w:hAnsi="Calibri"/>
        </w:rPr>
        <w:t xml:space="preserve">Rack </w:t>
      </w:r>
      <w:r>
        <w:rPr>
          <w:rFonts w:ascii="Calibri" w:hAnsi="Calibri"/>
        </w:rPr>
        <w:t>Enterprise Imaging</w:t>
      </w:r>
      <w:r w:rsidRPr="00B57E43">
        <w:rPr>
          <w:rFonts w:ascii="Calibri" w:hAnsi="Calibri"/>
        </w:rPr>
        <w:t xml:space="preserve"> Server Hardware and connect to network. </w:t>
      </w:r>
    </w:p>
    <w:p w:rsidR="000D1685" w:rsidRPr="00B57E43" w:rsidRDefault="000D1685" w:rsidP="00F654F8">
      <w:pPr>
        <w:numPr>
          <w:ilvl w:val="0"/>
          <w:numId w:val="25"/>
        </w:numPr>
        <w:rPr>
          <w:rFonts w:ascii="Calibri" w:hAnsi="Calibri"/>
          <w:lang w:val="en-CA" w:eastAsia="en-CA"/>
        </w:rPr>
      </w:pPr>
      <w:r w:rsidRPr="00B57E43">
        <w:rPr>
          <w:rFonts w:ascii="Calibri" w:hAnsi="Calibri"/>
        </w:rPr>
        <w:t xml:space="preserve">Provide redundant power circuits to </w:t>
      </w:r>
      <w:r>
        <w:rPr>
          <w:rFonts w:ascii="Calibri" w:hAnsi="Calibri"/>
        </w:rPr>
        <w:t>Enterprise Imaging</w:t>
      </w:r>
      <w:r w:rsidRPr="00B57E43">
        <w:rPr>
          <w:rFonts w:ascii="Calibri" w:hAnsi="Calibri"/>
        </w:rPr>
        <w:t xml:space="preserve"> Servers.</w:t>
      </w:r>
    </w:p>
    <w:p w:rsidR="00800D33" w:rsidRPr="00800D33" w:rsidRDefault="000D1685" w:rsidP="00F654F8">
      <w:pPr>
        <w:numPr>
          <w:ilvl w:val="0"/>
          <w:numId w:val="25"/>
        </w:numPr>
        <w:rPr>
          <w:rStyle w:val="Emphasis"/>
          <w:rFonts w:ascii="Calibri" w:hAnsi="Calibri" w:cs="Calibri"/>
          <w:i w:val="0"/>
          <w:iCs w:val="0"/>
        </w:rPr>
      </w:pPr>
      <w:r w:rsidRPr="00B57E43">
        <w:rPr>
          <w:rFonts w:ascii="Calibri" w:hAnsi="Calibri"/>
        </w:rPr>
        <w:t xml:space="preserve">Validation of </w:t>
      </w:r>
      <w:r>
        <w:rPr>
          <w:rFonts w:ascii="Calibri" w:hAnsi="Calibri"/>
        </w:rPr>
        <w:t>Enterprise Imaging</w:t>
      </w:r>
      <w:r w:rsidRPr="00B57E43">
        <w:rPr>
          <w:rFonts w:ascii="Calibri" w:hAnsi="Calibri"/>
        </w:rPr>
        <w:t xml:space="preserve"> </w:t>
      </w:r>
      <w:r w:rsidR="003F09F6">
        <w:rPr>
          <w:rFonts w:ascii="Calibri" w:hAnsi="Calibri"/>
        </w:rPr>
        <w:t>Reporting (Speech)</w:t>
      </w:r>
      <w:r w:rsidR="003F09F6" w:rsidRPr="00B57E43">
        <w:rPr>
          <w:rFonts w:ascii="Calibri" w:hAnsi="Calibri"/>
        </w:rPr>
        <w:t xml:space="preserve"> </w:t>
      </w:r>
      <w:r w:rsidRPr="00B57E43">
        <w:rPr>
          <w:rFonts w:ascii="Calibri" w:hAnsi="Calibri"/>
        </w:rPr>
        <w:t>workflows.</w:t>
      </w:r>
      <w:r w:rsidR="00800D33" w:rsidRPr="00463C90">
        <w:rPr>
          <w:rStyle w:val="Emphasis"/>
          <w:rFonts w:ascii="Calibri" w:hAnsi="Calibri" w:cs="Calibri"/>
          <w:i w:val="0"/>
          <w:iCs w:val="0"/>
        </w:rPr>
        <w:t xml:space="preserve"> </w:t>
      </w:r>
    </w:p>
    <w:p w:rsidR="00CD36AE" w:rsidRPr="00CD36AE" w:rsidRDefault="00800D33" w:rsidP="00CD36AE">
      <w:pPr>
        <w:pStyle w:val="BoxedTechnicalSpec"/>
        <w:rPr>
          <w:rFonts w:ascii="Calibri" w:hAnsi="Calibri" w:cs="Calibri"/>
        </w:rPr>
      </w:pPr>
      <w:r w:rsidRPr="00800D33">
        <w:rPr>
          <w:rFonts w:ascii="Calibri" w:hAnsi="Calibri" w:cs="Calibri"/>
        </w:rPr>
        <w:t xml:space="preserve">The customer Project Manager will be requested to acknowledge the completion of the </w:t>
      </w:r>
      <w:r w:rsidR="003F09F6">
        <w:rPr>
          <w:rFonts w:ascii="Calibri" w:hAnsi="Calibri" w:cs="Calibri"/>
        </w:rPr>
        <w:t>Reporting (Speech)</w:t>
      </w:r>
      <w:r w:rsidRPr="00800D33">
        <w:rPr>
          <w:rFonts w:ascii="Calibri" w:hAnsi="Calibri" w:cs="Calibri"/>
        </w:rPr>
        <w:t xml:space="preserve"> Departmental Deployment Service by signature of </w:t>
      </w:r>
      <w:r w:rsidRPr="00800D33">
        <w:rPr>
          <w:rFonts w:ascii="Calibri" w:hAnsi="Calibri" w:cs="Calibri"/>
          <w:i/>
          <w:iCs/>
        </w:rPr>
        <w:t>Clinical Acceptance Test Plan</w:t>
      </w:r>
      <w:r w:rsidRPr="00800D33">
        <w:rPr>
          <w:rFonts w:ascii="Calibri" w:hAnsi="Calibri" w:cs="Calibri"/>
        </w:rPr>
        <w:t>.</w:t>
      </w:r>
      <w:bookmarkStart w:id="261" w:name="_Toc414544416"/>
      <w:bookmarkStart w:id="262" w:name="_Toc440919076"/>
    </w:p>
    <w:bookmarkEnd w:id="261"/>
    <w:bookmarkEnd w:id="262"/>
    <w:p w:rsidR="00557473" w:rsidRPr="005E25C3" w:rsidDel="00AC4FA3" w:rsidRDefault="00557473" w:rsidP="0098306D">
      <w:pPr>
        <w:pStyle w:val="Heading3"/>
        <w:numPr>
          <w:ilvl w:val="2"/>
          <w:numId w:val="68"/>
        </w:numPr>
        <w:rPr>
          <w:del w:id="263" w:author="Agfa Healthcare" w:date="2016-03-08T16:56:00Z"/>
          <w:rFonts w:ascii="Calibri" w:hAnsi="Calibri" w:cs="Calibri"/>
          <w:sz w:val="28"/>
          <w:szCs w:val="28"/>
          <w:highlight w:val="yellow"/>
        </w:rPr>
      </w:pPr>
      <w:del w:id="264" w:author="Agfa Healthcare" w:date="2016-03-08T16:56:00Z">
        <w:r w:rsidRPr="005E25C3" w:rsidDel="00AC4FA3">
          <w:rPr>
            <w:rFonts w:ascii="Calibri" w:hAnsi="Calibri" w:cs="Calibri"/>
            <w:sz w:val="28"/>
            <w:szCs w:val="28"/>
            <w:highlight w:val="yellow"/>
          </w:rPr>
          <w:delText xml:space="preserve">Enterprise </w:delText>
        </w:r>
        <w:r w:rsidR="00F50706" w:rsidDel="00AC4FA3">
          <w:rPr>
            <w:rFonts w:ascii="Calibri" w:hAnsi="Calibri" w:cs="Calibri"/>
            <w:sz w:val="28"/>
            <w:szCs w:val="28"/>
            <w:highlight w:val="yellow"/>
          </w:rPr>
          <w:delText xml:space="preserve">Imaging </w:delText>
        </w:r>
        <w:r w:rsidRPr="005E25C3" w:rsidDel="00AC4FA3">
          <w:rPr>
            <w:rFonts w:ascii="Calibri" w:hAnsi="Calibri" w:cs="Calibri"/>
            <w:sz w:val="28"/>
            <w:szCs w:val="28"/>
            <w:highlight w:val="yellow"/>
          </w:rPr>
          <w:delText>Master Patient Index (E</w:delText>
        </w:r>
        <w:r w:rsidR="00F50706" w:rsidDel="00AC4FA3">
          <w:rPr>
            <w:rFonts w:ascii="Calibri" w:hAnsi="Calibri" w:cs="Calibri"/>
            <w:sz w:val="28"/>
            <w:szCs w:val="28"/>
            <w:highlight w:val="yellow"/>
          </w:rPr>
          <w:delText>I</w:delText>
        </w:r>
        <w:r w:rsidRPr="005E25C3" w:rsidDel="00AC4FA3">
          <w:rPr>
            <w:rFonts w:ascii="Calibri" w:hAnsi="Calibri" w:cs="Calibri"/>
            <w:sz w:val="28"/>
            <w:szCs w:val="28"/>
            <w:highlight w:val="yellow"/>
          </w:rPr>
          <w:delText xml:space="preserve">MPI) Installation </w:delText>
        </w:r>
      </w:del>
    </w:p>
    <w:p w:rsidR="00557473" w:rsidRPr="005E25C3" w:rsidDel="00AC4FA3" w:rsidRDefault="00557473" w:rsidP="00557473">
      <w:pPr>
        <w:pStyle w:val="Heading3"/>
        <w:numPr>
          <w:ilvl w:val="0"/>
          <w:numId w:val="0"/>
        </w:numPr>
        <w:ind w:left="720" w:hanging="720"/>
        <w:rPr>
          <w:del w:id="265" w:author="Agfa Healthcare" w:date="2016-03-08T16:56:00Z"/>
          <w:rFonts w:ascii="Calibri" w:hAnsi="Calibri"/>
          <w:highlight w:val="yellow"/>
        </w:rPr>
      </w:pPr>
      <w:del w:id="266" w:author="Agfa Healthcare" w:date="2016-03-08T16:56:00Z">
        <w:r w:rsidRPr="005E25C3" w:rsidDel="00AC4FA3">
          <w:rPr>
            <w:rFonts w:ascii="Calibri" w:hAnsi="Calibri" w:cs="Calibri"/>
            <w:highlight w:val="yellow"/>
          </w:rPr>
          <w:tab/>
        </w:r>
        <w:r w:rsidRPr="005E25C3" w:rsidDel="00AC4FA3">
          <w:rPr>
            <w:rFonts w:ascii="Calibri" w:hAnsi="Calibri"/>
            <w:highlight w:val="yellow"/>
          </w:rPr>
          <w:delText>Purpose</w:delText>
        </w:r>
      </w:del>
    </w:p>
    <w:p w:rsidR="00557473" w:rsidRPr="005E25C3" w:rsidDel="00AC4FA3" w:rsidRDefault="00557473" w:rsidP="00557473">
      <w:pPr>
        <w:rPr>
          <w:del w:id="267" w:author="Agfa Healthcare" w:date="2016-03-08T16:56:00Z"/>
          <w:rFonts w:ascii="Calibri" w:hAnsi="Calibri"/>
          <w:highlight w:val="yellow"/>
        </w:rPr>
      </w:pPr>
      <w:del w:id="268" w:author="Agfa Healthcare" w:date="2016-03-08T16:56:00Z">
        <w:r w:rsidRPr="005E25C3" w:rsidDel="00AC4FA3">
          <w:rPr>
            <w:rFonts w:ascii="Calibri" w:hAnsi="Calibri"/>
            <w:highlight w:val="yellow"/>
          </w:rPr>
          <w:delText>Enterprise Imaging EMPI provides initial configuration of the Enterprise Imaging E</w:delText>
        </w:r>
        <w:r w:rsidR="00ED6F8F" w:rsidDel="00AC4FA3">
          <w:rPr>
            <w:rFonts w:ascii="Calibri" w:hAnsi="Calibri"/>
            <w:highlight w:val="yellow"/>
          </w:rPr>
          <w:delText>I</w:delText>
        </w:r>
        <w:r w:rsidRPr="005E25C3" w:rsidDel="00AC4FA3">
          <w:rPr>
            <w:rFonts w:ascii="Calibri" w:hAnsi="Calibri"/>
            <w:highlight w:val="yellow"/>
          </w:rPr>
          <w:delText xml:space="preserve">MPI server.  Core installation consists of: Platform configuration, connectivity, storage configuration, availability configuration, and testing. </w:delText>
        </w:r>
      </w:del>
    </w:p>
    <w:p w:rsidR="00557473" w:rsidRPr="00A618AE" w:rsidDel="00AC4FA3" w:rsidRDefault="00557473" w:rsidP="005E25C3">
      <w:pPr>
        <w:tabs>
          <w:tab w:val="left" w:pos="1030"/>
        </w:tabs>
        <w:rPr>
          <w:del w:id="269" w:author="Agfa Healthcare" w:date="2016-03-08T16:56:00Z"/>
          <w:rFonts w:ascii="Calibri" w:hAnsi="Calibri"/>
          <w:b/>
        </w:rPr>
      </w:pPr>
      <w:del w:id="270" w:author="Agfa Healthcare" w:date="2016-03-08T16:56:00Z">
        <w:r w:rsidRPr="005E25C3" w:rsidDel="00AC4FA3">
          <w:rPr>
            <w:rFonts w:ascii="Calibri" w:hAnsi="Calibri"/>
            <w:b/>
            <w:highlight w:val="yellow"/>
          </w:rPr>
          <w:delText>Scope</w:delText>
        </w:r>
        <w:r w:rsidRPr="00A618AE" w:rsidDel="00AC4FA3">
          <w:rPr>
            <w:rFonts w:ascii="Calibri" w:hAnsi="Calibri"/>
            <w:b/>
          </w:rPr>
          <w:delText xml:space="preserve"> </w:delText>
        </w:r>
        <w:r w:rsidR="005E25C3" w:rsidDel="00AC4FA3">
          <w:rPr>
            <w:rFonts w:ascii="Calibri" w:hAnsi="Calibri"/>
            <w:b/>
          </w:rPr>
          <w:tab/>
        </w:r>
      </w:del>
    </w:p>
    <w:tbl>
      <w:tblPr>
        <w:tblW w:w="0" w:type="auto"/>
        <w:tblInd w:w="118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0A0" w:firstRow="1" w:lastRow="0" w:firstColumn="1" w:lastColumn="0" w:noHBand="0" w:noVBand="0"/>
      </w:tblPr>
      <w:tblGrid>
        <w:gridCol w:w="4230"/>
        <w:gridCol w:w="3330"/>
      </w:tblGrid>
      <w:tr w:rsidR="00557473" w:rsidRPr="000675F1" w:rsidDel="00AC4FA3" w:rsidTr="002210E4">
        <w:trPr>
          <w:del w:id="271" w:author="Agfa Healthcare" w:date="2016-03-08T16:56:00Z"/>
        </w:trPr>
        <w:tc>
          <w:tcPr>
            <w:tcW w:w="7560" w:type="dxa"/>
            <w:gridSpan w:val="2"/>
            <w:shd w:val="clear" w:color="auto" w:fill="D9D9D9"/>
            <w:vAlign w:val="center"/>
          </w:tcPr>
          <w:p w:rsidR="00557473" w:rsidRPr="000675F1" w:rsidDel="00AC4FA3" w:rsidRDefault="00557473" w:rsidP="002210E4">
            <w:pPr>
              <w:pStyle w:val="Tableheader"/>
              <w:rPr>
                <w:del w:id="272" w:author="Agfa Healthcare" w:date="2016-03-08T16:56:00Z"/>
                <w:rFonts w:ascii="Calibri" w:hAnsi="Calibri"/>
                <w:color w:val="auto"/>
                <w:lang w:val="fr-FR"/>
              </w:rPr>
            </w:pPr>
            <w:del w:id="273" w:author="Agfa Healthcare" w:date="2016-03-08T16:56:00Z">
              <w:r w:rsidDel="00AC4FA3">
                <w:rPr>
                  <w:rFonts w:ascii="Calibri" w:hAnsi="Calibri"/>
                  <w:color w:val="auto"/>
                  <w:lang w:val="fr-FR"/>
                </w:rPr>
                <w:lastRenderedPageBreak/>
                <w:delText>Enterprise Master Patient Index (EMPI)</w:delText>
              </w:r>
              <w:r w:rsidRPr="000675F1" w:rsidDel="00AC4FA3">
                <w:rPr>
                  <w:rFonts w:ascii="Calibri" w:hAnsi="Calibri"/>
                  <w:color w:val="auto"/>
                  <w:lang w:val="fr-FR"/>
                </w:rPr>
                <w:delText xml:space="preserve"> Installation</w:delText>
              </w:r>
            </w:del>
          </w:p>
        </w:tc>
      </w:tr>
      <w:tr w:rsidR="00557473" w:rsidRPr="00B57E43" w:rsidDel="00AC4FA3" w:rsidTr="002210E4">
        <w:trPr>
          <w:del w:id="274" w:author="Agfa Healthcare" w:date="2016-03-08T16:56:00Z"/>
        </w:trPr>
        <w:tc>
          <w:tcPr>
            <w:tcW w:w="4230" w:type="dxa"/>
            <w:vAlign w:val="center"/>
          </w:tcPr>
          <w:p w:rsidR="00557473" w:rsidRPr="00B57E43" w:rsidDel="00AC4FA3" w:rsidRDefault="00557473" w:rsidP="005E25C3">
            <w:pPr>
              <w:spacing w:before="60" w:after="60"/>
              <w:rPr>
                <w:del w:id="275" w:author="Agfa Healthcare" w:date="2016-03-08T16:56:00Z"/>
                <w:rFonts w:ascii="Calibri" w:hAnsi="Calibri" w:cs="Arial"/>
              </w:rPr>
            </w:pPr>
            <w:del w:id="276" w:author="Agfa Healthcare" w:date="2016-03-08T16:56:00Z">
              <w:r w:rsidDel="00AC4FA3">
                <w:rPr>
                  <w:rFonts w:ascii="Calibri" w:hAnsi="Calibri" w:cs="Arial"/>
                </w:rPr>
                <w:delText>E</w:delText>
              </w:r>
              <w:r w:rsidR="005E25C3" w:rsidDel="00AC4FA3">
                <w:rPr>
                  <w:rFonts w:ascii="Calibri" w:hAnsi="Calibri" w:cs="Arial"/>
                </w:rPr>
                <w:delText xml:space="preserve">MPI </w:delText>
              </w:r>
              <w:r w:rsidRPr="00B57E43" w:rsidDel="00AC4FA3">
                <w:rPr>
                  <w:rFonts w:ascii="Calibri" w:hAnsi="Calibri" w:cs="Arial"/>
                </w:rPr>
                <w:delText>to be installed</w:delText>
              </w:r>
            </w:del>
          </w:p>
        </w:tc>
        <w:tc>
          <w:tcPr>
            <w:tcW w:w="3330" w:type="dxa"/>
            <w:vAlign w:val="center"/>
          </w:tcPr>
          <w:p w:rsidR="00557473" w:rsidRPr="003A3C86" w:rsidDel="00AC4FA3" w:rsidRDefault="00557473" w:rsidP="002210E4">
            <w:pPr>
              <w:spacing w:before="60" w:after="60"/>
              <w:rPr>
                <w:del w:id="277" w:author="Agfa Healthcare" w:date="2016-03-08T16:56:00Z"/>
                <w:rStyle w:val="Emphasis"/>
                <w:rFonts w:ascii="Calibri" w:hAnsi="Calibri"/>
              </w:rPr>
            </w:pPr>
            <w:del w:id="278" w:author="Agfa Healthcare" w:date="2016-03-08T16:56:00Z">
              <w:r w:rsidRPr="003A3C86" w:rsidDel="00AC4FA3">
                <w:rPr>
                  <w:rStyle w:val="Emphasis"/>
                  <w:rFonts w:ascii="Calibri" w:hAnsi="Calibri"/>
                </w:rPr>
                <w:delText>YES</w:delText>
              </w:r>
            </w:del>
          </w:p>
        </w:tc>
      </w:tr>
      <w:tr w:rsidR="00ED6F8F" w:rsidRPr="00B57E43" w:rsidDel="00AC4FA3" w:rsidTr="002210E4">
        <w:trPr>
          <w:del w:id="279" w:author="Agfa Healthcare" w:date="2016-03-08T16:56:00Z"/>
        </w:trPr>
        <w:tc>
          <w:tcPr>
            <w:tcW w:w="4230" w:type="dxa"/>
            <w:vAlign w:val="center"/>
          </w:tcPr>
          <w:p w:rsidR="00ED6F8F" w:rsidDel="00AC4FA3" w:rsidRDefault="00ED6F8F" w:rsidP="00ED6F8F">
            <w:pPr>
              <w:spacing w:before="60" w:after="60"/>
              <w:rPr>
                <w:del w:id="280" w:author="Agfa Healthcare" w:date="2016-03-08T16:56:00Z"/>
                <w:rFonts w:ascii="Calibri" w:hAnsi="Calibri" w:cs="Arial"/>
                <w:lang w:val="it-IT"/>
              </w:rPr>
            </w:pPr>
            <w:del w:id="281" w:author="Agfa Healthcare" w:date="2016-03-08T16:56:00Z">
              <w:r w:rsidDel="00AC4FA3">
                <w:rPr>
                  <w:rFonts w:ascii="Calibri" w:hAnsi="Calibri" w:cs="Arial"/>
                  <w:lang w:val="it-IT"/>
                </w:rPr>
                <w:delText xml:space="preserve">Inbound ADT Feeds </w:delText>
              </w:r>
            </w:del>
          </w:p>
        </w:tc>
        <w:tc>
          <w:tcPr>
            <w:tcW w:w="3330" w:type="dxa"/>
            <w:vAlign w:val="center"/>
          </w:tcPr>
          <w:p w:rsidR="00ED6F8F" w:rsidDel="00AC4FA3" w:rsidRDefault="00ED6F8F" w:rsidP="00ED6F8F">
            <w:pPr>
              <w:spacing w:before="60" w:after="60"/>
              <w:rPr>
                <w:del w:id="282" w:author="Agfa Healthcare" w:date="2016-03-08T16:56:00Z"/>
                <w:rStyle w:val="Emphasis"/>
                <w:rFonts w:ascii="Calibri" w:hAnsi="Calibri"/>
              </w:rPr>
            </w:pPr>
            <w:del w:id="283" w:author="Agfa Healthcare" w:date="2016-03-08T16:56:00Z">
              <w:r w:rsidDel="00AC4FA3">
                <w:rPr>
                  <w:rStyle w:val="Emphasis"/>
                  <w:rFonts w:ascii="Calibri" w:hAnsi="Calibri"/>
                </w:rPr>
                <w:delText>Two (2) - (MHS and STRG)</w:delText>
              </w:r>
            </w:del>
          </w:p>
        </w:tc>
      </w:tr>
      <w:tr w:rsidR="00ED6F8F" w:rsidRPr="00B57E43" w:rsidDel="00AC4FA3" w:rsidTr="002210E4">
        <w:trPr>
          <w:del w:id="284" w:author="Agfa Healthcare" w:date="2016-03-08T16:56:00Z"/>
        </w:trPr>
        <w:tc>
          <w:tcPr>
            <w:tcW w:w="4230" w:type="dxa"/>
            <w:vAlign w:val="center"/>
          </w:tcPr>
          <w:p w:rsidR="00ED6F8F" w:rsidDel="00AC4FA3" w:rsidRDefault="00ED6F8F" w:rsidP="002210E4">
            <w:pPr>
              <w:spacing w:before="60" w:after="60"/>
              <w:rPr>
                <w:del w:id="285" w:author="Agfa Healthcare" w:date="2016-03-08T16:56:00Z"/>
                <w:rFonts w:ascii="Calibri" w:hAnsi="Calibri" w:cs="Arial"/>
                <w:lang w:val="it-IT"/>
              </w:rPr>
            </w:pPr>
            <w:del w:id="286" w:author="Agfa Healthcare" w:date="2016-03-08T16:56:00Z">
              <w:r w:rsidDel="00AC4FA3">
                <w:rPr>
                  <w:rFonts w:ascii="Calibri" w:hAnsi="Calibri" w:cs="Arial"/>
                  <w:lang w:val="it-IT"/>
                </w:rPr>
                <w:delText>Outbound Patient Identity Feeds</w:delText>
              </w:r>
            </w:del>
          </w:p>
        </w:tc>
        <w:tc>
          <w:tcPr>
            <w:tcW w:w="3330" w:type="dxa"/>
            <w:vAlign w:val="center"/>
          </w:tcPr>
          <w:p w:rsidR="00ED6F8F" w:rsidDel="00AC4FA3" w:rsidRDefault="00ED6F8F" w:rsidP="00ED6F8F">
            <w:pPr>
              <w:spacing w:before="60" w:after="60"/>
              <w:rPr>
                <w:del w:id="287" w:author="Agfa Healthcare" w:date="2016-03-08T16:56:00Z"/>
                <w:rStyle w:val="Emphasis"/>
                <w:rFonts w:ascii="Calibri" w:hAnsi="Calibri"/>
              </w:rPr>
            </w:pPr>
            <w:del w:id="288" w:author="Agfa Healthcare" w:date="2016-03-08T16:56:00Z">
              <w:r w:rsidDel="00AC4FA3">
                <w:rPr>
                  <w:rStyle w:val="Emphasis"/>
                  <w:rFonts w:ascii="Calibri" w:hAnsi="Calibri"/>
                </w:rPr>
                <w:delText>Two (2) - (MHS and STRG)</w:delText>
              </w:r>
            </w:del>
          </w:p>
        </w:tc>
      </w:tr>
      <w:tr w:rsidR="00557473" w:rsidRPr="00B57E43" w:rsidDel="00AC4FA3" w:rsidTr="002210E4">
        <w:trPr>
          <w:del w:id="289" w:author="Agfa Healthcare" w:date="2016-03-08T16:56:00Z"/>
        </w:trPr>
        <w:tc>
          <w:tcPr>
            <w:tcW w:w="4230" w:type="dxa"/>
            <w:vAlign w:val="center"/>
          </w:tcPr>
          <w:p w:rsidR="00557473" w:rsidRPr="00B57E43" w:rsidDel="00AC4FA3" w:rsidRDefault="00557473" w:rsidP="002210E4">
            <w:pPr>
              <w:spacing w:before="60" w:after="60"/>
              <w:rPr>
                <w:del w:id="290" w:author="Agfa Healthcare" w:date="2016-03-08T16:56:00Z"/>
                <w:rFonts w:ascii="Calibri" w:hAnsi="Calibri" w:cs="Arial"/>
                <w:lang w:val="it-IT"/>
              </w:rPr>
            </w:pPr>
            <w:del w:id="291" w:author="Agfa Healthcare" w:date="2016-03-08T16:56:00Z">
              <w:r w:rsidDel="00AC4FA3">
                <w:rPr>
                  <w:rFonts w:ascii="Calibri" w:hAnsi="Calibri" w:cs="Arial"/>
                  <w:lang w:val="it-IT"/>
                </w:rPr>
                <w:delText>Core PS</w:delText>
              </w:r>
            </w:del>
          </w:p>
        </w:tc>
        <w:tc>
          <w:tcPr>
            <w:tcW w:w="3330" w:type="dxa"/>
            <w:vAlign w:val="center"/>
          </w:tcPr>
          <w:p w:rsidR="00557473" w:rsidRPr="003F09F6" w:rsidDel="00AC4FA3" w:rsidRDefault="00557473" w:rsidP="002210E4">
            <w:pPr>
              <w:spacing w:before="60" w:after="60"/>
              <w:rPr>
                <w:del w:id="292" w:author="Agfa Healthcare" w:date="2016-03-08T16:56:00Z"/>
                <w:rStyle w:val="Emphasis"/>
                <w:rFonts w:ascii="Calibri" w:hAnsi="Calibri"/>
              </w:rPr>
            </w:pPr>
            <w:del w:id="293" w:author="Agfa Healthcare" w:date="2016-03-08T16:56:00Z">
              <w:r w:rsidDel="00AC4FA3">
                <w:rPr>
                  <w:rStyle w:val="Emphasis"/>
                  <w:rFonts w:ascii="Calibri" w:hAnsi="Calibri"/>
                </w:rPr>
                <w:delText>Ten (10</w:delText>
              </w:r>
              <w:r w:rsidRPr="003F09F6" w:rsidDel="00AC4FA3">
                <w:rPr>
                  <w:rStyle w:val="Emphasis"/>
                  <w:rFonts w:ascii="Calibri" w:hAnsi="Calibri"/>
                </w:rPr>
                <w:delText>)</w:delText>
              </w:r>
              <w:r w:rsidR="005E25C3" w:rsidDel="00AC4FA3">
                <w:rPr>
                  <w:rStyle w:val="Emphasis"/>
                  <w:rFonts w:ascii="Calibri" w:hAnsi="Calibri"/>
                </w:rPr>
                <w:delText xml:space="preserve"> Days</w:delText>
              </w:r>
            </w:del>
          </w:p>
        </w:tc>
      </w:tr>
      <w:tr w:rsidR="00557473" w:rsidRPr="00B57E43" w:rsidDel="00AC4FA3" w:rsidTr="002210E4">
        <w:trPr>
          <w:del w:id="294" w:author="Agfa Healthcare" w:date="2016-03-08T16:56:00Z"/>
        </w:trPr>
        <w:tc>
          <w:tcPr>
            <w:tcW w:w="4230" w:type="dxa"/>
            <w:vAlign w:val="center"/>
          </w:tcPr>
          <w:p w:rsidR="00557473" w:rsidDel="00AC4FA3" w:rsidRDefault="00557473" w:rsidP="002210E4">
            <w:pPr>
              <w:spacing w:before="60" w:after="60"/>
              <w:rPr>
                <w:del w:id="295" w:author="Agfa Healthcare" w:date="2016-03-08T16:56:00Z"/>
                <w:rFonts w:ascii="Calibri" w:hAnsi="Calibri" w:cs="Arial"/>
              </w:rPr>
            </w:pPr>
            <w:del w:id="296" w:author="Agfa Healthcare" w:date="2016-03-08T16:56:00Z">
              <w:r w:rsidDel="00AC4FA3">
                <w:rPr>
                  <w:rFonts w:ascii="Calibri" w:hAnsi="Calibri" w:cs="Arial"/>
                </w:rPr>
                <w:delText>Additional PS</w:delText>
              </w:r>
            </w:del>
          </w:p>
        </w:tc>
        <w:tc>
          <w:tcPr>
            <w:tcW w:w="3330" w:type="dxa"/>
            <w:vAlign w:val="center"/>
          </w:tcPr>
          <w:p w:rsidR="00557473" w:rsidDel="00AC4FA3" w:rsidRDefault="00557473" w:rsidP="002210E4">
            <w:pPr>
              <w:spacing w:before="60" w:after="60"/>
              <w:rPr>
                <w:del w:id="297" w:author="Agfa Healthcare" w:date="2016-03-08T16:56:00Z"/>
                <w:rStyle w:val="Emphasis"/>
                <w:rFonts w:ascii="Calibri" w:hAnsi="Calibri"/>
              </w:rPr>
            </w:pPr>
            <w:del w:id="298" w:author="Agfa Healthcare" w:date="2016-03-08T16:56:00Z">
              <w:r w:rsidDel="00AC4FA3">
                <w:rPr>
                  <w:rStyle w:val="Emphasis"/>
                  <w:rFonts w:ascii="Calibri" w:hAnsi="Calibri"/>
                </w:rPr>
                <w:delText xml:space="preserve">TBD; any </w:delText>
              </w:r>
              <w:r w:rsidRPr="003F09F6" w:rsidDel="00AC4FA3">
                <w:rPr>
                  <w:rStyle w:val="Emphasis"/>
                  <w:rFonts w:ascii="Calibri" w:hAnsi="Calibri"/>
                </w:rPr>
                <w:delText xml:space="preserve">custom PS included for custom </w:delText>
              </w:r>
              <w:r w:rsidR="005E25C3" w:rsidDel="00AC4FA3">
                <w:rPr>
                  <w:rStyle w:val="Emphasis"/>
                  <w:rFonts w:ascii="Calibri" w:hAnsi="Calibri"/>
                </w:rPr>
                <w:delText>integrations</w:delText>
              </w:r>
            </w:del>
          </w:p>
        </w:tc>
      </w:tr>
    </w:tbl>
    <w:p w:rsidR="00557473" w:rsidRPr="00B6060B" w:rsidDel="00AC4FA3" w:rsidRDefault="00557473" w:rsidP="00557473">
      <w:pPr>
        <w:pStyle w:val="Heading3"/>
        <w:widowControl w:val="0"/>
        <w:numPr>
          <w:ilvl w:val="0"/>
          <w:numId w:val="0"/>
        </w:numPr>
        <w:tabs>
          <w:tab w:val="clear" w:pos="0"/>
        </w:tabs>
        <w:spacing w:after="60" w:line="276" w:lineRule="auto"/>
        <w:ind w:left="720"/>
        <w:rPr>
          <w:del w:id="299" w:author="Agfa Healthcare" w:date="2016-03-08T16:56:00Z"/>
          <w:rFonts w:ascii="Calibri" w:hAnsi="Calibri" w:cs="Calibri"/>
          <w:sz w:val="25"/>
          <w:szCs w:val="25"/>
        </w:rPr>
      </w:pPr>
      <w:del w:id="300" w:author="Agfa Healthcare" w:date="2016-03-08T16:56:00Z">
        <w:r w:rsidRPr="00B6060B" w:rsidDel="00AC4FA3">
          <w:rPr>
            <w:rFonts w:ascii="Calibri" w:hAnsi="Calibri" w:cs="Calibri"/>
            <w:sz w:val="25"/>
            <w:szCs w:val="25"/>
          </w:rPr>
          <w:delText>E</w:delText>
        </w:r>
        <w:r w:rsidR="005E25C3" w:rsidDel="00AC4FA3">
          <w:rPr>
            <w:rFonts w:ascii="Calibri" w:hAnsi="Calibri" w:cs="Calibri"/>
            <w:sz w:val="25"/>
            <w:szCs w:val="25"/>
          </w:rPr>
          <w:delText xml:space="preserve">MPI </w:delText>
        </w:r>
      </w:del>
    </w:p>
    <w:p w:rsidR="00557473" w:rsidDel="00AC4FA3" w:rsidRDefault="00557473" w:rsidP="00557473">
      <w:pPr>
        <w:rPr>
          <w:del w:id="301" w:author="Agfa Healthcare" w:date="2016-03-08T16:56:00Z"/>
          <w:rFonts w:ascii="Calibri" w:hAnsi="Calibri" w:cs="Calibri"/>
        </w:rPr>
      </w:pPr>
      <w:del w:id="302" w:author="Agfa Healthcare" w:date="2016-03-08T16:56:00Z">
        <w:r w:rsidRPr="00B6060B" w:rsidDel="00AC4FA3">
          <w:rPr>
            <w:rFonts w:ascii="Calibri" w:hAnsi="Calibri" w:cs="Calibri"/>
          </w:rPr>
          <w:delText xml:space="preserve">Patient is created in HIS and ADT sent to </w:delText>
        </w:r>
        <w:r w:rsidR="005E25C3" w:rsidDel="00AC4FA3">
          <w:rPr>
            <w:rFonts w:ascii="Calibri" w:hAnsi="Calibri" w:cs="Calibri"/>
          </w:rPr>
          <w:delText xml:space="preserve">EMPI.  EMPI reconciles PID against additional site PIDs.  Patient is identified, and proper PID (and EMPI number) are returned to systems.  </w:delText>
        </w:r>
      </w:del>
    </w:p>
    <w:p w:rsidR="00557473" w:rsidRPr="00B57E43" w:rsidRDefault="00557473" w:rsidP="00557473">
      <w:pPr>
        <w:pStyle w:val="Heading3"/>
        <w:numPr>
          <w:ilvl w:val="0"/>
          <w:numId w:val="0"/>
        </w:numPr>
        <w:ind w:left="720" w:hanging="720"/>
        <w:rPr>
          <w:rFonts w:ascii="Calibri" w:hAnsi="Calibri"/>
        </w:rPr>
      </w:pPr>
      <w:r>
        <w:rPr>
          <w:rFonts w:ascii="Calibri" w:hAnsi="Calibri"/>
        </w:rPr>
        <w:tab/>
      </w:r>
      <w:r w:rsidRPr="00B57E43">
        <w:rPr>
          <w:rFonts w:ascii="Calibri" w:hAnsi="Calibri"/>
        </w:rPr>
        <w:t>Service Approach:</w:t>
      </w:r>
    </w:p>
    <w:p w:rsidR="00557473" w:rsidRDefault="00557473" w:rsidP="00557473">
      <w:pPr>
        <w:pStyle w:val="ListBullet3"/>
        <w:numPr>
          <w:ilvl w:val="4"/>
          <w:numId w:val="10"/>
        </w:numPr>
        <w:tabs>
          <w:tab w:val="clear" w:pos="2376"/>
          <w:tab w:val="num" w:pos="1656"/>
        </w:tabs>
        <w:ind w:left="1656"/>
        <w:rPr>
          <w:rFonts w:ascii="Calibri" w:hAnsi="Calibri"/>
        </w:rPr>
      </w:pPr>
      <w:r>
        <w:rPr>
          <w:rFonts w:ascii="Calibri" w:hAnsi="Calibri"/>
        </w:rPr>
        <w:t>Enterprise Imaging</w:t>
      </w:r>
      <w:r w:rsidRPr="00B57E43">
        <w:rPr>
          <w:rFonts w:ascii="Calibri" w:hAnsi="Calibri"/>
        </w:rPr>
        <w:t xml:space="preserve"> </w:t>
      </w:r>
      <w:r w:rsidR="005E25C3">
        <w:rPr>
          <w:rFonts w:ascii="Calibri" w:hAnsi="Calibri"/>
        </w:rPr>
        <w:t>E</w:t>
      </w:r>
      <w:r w:rsidR="00ED6F8F">
        <w:rPr>
          <w:rFonts w:ascii="Calibri" w:hAnsi="Calibri"/>
        </w:rPr>
        <w:t>I</w:t>
      </w:r>
      <w:r w:rsidR="005E25C3">
        <w:rPr>
          <w:rFonts w:ascii="Calibri" w:hAnsi="Calibri"/>
        </w:rPr>
        <w:t xml:space="preserve">MPI </w:t>
      </w:r>
      <w:r>
        <w:rPr>
          <w:rFonts w:ascii="Calibri" w:hAnsi="Calibri"/>
        </w:rPr>
        <w:t>Installation</w:t>
      </w:r>
    </w:p>
    <w:p w:rsidR="00557473" w:rsidRPr="00B57E43" w:rsidRDefault="00557473" w:rsidP="00557473">
      <w:pPr>
        <w:pStyle w:val="ListBullet3"/>
        <w:numPr>
          <w:ilvl w:val="4"/>
          <w:numId w:val="10"/>
        </w:numPr>
        <w:tabs>
          <w:tab w:val="clear" w:pos="2376"/>
          <w:tab w:val="num" w:pos="1656"/>
        </w:tabs>
        <w:ind w:left="1656"/>
        <w:rPr>
          <w:rFonts w:ascii="Calibri" w:hAnsi="Calibri"/>
        </w:rPr>
      </w:pPr>
      <w:r>
        <w:rPr>
          <w:rFonts w:ascii="Calibri" w:hAnsi="Calibri"/>
        </w:rPr>
        <w:t>Enterprise Imaging</w:t>
      </w:r>
      <w:r w:rsidRPr="00B57E43">
        <w:rPr>
          <w:rFonts w:ascii="Calibri" w:hAnsi="Calibri"/>
        </w:rPr>
        <w:t xml:space="preserve"> </w:t>
      </w:r>
      <w:r w:rsidR="005E25C3">
        <w:rPr>
          <w:rFonts w:ascii="Calibri" w:hAnsi="Calibri"/>
        </w:rPr>
        <w:t>E</w:t>
      </w:r>
      <w:r w:rsidR="00ED6F8F">
        <w:rPr>
          <w:rFonts w:ascii="Calibri" w:hAnsi="Calibri"/>
        </w:rPr>
        <w:t>I</w:t>
      </w:r>
      <w:r w:rsidR="005E25C3">
        <w:rPr>
          <w:rFonts w:ascii="Calibri" w:hAnsi="Calibri"/>
        </w:rPr>
        <w:t>MPI</w:t>
      </w:r>
      <w:r w:rsidR="005E25C3" w:rsidRPr="00B57E43">
        <w:rPr>
          <w:rFonts w:ascii="Calibri" w:hAnsi="Calibri"/>
        </w:rPr>
        <w:t xml:space="preserve"> </w:t>
      </w:r>
      <w:r w:rsidRPr="00B57E43">
        <w:rPr>
          <w:rFonts w:ascii="Calibri" w:hAnsi="Calibri"/>
        </w:rPr>
        <w:t>Configuration</w:t>
      </w:r>
    </w:p>
    <w:p w:rsidR="00557473" w:rsidRPr="00B57E43" w:rsidRDefault="00557473" w:rsidP="00557473">
      <w:pPr>
        <w:pStyle w:val="ListBullet3"/>
        <w:numPr>
          <w:ilvl w:val="4"/>
          <w:numId w:val="10"/>
        </w:numPr>
        <w:tabs>
          <w:tab w:val="clear" w:pos="2376"/>
          <w:tab w:val="num" w:pos="1656"/>
        </w:tabs>
        <w:ind w:left="1656"/>
        <w:rPr>
          <w:rFonts w:ascii="Calibri" w:hAnsi="Calibri"/>
        </w:rPr>
      </w:pPr>
      <w:r>
        <w:rPr>
          <w:rFonts w:ascii="Calibri" w:hAnsi="Calibri"/>
        </w:rPr>
        <w:t>Enterprise Imaging</w:t>
      </w:r>
      <w:r w:rsidRPr="00B57E43">
        <w:rPr>
          <w:rFonts w:ascii="Calibri" w:hAnsi="Calibri"/>
        </w:rPr>
        <w:t xml:space="preserve"> </w:t>
      </w:r>
      <w:r>
        <w:rPr>
          <w:rFonts w:ascii="Calibri" w:hAnsi="Calibri"/>
        </w:rPr>
        <w:t>Reporting (Speech)</w:t>
      </w:r>
      <w:r w:rsidRPr="00B57E43">
        <w:rPr>
          <w:rFonts w:ascii="Calibri" w:hAnsi="Calibri"/>
        </w:rPr>
        <w:t xml:space="preserve"> </w:t>
      </w:r>
      <w:r>
        <w:rPr>
          <w:rFonts w:ascii="Calibri" w:hAnsi="Calibri"/>
        </w:rPr>
        <w:t>Testing</w:t>
      </w:r>
    </w:p>
    <w:p w:rsidR="00557473" w:rsidRDefault="00557473" w:rsidP="00557473">
      <w:pPr>
        <w:pStyle w:val="ListBullet3"/>
        <w:numPr>
          <w:ilvl w:val="4"/>
          <w:numId w:val="10"/>
        </w:numPr>
        <w:tabs>
          <w:tab w:val="clear" w:pos="2376"/>
          <w:tab w:val="num" w:pos="1656"/>
        </w:tabs>
        <w:ind w:left="1656"/>
        <w:rPr>
          <w:rFonts w:ascii="Calibri" w:hAnsi="Calibri"/>
        </w:rPr>
      </w:pPr>
      <w:r>
        <w:rPr>
          <w:rFonts w:ascii="Calibri" w:hAnsi="Calibri"/>
        </w:rPr>
        <w:t>Enterprise Imaging</w:t>
      </w:r>
      <w:r w:rsidRPr="00B57E43">
        <w:rPr>
          <w:rFonts w:ascii="Calibri" w:hAnsi="Calibri"/>
        </w:rPr>
        <w:t xml:space="preserve"> </w:t>
      </w:r>
      <w:r w:rsidR="005E25C3">
        <w:rPr>
          <w:rFonts w:ascii="Calibri" w:hAnsi="Calibri"/>
        </w:rPr>
        <w:t>E</w:t>
      </w:r>
      <w:r w:rsidR="00ED6F8F">
        <w:rPr>
          <w:rFonts w:ascii="Calibri" w:hAnsi="Calibri"/>
        </w:rPr>
        <w:t>I</w:t>
      </w:r>
      <w:r w:rsidR="005E25C3">
        <w:rPr>
          <w:rFonts w:ascii="Calibri" w:hAnsi="Calibri"/>
        </w:rPr>
        <w:t>MPI</w:t>
      </w:r>
      <w:r w:rsidR="005E25C3" w:rsidRPr="00B57E43">
        <w:rPr>
          <w:rFonts w:ascii="Calibri" w:hAnsi="Calibri"/>
        </w:rPr>
        <w:t xml:space="preserve"> </w:t>
      </w:r>
      <w:r w:rsidRPr="00B57E43">
        <w:rPr>
          <w:rFonts w:ascii="Calibri" w:hAnsi="Calibri"/>
        </w:rPr>
        <w:t>Acceptance</w:t>
      </w:r>
    </w:p>
    <w:p w:rsidR="00557473" w:rsidRPr="00B57E43" w:rsidRDefault="00557473" w:rsidP="00557473">
      <w:pPr>
        <w:pStyle w:val="Heading3"/>
        <w:numPr>
          <w:ilvl w:val="0"/>
          <w:numId w:val="0"/>
        </w:numPr>
        <w:ind w:left="720" w:hanging="720"/>
        <w:rPr>
          <w:rFonts w:ascii="Calibri" w:hAnsi="Calibri"/>
        </w:rPr>
      </w:pPr>
      <w:r>
        <w:rPr>
          <w:rFonts w:ascii="Calibri" w:hAnsi="Calibri"/>
        </w:rPr>
        <w:tab/>
      </w:r>
      <w:r w:rsidRPr="00B57E43">
        <w:rPr>
          <w:rFonts w:ascii="Calibri" w:hAnsi="Calibri"/>
        </w:rPr>
        <w:t>Agfa Responsibilities:</w:t>
      </w:r>
    </w:p>
    <w:p w:rsidR="00557473" w:rsidRPr="00B57E43" w:rsidRDefault="00557473" w:rsidP="00557473">
      <w:pPr>
        <w:numPr>
          <w:ilvl w:val="0"/>
          <w:numId w:val="25"/>
        </w:numPr>
        <w:rPr>
          <w:rFonts w:ascii="Calibri" w:hAnsi="Calibri"/>
          <w:lang w:val="en-CA"/>
        </w:rPr>
      </w:pPr>
      <w:r w:rsidRPr="00B57E43">
        <w:rPr>
          <w:rFonts w:ascii="Calibri" w:hAnsi="Calibri"/>
          <w:lang w:val="en-CA"/>
        </w:rPr>
        <w:t xml:space="preserve">Execute </w:t>
      </w:r>
      <w:r>
        <w:rPr>
          <w:rFonts w:ascii="Calibri" w:hAnsi="Calibri"/>
          <w:lang w:val="en-CA"/>
        </w:rPr>
        <w:t>Enterprise Imaging</w:t>
      </w:r>
      <w:r w:rsidRPr="00B57E43">
        <w:rPr>
          <w:rFonts w:ascii="Calibri" w:hAnsi="Calibri"/>
          <w:lang w:val="en-CA"/>
        </w:rPr>
        <w:t xml:space="preserve"> </w:t>
      </w:r>
      <w:r w:rsidR="005E25C3">
        <w:rPr>
          <w:rFonts w:ascii="Calibri" w:hAnsi="Calibri"/>
        </w:rPr>
        <w:t>E</w:t>
      </w:r>
      <w:r w:rsidR="00ED6F8F">
        <w:rPr>
          <w:rFonts w:ascii="Calibri" w:hAnsi="Calibri"/>
        </w:rPr>
        <w:t>I</w:t>
      </w:r>
      <w:r w:rsidR="005E25C3">
        <w:rPr>
          <w:rFonts w:ascii="Calibri" w:hAnsi="Calibri"/>
        </w:rPr>
        <w:t>MPI</w:t>
      </w:r>
      <w:r w:rsidR="005E25C3" w:rsidRPr="00B57E43">
        <w:rPr>
          <w:rFonts w:ascii="Calibri" w:hAnsi="Calibri"/>
          <w:lang w:val="en-CA"/>
        </w:rPr>
        <w:t xml:space="preserve"> </w:t>
      </w:r>
      <w:r w:rsidRPr="00B57E43">
        <w:rPr>
          <w:rFonts w:ascii="Calibri" w:hAnsi="Calibri"/>
          <w:lang w:val="en-CA"/>
        </w:rPr>
        <w:t>Service Approach as defined in this SOW section.</w:t>
      </w:r>
    </w:p>
    <w:p w:rsidR="00557473" w:rsidRPr="00B57E43" w:rsidRDefault="00557473" w:rsidP="00557473">
      <w:pPr>
        <w:pStyle w:val="Heading3"/>
        <w:numPr>
          <w:ilvl w:val="0"/>
          <w:numId w:val="0"/>
        </w:numPr>
        <w:ind w:left="720" w:hanging="720"/>
        <w:rPr>
          <w:rFonts w:ascii="Calibri" w:hAnsi="Calibri"/>
        </w:rPr>
      </w:pPr>
      <w:r>
        <w:rPr>
          <w:rFonts w:ascii="Calibri" w:hAnsi="Calibri"/>
        </w:rPr>
        <w:tab/>
      </w:r>
      <w:r w:rsidRPr="00B57E43">
        <w:rPr>
          <w:rFonts w:ascii="Calibri" w:hAnsi="Calibri"/>
        </w:rPr>
        <w:t>Customer Responsibilities:</w:t>
      </w:r>
    </w:p>
    <w:p w:rsidR="00557473" w:rsidRPr="00B57E43" w:rsidRDefault="00557473" w:rsidP="00557473">
      <w:pPr>
        <w:numPr>
          <w:ilvl w:val="0"/>
          <w:numId w:val="25"/>
        </w:numPr>
        <w:rPr>
          <w:rFonts w:ascii="Calibri" w:hAnsi="Calibri"/>
          <w:lang w:val="en-CA"/>
        </w:rPr>
      </w:pPr>
      <w:r w:rsidRPr="00B57E43">
        <w:rPr>
          <w:rFonts w:ascii="Calibri" w:hAnsi="Calibri"/>
          <w:lang w:val="en-CA"/>
        </w:rPr>
        <w:t>Provide Customer and/or Customer Vendor resources to assist Agfa in the Service Approach.</w:t>
      </w:r>
    </w:p>
    <w:p w:rsidR="00557473" w:rsidRPr="00B57E43" w:rsidRDefault="00557473" w:rsidP="00557473">
      <w:pPr>
        <w:numPr>
          <w:ilvl w:val="0"/>
          <w:numId w:val="25"/>
        </w:numPr>
        <w:rPr>
          <w:rFonts w:ascii="Calibri" w:hAnsi="Calibri"/>
          <w:lang w:val="en-CA"/>
        </w:rPr>
      </w:pPr>
      <w:r w:rsidRPr="00B57E43">
        <w:rPr>
          <w:rFonts w:ascii="Calibri" w:hAnsi="Calibri"/>
          <w:lang w:val="en-CA"/>
        </w:rPr>
        <w:t>Customer shall be responsible for providing the supporting infrastructure such as, but not limited to, equipment ready server &amp; diagnostic rooms (air conditioning, lighting, etc.).</w:t>
      </w:r>
    </w:p>
    <w:p w:rsidR="00557473" w:rsidRPr="00B57E43" w:rsidRDefault="00557473" w:rsidP="00557473">
      <w:pPr>
        <w:numPr>
          <w:ilvl w:val="0"/>
          <w:numId w:val="25"/>
        </w:numPr>
        <w:rPr>
          <w:rFonts w:ascii="Calibri" w:hAnsi="Calibri"/>
          <w:lang w:val="en-CA" w:eastAsia="en-CA"/>
        </w:rPr>
      </w:pPr>
      <w:r w:rsidRPr="00B57E43">
        <w:rPr>
          <w:rFonts w:ascii="Calibri" w:hAnsi="Calibri"/>
        </w:rPr>
        <w:t xml:space="preserve">Rack </w:t>
      </w:r>
      <w:r w:rsidR="00C50972">
        <w:rPr>
          <w:rFonts w:ascii="Calibri" w:hAnsi="Calibri"/>
        </w:rPr>
        <w:t xml:space="preserve">EIMPI </w:t>
      </w:r>
      <w:r w:rsidRPr="00B57E43">
        <w:rPr>
          <w:rFonts w:ascii="Calibri" w:hAnsi="Calibri"/>
        </w:rPr>
        <w:t xml:space="preserve">Server Hardware and connect to network. </w:t>
      </w:r>
    </w:p>
    <w:p w:rsidR="00557473" w:rsidRPr="00B57E43" w:rsidRDefault="00557473" w:rsidP="00557473">
      <w:pPr>
        <w:numPr>
          <w:ilvl w:val="0"/>
          <w:numId w:val="25"/>
        </w:numPr>
        <w:rPr>
          <w:rFonts w:ascii="Calibri" w:hAnsi="Calibri"/>
          <w:lang w:val="en-CA" w:eastAsia="en-CA"/>
        </w:rPr>
      </w:pPr>
      <w:r w:rsidRPr="00B57E43">
        <w:rPr>
          <w:rFonts w:ascii="Calibri" w:hAnsi="Calibri"/>
        </w:rPr>
        <w:t xml:space="preserve">Provide redundant power circuits to </w:t>
      </w:r>
      <w:r>
        <w:rPr>
          <w:rFonts w:ascii="Calibri" w:hAnsi="Calibri"/>
        </w:rPr>
        <w:t>Enterprise Imaging</w:t>
      </w:r>
      <w:r w:rsidRPr="00B57E43">
        <w:rPr>
          <w:rFonts w:ascii="Calibri" w:hAnsi="Calibri"/>
        </w:rPr>
        <w:t xml:space="preserve"> Servers.</w:t>
      </w:r>
    </w:p>
    <w:p w:rsidR="00557473" w:rsidRPr="00800D33" w:rsidRDefault="00557473" w:rsidP="00557473">
      <w:pPr>
        <w:numPr>
          <w:ilvl w:val="0"/>
          <w:numId w:val="25"/>
        </w:numPr>
        <w:rPr>
          <w:rStyle w:val="Emphasis"/>
          <w:rFonts w:ascii="Calibri" w:hAnsi="Calibri" w:cs="Calibri"/>
          <w:i w:val="0"/>
          <w:iCs w:val="0"/>
        </w:rPr>
      </w:pPr>
      <w:r w:rsidRPr="00B57E43">
        <w:rPr>
          <w:rFonts w:ascii="Calibri" w:hAnsi="Calibri"/>
        </w:rPr>
        <w:t xml:space="preserve">Validation of </w:t>
      </w:r>
      <w:r>
        <w:rPr>
          <w:rFonts w:ascii="Calibri" w:hAnsi="Calibri"/>
        </w:rPr>
        <w:t>Enterprise Imaging</w:t>
      </w:r>
      <w:r w:rsidRPr="00B57E43">
        <w:rPr>
          <w:rFonts w:ascii="Calibri" w:hAnsi="Calibri"/>
        </w:rPr>
        <w:t xml:space="preserve"> </w:t>
      </w:r>
      <w:r w:rsidR="005E25C3">
        <w:rPr>
          <w:rFonts w:ascii="Calibri" w:hAnsi="Calibri"/>
        </w:rPr>
        <w:t>EMPI</w:t>
      </w:r>
      <w:r w:rsidR="005E25C3" w:rsidRPr="00B57E43">
        <w:rPr>
          <w:rFonts w:ascii="Calibri" w:hAnsi="Calibri"/>
        </w:rPr>
        <w:t xml:space="preserve"> </w:t>
      </w:r>
      <w:r w:rsidRPr="00B57E43">
        <w:rPr>
          <w:rFonts w:ascii="Calibri" w:hAnsi="Calibri"/>
        </w:rPr>
        <w:t>workflows.</w:t>
      </w:r>
      <w:r w:rsidRPr="00463C90">
        <w:rPr>
          <w:rStyle w:val="Emphasis"/>
          <w:rFonts w:ascii="Calibri" w:hAnsi="Calibri" w:cs="Calibri"/>
          <w:i w:val="0"/>
          <w:iCs w:val="0"/>
        </w:rPr>
        <w:t xml:space="preserve"> </w:t>
      </w:r>
    </w:p>
    <w:p w:rsidR="00557473" w:rsidRPr="00557473" w:rsidRDefault="00557473" w:rsidP="00557473">
      <w:pPr>
        <w:pStyle w:val="BoxedTechnicalSpec"/>
        <w:rPr>
          <w:rFonts w:ascii="Calibri" w:hAnsi="Calibri" w:cs="Calibri"/>
        </w:rPr>
      </w:pPr>
      <w:r w:rsidRPr="00800D33">
        <w:rPr>
          <w:rFonts w:ascii="Calibri" w:hAnsi="Calibri" w:cs="Calibri"/>
        </w:rPr>
        <w:t xml:space="preserve">The customer Project Manager will be requested to acknowledge the completion of the </w:t>
      </w:r>
      <w:r>
        <w:rPr>
          <w:rFonts w:ascii="Calibri" w:hAnsi="Calibri" w:cs="Calibri"/>
        </w:rPr>
        <w:t>E</w:t>
      </w:r>
      <w:r w:rsidR="00C50972">
        <w:rPr>
          <w:rFonts w:ascii="Calibri" w:hAnsi="Calibri" w:cs="Calibri"/>
        </w:rPr>
        <w:t>I</w:t>
      </w:r>
      <w:r>
        <w:rPr>
          <w:rFonts w:ascii="Calibri" w:hAnsi="Calibri" w:cs="Calibri"/>
        </w:rPr>
        <w:t xml:space="preserve">MPI </w:t>
      </w:r>
      <w:r w:rsidRPr="00800D33">
        <w:rPr>
          <w:rFonts w:ascii="Calibri" w:hAnsi="Calibri" w:cs="Calibri"/>
        </w:rPr>
        <w:t xml:space="preserve">Deployment Service by signature of </w:t>
      </w:r>
      <w:r w:rsidRPr="00800D33">
        <w:rPr>
          <w:rFonts w:ascii="Calibri" w:hAnsi="Calibri" w:cs="Calibri"/>
          <w:i/>
          <w:iCs/>
        </w:rPr>
        <w:t>Clinical Acceptance Test Plan</w:t>
      </w:r>
      <w:r w:rsidRPr="00800D33">
        <w:rPr>
          <w:rFonts w:ascii="Calibri" w:hAnsi="Calibri" w:cs="Calibri"/>
        </w:rPr>
        <w:t>.</w:t>
      </w:r>
    </w:p>
    <w:p w:rsidR="008567E9" w:rsidRPr="00463C90" w:rsidRDefault="00695227" w:rsidP="0098306D">
      <w:pPr>
        <w:pStyle w:val="Heading3"/>
        <w:numPr>
          <w:ilvl w:val="2"/>
          <w:numId w:val="68"/>
        </w:numPr>
        <w:rPr>
          <w:rFonts w:ascii="Calibri" w:hAnsi="Calibri" w:cs="Calibri"/>
          <w:sz w:val="28"/>
          <w:szCs w:val="28"/>
        </w:rPr>
      </w:pPr>
      <w:r w:rsidRPr="00463C90">
        <w:rPr>
          <w:rFonts w:ascii="Calibri" w:hAnsi="Calibri" w:cs="Calibri"/>
          <w:sz w:val="28"/>
          <w:szCs w:val="28"/>
        </w:rPr>
        <w:t xml:space="preserve">GRIP Monitoring Installation </w:t>
      </w:r>
      <w:bookmarkStart w:id="303" w:name="_Toc435014604"/>
      <w:bookmarkStart w:id="304" w:name="_Toc435014676"/>
      <w:bookmarkStart w:id="305" w:name="_Toc435014762"/>
      <w:bookmarkStart w:id="306" w:name="_Toc435020309"/>
      <w:bookmarkStart w:id="307" w:name="_Toc435020359"/>
      <w:bookmarkStart w:id="308" w:name="_Toc435107569"/>
      <w:bookmarkStart w:id="309" w:name="_Toc435187485"/>
      <w:bookmarkEnd w:id="303"/>
      <w:bookmarkEnd w:id="304"/>
      <w:bookmarkEnd w:id="305"/>
      <w:bookmarkEnd w:id="306"/>
      <w:bookmarkEnd w:id="307"/>
      <w:bookmarkEnd w:id="308"/>
      <w:bookmarkEnd w:id="309"/>
    </w:p>
    <w:p w:rsidR="00762865" w:rsidRPr="00463C90" w:rsidRDefault="00695227" w:rsidP="00695227">
      <w:pPr>
        <w:pStyle w:val="Heading3"/>
        <w:numPr>
          <w:ilvl w:val="0"/>
          <w:numId w:val="0"/>
        </w:numPr>
        <w:ind w:left="720" w:hanging="720"/>
        <w:rPr>
          <w:rFonts w:ascii="Calibri" w:hAnsi="Calibri" w:cs="Calibri"/>
        </w:rPr>
      </w:pPr>
      <w:r w:rsidRPr="00463C90">
        <w:rPr>
          <w:rFonts w:ascii="Calibri" w:hAnsi="Calibri" w:cs="Calibri"/>
        </w:rPr>
        <w:tab/>
      </w:r>
      <w:r w:rsidR="00762865" w:rsidRPr="00463C90">
        <w:rPr>
          <w:rFonts w:ascii="Calibri" w:hAnsi="Calibri" w:cs="Calibri"/>
        </w:rPr>
        <w:t>Purpose</w:t>
      </w:r>
    </w:p>
    <w:p w:rsidR="00762865" w:rsidRPr="00463C90" w:rsidRDefault="00695227" w:rsidP="00695227">
      <w:pPr>
        <w:rPr>
          <w:rFonts w:ascii="Calibri" w:hAnsi="Calibri" w:cs="Calibri"/>
        </w:rPr>
      </w:pPr>
      <w:r w:rsidRPr="00463C90">
        <w:rPr>
          <w:rFonts w:ascii="Calibri" w:hAnsi="Calibri" w:cs="Calibri"/>
        </w:rPr>
        <w:t>R</w:t>
      </w:r>
      <w:r w:rsidR="00DE2A27" w:rsidRPr="00463C90">
        <w:rPr>
          <w:rFonts w:ascii="Calibri" w:hAnsi="Calibri" w:cs="Calibri"/>
        </w:rPr>
        <w:t xml:space="preserve">emote Incident Prevention (GRIP) Monitoring Services consists of; GRIP Monitoring System, GRIP Event Management, and GRIP Event Reporting. GRIP Monitoring can automatically detect potential incidents and </w:t>
      </w:r>
      <w:r w:rsidR="00DE2A27" w:rsidRPr="00463C90">
        <w:rPr>
          <w:rFonts w:ascii="Calibri" w:hAnsi="Calibri" w:cs="Calibri"/>
        </w:rPr>
        <w:lastRenderedPageBreak/>
        <w:t>prevent incidents from happening. GRIP allows A</w:t>
      </w:r>
      <w:r w:rsidR="00A7310A" w:rsidRPr="00463C90">
        <w:rPr>
          <w:rFonts w:ascii="Calibri" w:hAnsi="Calibri" w:cs="Calibri"/>
        </w:rPr>
        <w:t>gfa</w:t>
      </w:r>
      <w:r w:rsidR="00DE2A27" w:rsidRPr="00463C90">
        <w:rPr>
          <w:rFonts w:ascii="Calibri" w:hAnsi="Calibri" w:cs="Calibri"/>
        </w:rPr>
        <w:t xml:space="preserve"> to obtain better incident resolution times and improves uptime, minimizing disturbances to customers’ productivity.</w:t>
      </w:r>
    </w:p>
    <w:p w:rsidR="00762865" w:rsidRPr="00463C90" w:rsidRDefault="004F1136" w:rsidP="004F1136">
      <w:pPr>
        <w:pStyle w:val="Heading3"/>
        <w:numPr>
          <w:ilvl w:val="0"/>
          <w:numId w:val="0"/>
        </w:numPr>
        <w:ind w:left="720" w:hanging="720"/>
        <w:rPr>
          <w:rFonts w:ascii="Calibri" w:hAnsi="Calibri" w:cs="Calibri"/>
        </w:rPr>
      </w:pPr>
      <w:r w:rsidRPr="00463C90">
        <w:rPr>
          <w:rFonts w:ascii="Calibri" w:hAnsi="Calibri" w:cs="Calibri"/>
        </w:rPr>
        <w:tab/>
      </w:r>
      <w:r w:rsidR="00762865" w:rsidRPr="00463C90">
        <w:rPr>
          <w:rFonts w:ascii="Calibri" w:hAnsi="Calibri" w:cs="Calibri"/>
        </w:rPr>
        <w:t xml:space="preserve">Scope </w:t>
      </w:r>
    </w:p>
    <w:p w:rsidR="000974BD" w:rsidRPr="00463C90" w:rsidRDefault="00E1584A" w:rsidP="000974BD">
      <w:pPr>
        <w:pStyle w:val="BodyText"/>
        <w:rPr>
          <w:rFonts w:ascii="Calibri" w:hAnsi="Calibri" w:cs="Calibri"/>
        </w:rPr>
      </w:pPr>
      <w:r w:rsidRPr="00463C90">
        <w:rPr>
          <w:rFonts w:ascii="Calibri" w:hAnsi="Calibri" w:cs="Calibri"/>
        </w:rPr>
        <w:t>Agents are loaded on each Agfa server.</w:t>
      </w:r>
    </w:p>
    <w:p w:rsidR="00762865" w:rsidRPr="00463C90" w:rsidRDefault="00762865" w:rsidP="000974BD">
      <w:pPr>
        <w:pStyle w:val="BodyText"/>
        <w:ind w:firstLine="720"/>
        <w:rPr>
          <w:rFonts w:ascii="Calibri" w:hAnsi="Calibri" w:cs="Calibri"/>
          <w:b/>
          <w:lang w:eastAsia="de-DE"/>
        </w:rPr>
      </w:pPr>
      <w:r w:rsidRPr="000974BD">
        <w:rPr>
          <w:b/>
        </w:rPr>
        <w:t>System Workflow</w:t>
      </w:r>
    </w:p>
    <w:p w:rsidR="00762865" w:rsidRPr="00463C90" w:rsidRDefault="00E1584A" w:rsidP="002D69E7">
      <w:pPr>
        <w:pStyle w:val="ListBullet"/>
        <w:rPr>
          <w:rFonts w:ascii="Calibri" w:hAnsi="Calibri" w:cs="Calibri"/>
        </w:rPr>
      </w:pPr>
      <w:r w:rsidRPr="00463C90">
        <w:rPr>
          <w:rFonts w:ascii="Calibri" w:hAnsi="Calibri" w:cs="Calibri"/>
        </w:rPr>
        <w:t xml:space="preserve">Using the pre-defined intervals those agents are polled and report to an Agfa Nagios server through the site to site VPN.  </w:t>
      </w:r>
      <w:r w:rsidR="00DB10FE" w:rsidRPr="00463C90">
        <w:rPr>
          <w:rFonts w:ascii="Calibri" w:hAnsi="Calibri" w:cs="Calibri"/>
        </w:rPr>
        <w:t xml:space="preserve">Alerts are triggered if a </w:t>
      </w:r>
      <w:r w:rsidRPr="00463C90">
        <w:rPr>
          <w:rFonts w:ascii="Calibri" w:hAnsi="Calibri" w:cs="Calibri"/>
        </w:rPr>
        <w:t>threshold is exceeded.</w:t>
      </w:r>
    </w:p>
    <w:p w:rsidR="00E1584A" w:rsidRPr="00463C90" w:rsidRDefault="0098306D" w:rsidP="002D69E7">
      <w:pPr>
        <w:pStyle w:val="ListBullet"/>
        <w:rPr>
          <w:rFonts w:ascii="Calibri" w:hAnsi="Calibri" w:cs="Calibri"/>
        </w:rPr>
      </w:pPr>
      <w:r>
        <w:rPr>
          <w:rFonts w:ascii="Calibri" w:hAnsi="Calibri" w:cs="Calibri"/>
          <w:noProof/>
          <w:lang w:val="en-US" w:eastAsia="zh-TW"/>
        </w:rPr>
        <w:drawing>
          <wp:inline distT="0" distB="0" distL="0" distR="0" wp14:anchorId="11108F8C" wp14:editId="435F95CC">
            <wp:extent cx="2230755" cy="2874645"/>
            <wp:effectExtent l="0" t="0" r="0" b="1905"/>
            <wp:docPr id="21" name="Picture 6" descr="f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et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30755" cy="2874645"/>
                    </a:xfrm>
                    <a:prstGeom prst="rect">
                      <a:avLst/>
                    </a:prstGeom>
                    <a:noFill/>
                    <a:ln>
                      <a:noFill/>
                    </a:ln>
                  </pic:spPr>
                </pic:pic>
              </a:graphicData>
            </a:graphic>
          </wp:inline>
        </w:drawing>
      </w:r>
    </w:p>
    <w:p w:rsidR="00762865" w:rsidRPr="00463C90" w:rsidRDefault="00695227" w:rsidP="00695227">
      <w:pPr>
        <w:pStyle w:val="Heading3"/>
        <w:numPr>
          <w:ilvl w:val="0"/>
          <w:numId w:val="0"/>
        </w:numPr>
        <w:ind w:left="720" w:hanging="720"/>
        <w:rPr>
          <w:rFonts w:ascii="Calibri" w:hAnsi="Calibri" w:cs="Calibri"/>
        </w:rPr>
      </w:pPr>
      <w:r w:rsidRPr="00463C90">
        <w:rPr>
          <w:rFonts w:ascii="Calibri" w:hAnsi="Calibri" w:cs="Calibri"/>
        </w:rPr>
        <w:tab/>
      </w:r>
      <w:r w:rsidR="00762865" w:rsidRPr="00463C90">
        <w:rPr>
          <w:rFonts w:ascii="Calibri" w:hAnsi="Calibri" w:cs="Calibri"/>
        </w:rPr>
        <w:t>Service Approach</w:t>
      </w:r>
    </w:p>
    <w:p w:rsidR="00762865" w:rsidRPr="00463C90" w:rsidRDefault="00762865" w:rsidP="00762865">
      <w:pPr>
        <w:pStyle w:val="BodyText"/>
        <w:ind w:left="720" w:firstLine="720"/>
        <w:rPr>
          <w:rFonts w:ascii="Calibri" w:hAnsi="Calibri" w:cs="Calibri"/>
          <w:i/>
          <w:lang w:eastAsia="de-DE"/>
        </w:rPr>
      </w:pPr>
      <w:r w:rsidRPr="00463C90">
        <w:rPr>
          <w:rFonts w:ascii="Calibri" w:hAnsi="Calibri" w:cs="Calibri"/>
          <w:i/>
          <w:lang w:eastAsia="de-DE"/>
        </w:rPr>
        <w:t>Hardware Installation</w:t>
      </w:r>
    </w:p>
    <w:p w:rsidR="00762865" w:rsidRPr="00463C90" w:rsidRDefault="00E1584A" w:rsidP="000974BD">
      <w:pPr>
        <w:pStyle w:val="BodyText"/>
        <w:numPr>
          <w:ilvl w:val="0"/>
          <w:numId w:val="13"/>
        </w:numPr>
        <w:ind w:left="1800"/>
        <w:rPr>
          <w:rFonts w:ascii="Calibri" w:hAnsi="Calibri" w:cs="Calibri"/>
          <w:lang w:eastAsia="de-DE"/>
        </w:rPr>
      </w:pPr>
      <w:r w:rsidRPr="00463C90">
        <w:rPr>
          <w:rFonts w:ascii="Calibri" w:hAnsi="Calibri" w:cs="Calibri"/>
          <w:lang w:eastAsia="de-DE"/>
        </w:rPr>
        <w:t>No additional hardware is required. Agents are loaded on each Agfa server</w:t>
      </w:r>
    </w:p>
    <w:p w:rsidR="00DE2A27" w:rsidRPr="00463C90" w:rsidRDefault="00695227" w:rsidP="00695227">
      <w:pPr>
        <w:pStyle w:val="Heading3"/>
        <w:numPr>
          <w:ilvl w:val="0"/>
          <w:numId w:val="0"/>
        </w:numPr>
        <w:ind w:left="720" w:hanging="720"/>
        <w:rPr>
          <w:rFonts w:ascii="Calibri" w:hAnsi="Calibri" w:cs="Calibri"/>
        </w:rPr>
      </w:pPr>
      <w:r w:rsidRPr="00463C90">
        <w:rPr>
          <w:rFonts w:ascii="Calibri" w:hAnsi="Calibri" w:cs="Calibri"/>
        </w:rPr>
        <w:tab/>
      </w:r>
      <w:r w:rsidR="00762865" w:rsidRPr="00463C90">
        <w:rPr>
          <w:rFonts w:ascii="Calibri" w:hAnsi="Calibri" w:cs="Calibri"/>
        </w:rPr>
        <w:t xml:space="preserve">Agfa Responsibilities </w:t>
      </w:r>
    </w:p>
    <w:p w:rsidR="00DE2A27" w:rsidRPr="00463C90" w:rsidRDefault="00DE2A27" w:rsidP="002D69E7">
      <w:pPr>
        <w:pStyle w:val="ListBullet"/>
        <w:numPr>
          <w:ilvl w:val="0"/>
          <w:numId w:val="13"/>
        </w:numPr>
        <w:rPr>
          <w:rFonts w:ascii="Calibri" w:hAnsi="Calibri" w:cs="Calibri"/>
        </w:rPr>
      </w:pPr>
      <w:r w:rsidRPr="00463C90">
        <w:rPr>
          <w:rFonts w:ascii="Calibri" w:hAnsi="Calibri" w:cs="Calibri"/>
        </w:rPr>
        <w:t>Provide resources to execute the Service Approach</w:t>
      </w:r>
    </w:p>
    <w:p w:rsidR="00DE2A27" w:rsidRPr="00463C90" w:rsidRDefault="00DE2A27" w:rsidP="002D69E7">
      <w:pPr>
        <w:pStyle w:val="ListBullet"/>
        <w:numPr>
          <w:ilvl w:val="0"/>
          <w:numId w:val="13"/>
        </w:numPr>
        <w:rPr>
          <w:rFonts w:ascii="Calibri" w:hAnsi="Calibri" w:cs="Calibri"/>
        </w:rPr>
      </w:pPr>
      <w:r w:rsidRPr="00463C90">
        <w:rPr>
          <w:rFonts w:ascii="Calibri" w:hAnsi="Calibri" w:cs="Calibri"/>
        </w:rPr>
        <w:t>Firewall and VPN configuration on the Agfa service side of the connection</w:t>
      </w:r>
    </w:p>
    <w:p w:rsidR="00DE2A27" w:rsidRPr="00463C90" w:rsidRDefault="00DE2A27" w:rsidP="002D69E7">
      <w:pPr>
        <w:pStyle w:val="ListBullet"/>
        <w:numPr>
          <w:ilvl w:val="0"/>
          <w:numId w:val="13"/>
        </w:numPr>
        <w:rPr>
          <w:rFonts w:ascii="Calibri" w:hAnsi="Calibri" w:cs="Calibri"/>
        </w:rPr>
      </w:pPr>
      <w:r w:rsidRPr="00463C90">
        <w:rPr>
          <w:rFonts w:ascii="Calibri" w:hAnsi="Calibri" w:cs="Calibri"/>
        </w:rPr>
        <w:t>Accurate setup of the database (SNDB) used for Secure Remote Service Support (SRSS)</w:t>
      </w:r>
    </w:p>
    <w:p w:rsidR="00DE2A27" w:rsidRPr="00463C90" w:rsidRDefault="00DE2A27" w:rsidP="002D69E7">
      <w:pPr>
        <w:pStyle w:val="ListBullet"/>
        <w:numPr>
          <w:ilvl w:val="0"/>
          <w:numId w:val="13"/>
        </w:numPr>
        <w:rPr>
          <w:rFonts w:ascii="Calibri" w:hAnsi="Calibri" w:cs="Calibri"/>
        </w:rPr>
      </w:pPr>
      <w:r w:rsidRPr="00463C90">
        <w:rPr>
          <w:rFonts w:ascii="Calibri" w:hAnsi="Calibri" w:cs="Calibri"/>
        </w:rPr>
        <w:t>Installation of agents on all servers with Agfa software</w:t>
      </w:r>
    </w:p>
    <w:p w:rsidR="00DE2A27" w:rsidRPr="00463C90" w:rsidRDefault="00DE2A27" w:rsidP="002D69E7">
      <w:pPr>
        <w:pStyle w:val="ListBullet"/>
        <w:numPr>
          <w:ilvl w:val="0"/>
          <w:numId w:val="13"/>
        </w:numPr>
        <w:rPr>
          <w:rFonts w:ascii="Calibri" w:hAnsi="Calibri" w:cs="Calibri"/>
        </w:rPr>
      </w:pPr>
      <w:r w:rsidRPr="00463C90">
        <w:rPr>
          <w:rFonts w:ascii="Calibri" w:hAnsi="Calibri" w:cs="Calibri"/>
        </w:rPr>
        <w:t>Monitoring the dashboard and responding to alerts to provide preventive and remedial support</w:t>
      </w:r>
    </w:p>
    <w:p w:rsidR="00DE2A27" w:rsidRPr="00463C90" w:rsidRDefault="00DE2A27" w:rsidP="002D69E7">
      <w:pPr>
        <w:pStyle w:val="ListBullet"/>
        <w:rPr>
          <w:rFonts w:ascii="Calibri" w:hAnsi="Calibri" w:cs="Calibri"/>
        </w:rPr>
      </w:pPr>
      <w:r w:rsidRPr="00463C90">
        <w:rPr>
          <w:rFonts w:ascii="Calibri" w:hAnsi="Calibri" w:cs="Calibri"/>
        </w:rPr>
        <w:t xml:space="preserve">The installation process, for customers who have existing </w:t>
      </w:r>
      <w:r w:rsidR="00397AAA" w:rsidRPr="00463C90">
        <w:rPr>
          <w:rFonts w:ascii="Calibri" w:hAnsi="Calibri" w:cs="Calibri"/>
        </w:rPr>
        <w:t xml:space="preserve">GRIP </w:t>
      </w:r>
      <w:r w:rsidRPr="00463C90">
        <w:rPr>
          <w:rFonts w:ascii="Calibri" w:hAnsi="Calibri" w:cs="Calibri"/>
        </w:rPr>
        <w:t>monitoring</w:t>
      </w:r>
      <w:r w:rsidR="00DB10FE" w:rsidRPr="00463C90">
        <w:rPr>
          <w:rFonts w:ascii="Calibri" w:hAnsi="Calibri" w:cs="Calibri"/>
          <w:lang w:val="en-US"/>
        </w:rPr>
        <w:t>:</w:t>
      </w:r>
    </w:p>
    <w:p w:rsidR="00DE2A27" w:rsidRPr="00463C90" w:rsidRDefault="00DE2A27" w:rsidP="00F654F8">
      <w:pPr>
        <w:pStyle w:val="ListBullet"/>
        <w:numPr>
          <w:ilvl w:val="0"/>
          <w:numId w:val="22"/>
        </w:numPr>
        <w:rPr>
          <w:rFonts w:ascii="Calibri" w:hAnsi="Calibri" w:cs="Calibri"/>
        </w:rPr>
      </w:pPr>
      <w:r w:rsidRPr="00463C90">
        <w:rPr>
          <w:rFonts w:ascii="Calibri" w:hAnsi="Calibri" w:cs="Calibri"/>
        </w:rPr>
        <w:t xml:space="preserve">Existing </w:t>
      </w:r>
      <w:r w:rsidR="00397AAA" w:rsidRPr="00463C90">
        <w:rPr>
          <w:rFonts w:ascii="Calibri" w:hAnsi="Calibri" w:cs="Calibri"/>
        </w:rPr>
        <w:t xml:space="preserve">GRIP </w:t>
      </w:r>
      <w:r w:rsidRPr="00463C90">
        <w:rPr>
          <w:rFonts w:ascii="Calibri" w:hAnsi="Calibri" w:cs="Calibri"/>
        </w:rPr>
        <w:t>monitoring agents, server and alerts will remain in place.</w:t>
      </w:r>
    </w:p>
    <w:p w:rsidR="00DE2A27" w:rsidRPr="00463C90" w:rsidRDefault="00DE2A27" w:rsidP="00F654F8">
      <w:pPr>
        <w:pStyle w:val="ListBullet"/>
        <w:numPr>
          <w:ilvl w:val="0"/>
          <w:numId w:val="22"/>
        </w:numPr>
        <w:rPr>
          <w:rFonts w:ascii="Calibri" w:hAnsi="Calibri" w:cs="Calibri"/>
        </w:rPr>
      </w:pPr>
      <w:r w:rsidRPr="00463C90">
        <w:rPr>
          <w:rFonts w:ascii="Calibri" w:hAnsi="Calibri" w:cs="Calibri"/>
        </w:rPr>
        <w:t xml:space="preserve">Agents will be added to all </w:t>
      </w:r>
      <w:r w:rsidR="00A7310A" w:rsidRPr="00463C90">
        <w:rPr>
          <w:rFonts w:ascii="Calibri" w:hAnsi="Calibri" w:cs="Calibri"/>
          <w:lang w:val="en-US"/>
        </w:rPr>
        <w:t>Enterprise Imaging</w:t>
      </w:r>
      <w:r w:rsidR="00A7310A" w:rsidRPr="00463C90">
        <w:rPr>
          <w:rFonts w:ascii="Calibri" w:hAnsi="Calibri" w:cs="Calibri"/>
        </w:rPr>
        <w:t xml:space="preserve"> </w:t>
      </w:r>
      <w:r w:rsidRPr="00463C90">
        <w:rPr>
          <w:rFonts w:ascii="Calibri" w:hAnsi="Calibri" w:cs="Calibri"/>
        </w:rPr>
        <w:t xml:space="preserve">core servers, RIS servers, Cardiology Servers </w:t>
      </w:r>
    </w:p>
    <w:p w:rsidR="00DE2A27" w:rsidRPr="00463C90" w:rsidRDefault="00DE2A27" w:rsidP="002D69E7">
      <w:pPr>
        <w:pStyle w:val="ListBullet"/>
        <w:rPr>
          <w:rFonts w:ascii="Calibri" w:hAnsi="Calibri" w:cs="Calibri"/>
        </w:rPr>
      </w:pPr>
      <w:r w:rsidRPr="00463C90">
        <w:rPr>
          <w:rFonts w:ascii="Calibri" w:hAnsi="Calibri" w:cs="Calibri"/>
        </w:rPr>
        <w:t>Note:  no server reboots should be required for the installation</w:t>
      </w:r>
    </w:p>
    <w:p w:rsidR="00DE2A27" w:rsidRPr="00463C90" w:rsidRDefault="00DE2A27" w:rsidP="00F654F8">
      <w:pPr>
        <w:pStyle w:val="ListBullet"/>
        <w:numPr>
          <w:ilvl w:val="0"/>
          <w:numId w:val="22"/>
        </w:numPr>
        <w:rPr>
          <w:rFonts w:ascii="Calibri" w:hAnsi="Calibri" w:cs="Calibri"/>
        </w:rPr>
      </w:pPr>
      <w:r w:rsidRPr="00463C90">
        <w:rPr>
          <w:rFonts w:ascii="Calibri" w:hAnsi="Calibri" w:cs="Calibri"/>
        </w:rPr>
        <w:t>Alert testing and threshold fine turning</w:t>
      </w:r>
    </w:p>
    <w:p w:rsidR="00411723" w:rsidRPr="00463C90" w:rsidRDefault="00DE2A27" w:rsidP="00F654F8">
      <w:pPr>
        <w:pStyle w:val="ListBullet"/>
        <w:numPr>
          <w:ilvl w:val="0"/>
          <w:numId w:val="22"/>
        </w:numPr>
        <w:rPr>
          <w:rFonts w:ascii="Calibri" w:hAnsi="Calibri" w:cs="Calibri"/>
        </w:rPr>
      </w:pPr>
      <w:r w:rsidRPr="00463C90">
        <w:rPr>
          <w:rFonts w:ascii="Calibri" w:hAnsi="Calibri" w:cs="Calibri"/>
        </w:rPr>
        <w:t>Collect feedback on the new monitoring system</w:t>
      </w:r>
    </w:p>
    <w:p w:rsidR="00411723" w:rsidRPr="00463C90" w:rsidRDefault="00DE2A27" w:rsidP="00F654F8">
      <w:pPr>
        <w:pStyle w:val="ListBullet"/>
        <w:numPr>
          <w:ilvl w:val="1"/>
          <w:numId w:val="22"/>
        </w:numPr>
        <w:rPr>
          <w:rFonts w:ascii="Calibri" w:hAnsi="Calibri" w:cs="Calibri"/>
        </w:rPr>
      </w:pPr>
      <w:r w:rsidRPr="00463C90">
        <w:rPr>
          <w:rFonts w:ascii="Calibri" w:hAnsi="Calibri" w:cs="Calibri"/>
        </w:rPr>
        <w:lastRenderedPageBreak/>
        <w:t>Customer feedback</w:t>
      </w:r>
    </w:p>
    <w:p w:rsidR="00411723" w:rsidRPr="00463C90" w:rsidRDefault="00DE2A27" w:rsidP="00F654F8">
      <w:pPr>
        <w:pStyle w:val="ListBullet"/>
        <w:numPr>
          <w:ilvl w:val="1"/>
          <w:numId w:val="22"/>
        </w:numPr>
        <w:rPr>
          <w:rFonts w:ascii="Calibri" w:hAnsi="Calibri" w:cs="Calibri"/>
        </w:rPr>
      </w:pPr>
      <w:r w:rsidRPr="00463C90">
        <w:rPr>
          <w:rFonts w:ascii="Calibri" w:hAnsi="Calibri" w:cs="Calibri"/>
        </w:rPr>
        <w:t>Number of pro-active resolutions</w:t>
      </w:r>
    </w:p>
    <w:p w:rsidR="00DE2A27" w:rsidRPr="00463C90" w:rsidRDefault="00DE2A27" w:rsidP="00F654F8">
      <w:pPr>
        <w:pStyle w:val="ListBullet"/>
        <w:numPr>
          <w:ilvl w:val="1"/>
          <w:numId w:val="22"/>
        </w:numPr>
        <w:rPr>
          <w:rFonts w:ascii="Calibri" w:hAnsi="Calibri" w:cs="Calibri"/>
        </w:rPr>
      </w:pPr>
      <w:r w:rsidRPr="00463C90">
        <w:rPr>
          <w:rFonts w:ascii="Calibri" w:hAnsi="Calibri" w:cs="Calibri"/>
        </w:rPr>
        <w:t xml:space="preserve">Equipment uptime </w:t>
      </w:r>
    </w:p>
    <w:p w:rsidR="00DE2A27" w:rsidRPr="00463C90" w:rsidRDefault="00DE2A27" w:rsidP="00F654F8">
      <w:pPr>
        <w:pStyle w:val="ListBullet"/>
        <w:numPr>
          <w:ilvl w:val="0"/>
          <w:numId w:val="22"/>
        </w:numPr>
        <w:rPr>
          <w:rFonts w:ascii="Calibri" w:hAnsi="Calibri" w:cs="Calibri"/>
        </w:rPr>
      </w:pPr>
      <w:r w:rsidRPr="00463C90">
        <w:rPr>
          <w:rFonts w:ascii="Calibri" w:hAnsi="Calibri" w:cs="Calibri"/>
        </w:rPr>
        <w:t xml:space="preserve">After 30-60 days a determination will be made if it is appropriate to remove </w:t>
      </w:r>
      <w:r w:rsidR="00DB10FE" w:rsidRPr="00463C90">
        <w:rPr>
          <w:rFonts w:ascii="Calibri" w:hAnsi="Calibri" w:cs="Calibri"/>
          <w:color w:val="000000"/>
          <w:lang w:eastAsia="en-US"/>
        </w:rPr>
        <w:t>SMMS alerts if they are being replaced</w:t>
      </w:r>
      <w:r w:rsidR="00397AAA" w:rsidRPr="00463C90">
        <w:rPr>
          <w:rFonts w:ascii="Calibri" w:hAnsi="Calibri" w:cs="Calibri"/>
        </w:rPr>
        <w:t xml:space="preserve"> </w:t>
      </w:r>
    </w:p>
    <w:p w:rsidR="00762865" w:rsidRPr="00463C90" w:rsidRDefault="00695227" w:rsidP="00695227">
      <w:pPr>
        <w:pStyle w:val="Heading3"/>
        <w:numPr>
          <w:ilvl w:val="0"/>
          <w:numId w:val="0"/>
        </w:numPr>
        <w:ind w:left="720" w:hanging="720"/>
        <w:rPr>
          <w:rFonts w:ascii="Calibri" w:hAnsi="Calibri" w:cs="Calibri"/>
        </w:rPr>
      </w:pPr>
      <w:r w:rsidRPr="00463C90">
        <w:rPr>
          <w:rFonts w:ascii="Calibri" w:hAnsi="Calibri" w:cs="Calibri"/>
        </w:rPr>
        <w:tab/>
      </w:r>
      <w:r w:rsidR="00762865" w:rsidRPr="00463C90">
        <w:rPr>
          <w:rFonts w:ascii="Calibri" w:hAnsi="Calibri" w:cs="Calibri"/>
        </w:rPr>
        <w:t>Customer Responsibilities</w:t>
      </w:r>
    </w:p>
    <w:p w:rsidR="00411723" w:rsidRPr="00695227" w:rsidRDefault="00411723" w:rsidP="00F654F8">
      <w:pPr>
        <w:pStyle w:val="Heading4"/>
        <w:numPr>
          <w:ilvl w:val="0"/>
          <w:numId w:val="38"/>
        </w:numPr>
      </w:pPr>
      <w:r w:rsidRPr="00695227">
        <w:t xml:space="preserve">Assistance as needed with IP addresses, passwords, </w:t>
      </w:r>
      <w:proofErr w:type="spellStart"/>
      <w:r w:rsidRPr="00695227">
        <w:t>etc</w:t>
      </w:r>
      <w:proofErr w:type="spellEnd"/>
      <w:r w:rsidRPr="00695227">
        <w:t xml:space="preserve"> to provide direct connections via SNDB and via SRSS to servers</w:t>
      </w:r>
    </w:p>
    <w:p w:rsidR="00411723" w:rsidRPr="00463C90" w:rsidRDefault="00411723" w:rsidP="00F654F8">
      <w:pPr>
        <w:numPr>
          <w:ilvl w:val="2"/>
          <w:numId w:val="38"/>
        </w:numPr>
        <w:rPr>
          <w:rFonts w:ascii="Calibri" w:hAnsi="Calibri" w:cs="Calibri"/>
        </w:rPr>
      </w:pPr>
      <w:r w:rsidRPr="00463C90">
        <w:rPr>
          <w:rFonts w:ascii="Calibri" w:hAnsi="Calibri" w:cs="Calibri"/>
        </w:rPr>
        <w:t>Note:  Installation of the agents requires direct connections to each server (or virtual server) to be monitored.  Access from another server or through a proxy does not provide the technical ability to load the monitoring agents or do the monitoring.</w:t>
      </w:r>
      <w:r w:rsidR="00950C59" w:rsidRPr="00463C90">
        <w:rPr>
          <w:rFonts w:ascii="Calibri" w:hAnsi="Calibri" w:cs="Calibri"/>
        </w:rPr>
        <w:t xml:space="preserve"> A customer site pre-requisite form will need to be completed.</w:t>
      </w:r>
    </w:p>
    <w:p w:rsidR="00411723" w:rsidRPr="00695227" w:rsidRDefault="00411723" w:rsidP="00F654F8">
      <w:pPr>
        <w:pStyle w:val="Heading4"/>
        <w:numPr>
          <w:ilvl w:val="0"/>
          <w:numId w:val="38"/>
        </w:numPr>
      </w:pPr>
      <w:r w:rsidRPr="00695227">
        <w:t>Firewall Ports</w:t>
      </w:r>
    </w:p>
    <w:p w:rsidR="00411723" w:rsidRPr="00695227" w:rsidRDefault="00411723" w:rsidP="00F654F8">
      <w:pPr>
        <w:pStyle w:val="Heading4"/>
        <w:numPr>
          <w:ilvl w:val="0"/>
          <w:numId w:val="38"/>
        </w:numPr>
      </w:pPr>
      <w:r w:rsidRPr="00695227">
        <w:t>Summary</w:t>
      </w:r>
    </w:p>
    <w:p w:rsidR="00411723" w:rsidRPr="00463C90" w:rsidRDefault="00411723" w:rsidP="00F654F8">
      <w:pPr>
        <w:numPr>
          <w:ilvl w:val="1"/>
          <w:numId w:val="38"/>
        </w:numPr>
        <w:autoSpaceDE w:val="0"/>
        <w:autoSpaceDN w:val="0"/>
        <w:adjustRightInd w:val="0"/>
        <w:rPr>
          <w:rFonts w:ascii="Calibri" w:hAnsi="Calibri" w:cs="Calibri"/>
          <w:color w:val="000000"/>
          <w:lang w:val="en-GB"/>
        </w:rPr>
      </w:pPr>
      <w:r w:rsidRPr="00463C90">
        <w:rPr>
          <w:rFonts w:ascii="Calibri" w:hAnsi="Calibri" w:cs="Calibri"/>
          <w:color w:val="000000"/>
          <w:lang w:val="en-GB"/>
        </w:rPr>
        <w:t>ICMP Regular PING command to a defined host</w:t>
      </w:r>
    </w:p>
    <w:p w:rsidR="00411723" w:rsidRPr="00463C90" w:rsidRDefault="00411723" w:rsidP="00F654F8">
      <w:pPr>
        <w:numPr>
          <w:ilvl w:val="1"/>
          <w:numId w:val="38"/>
        </w:numPr>
        <w:autoSpaceDE w:val="0"/>
        <w:autoSpaceDN w:val="0"/>
        <w:adjustRightInd w:val="0"/>
        <w:rPr>
          <w:rFonts w:ascii="Calibri" w:hAnsi="Calibri" w:cs="Calibri"/>
          <w:color w:val="000000"/>
          <w:lang w:val="en-GB"/>
        </w:rPr>
      </w:pPr>
      <w:r w:rsidRPr="00463C90">
        <w:rPr>
          <w:rFonts w:ascii="Calibri" w:hAnsi="Calibri" w:cs="Calibri"/>
          <w:color w:val="000000"/>
          <w:lang w:val="en-GB"/>
        </w:rPr>
        <w:t>TCP104 -&gt; Check to wfm to verify dicom communication is allowed. (DICOM PING)</w:t>
      </w:r>
    </w:p>
    <w:p w:rsidR="00411723" w:rsidRPr="00463C90" w:rsidRDefault="00411723" w:rsidP="00F654F8">
      <w:pPr>
        <w:numPr>
          <w:ilvl w:val="1"/>
          <w:numId w:val="38"/>
        </w:numPr>
        <w:autoSpaceDE w:val="0"/>
        <w:autoSpaceDN w:val="0"/>
        <w:adjustRightInd w:val="0"/>
        <w:rPr>
          <w:rFonts w:ascii="Calibri" w:hAnsi="Calibri" w:cs="Calibri"/>
          <w:color w:val="000000"/>
          <w:lang w:val="en-GB"/>
        </w:rPr>
      </w:pPr>
      <w:r w:rsidRPr="00463C90">
        <w:rPr>
          <w:rFonts w:ascii="Calibri" w:hAnsi="Calibri" w:cs="Calibri"/>
          <w:color w:val="000000"/>
          <w:lang w:val="en-GB"/>
        </w:rPr>
        <w:t>UDP 161 -&gt; SNMP traffic that will be checked for system parameters.</w:t>
      </w:r>
    </w:p>
    <w:p w:rsidR="00411723" w:rsidRPr="00463C90" w:rsidRDefault="00411723" w:rsidP="00F654F8">
      <w:pPr>
        <w:numPr>
          <w:ilvl w:val="1"/>
          <w:numId w:val="38"/>
        </w:numPr>
        <w:autoSpaceDE w:val="0"/>
        <w:autoSpaceDN w:val="0"/>
        <w:adjustRightInd w:val="0"/>
        <w:rPr>
          <w:rFonts w:ascii="Calibri" w:hAnsi="Calibri" w:cs="Calibri"/>
          <w:color w:val="000000"/>
          <w:lang w:val="en-GB"/>
        </w:rPr>
      </w:pPr>
      <w:r w:rsidRPr="00463C90">
        <w:rPr>
          <w:rFonts w:ascii="Calibri" w:hAnsi="Calibri" w:cs="Calibri"/>
          <w:color w:val="000000"/>
          <w:lang w:val="en-GB"/>
        </w:rPr>
        <w:t>TCP2301 -&gt; HP port to verify if the HP management home page is running</w:t>
      </w:r>
    </w:p>
    <w:p w:rsidR="00411723" w:rsidRPr="00463C90" w:rsidRDefault="00411723" w:rsidP="00F654F8">
      <w:pPr>
        <w:numPr>
          <w:ilvl w:val="1"/>
          <w:numId w:val="38"/>
        </w:numPr>
        <w:autoSpaceDE w:val="0"/>
        <w:autoSpaceDN w:val="0"/>
        <w:adjustRightInd w:val="0"/>
        <w:rPr>
          <w:rFonts w:ascii="Calibri" w:hAnsi="Calibri" w:cs="Calibri"/>
          <w:color w:val="000000"/>
          <w:lang w:val="en-GB"/>
        </w:rPr>
      </w:pPr>
      <w:r w:rsidRPr="00463C90">
        <w:rPr>
          <w:rFonts w:ascii="Calibri" w:hAnsi="Calibri" w:cs="Calibri"/>
          <w:color w:val="000000"/>
          <w:lang w:val="en-GB"/>
        </w:rPr>
        <w:t>TCP2381 -&gt; HP port to communicate with HP management home page</w:t>
      </w:r>
    </w:p>
    <w:p w:rsidR="00411723" w:rsidRPr="00463C90" w:rsidRDefault="00411723" w:rsidP="00F654F8">
      <w:pPr>
        <w:numPr>
          <w:ilvl w:val="1"/>
          <w:numId w:val="38"/>
        </w:numPr>
        <w:autoSpaceDE w:val="0"/>
        <w:autoSpaceDN w:val="0"/>
        <w:adjustRightInd w:val="0"/>
        <w:rPr>
          <w:rFonts w:ascii="Calibri" w:hAnsi="Calibri" w:cs="Calibri"/>
          <w:color w:val="000000"/>
          <w:lang w:val="en-GB"/>
        </w:rPr>
      </w:pPr>
      <w:r w:rsidRPr="00463C90">
        <w:rPr>
          <w:rFonts w:ascii="Calibri" w:hAnsi="Calibri" w:cs="Calibri"/>
          <w:color w:val="000000"/>
          <w:lang w:val="en-GB"/>
        </w:rPr>
        <w:t>TCP5666 -&gt; NRPE port where NRPE agent is running on</w:t>
      </w:r>
    </w:p>
    <w:p w:rsidR="00411723" w:rsidRPr="00463C90" w:rsidRDefault="00411723" w:rsidP="00695227">
      <w:pPr>
        <w:autoSpaceDE w:val="0"/>
        <w:autoSpaceDN w:val="0"/>
        <w:adjustRightInd w:val="0"/>
        <w:ind w:firstLine="720"/>
        <w:rPr>
          <w:rFonts w:ascii="Calibri" w:hAnsi="Calibri" w:cs="Calibri"/>
          <w:color w:val="000000"/>
          <w:sz w:val="22"/>
          <w:szCs w:val="22"/>
          <w:lang w:val="en-GB"/>
        </w:rPr>
      </w:pPr>
      <w:r w:rsidRPr="00463C90">
        <w:rPr>
          <w:rFonts w:ascii="Calibri" w:hAnsi="Calibri" w:cs="Calibri"/>
          <w:color w:val="000000"/>
          <w:sz w:val="22"/>
          <w:szCs w:val="22"/>
          <w:lang w:val="en-GB"/>
        </w:rPr>
        <w:t>If HP servers are to be monitored also -</w:t>
      </w:r>
    </w:p>
    <w:p w:rsidR="00411723" w:rsidRPr="00463C90" w:rsidRDefault="00411723" w:rsidP="00F654F8">
      <w:pPr>
        <w:numPr>
          <w:ilvl w:val="1"/>
          <w:numId w:val="38"/>
        </w:numPr>
        <w:autoSpaceDE w:val="0"/>
        <w:autoSpaceDN w:val="0"/>
        <w:adjustRightInd w:val="0"/>
        <w:rPr>
          <w:rFonts w:ascii="Calibri" w:hAnsi="Calibri" w:cs="Calibri"/>
          <w:color w:val="000000"/>
          <w:lang w:val="en-GB"/>
        </w:rPr>
      </w:pPr>
      <w:r w:rsidRPr="00463C90">
        <w:rPr>
          <w:rFonts w:ascii="Calibri" w:hAnsi="Calibri" w:cs="Calibri"/>
          <w:color w:val="000000"/>
          <w:lang w:val="en-GB"/>
        </w:rPr>
        <w:t>TCP5988 -&gt; HP SIM communication</w:t>
      </w:r>
    </w:p>
    <w:p w:rsidR="00411723" w:rsidRPr="00463C90" w:rsidRDefault="00411723" w:rsidP="00F654F8">
      <w:pPr>
        <w:numPr>
          <w:ilvl w:val="1"/>
          <w:numId w:val="38"/>
        </w:numPr>
        <w:autoSpaceDE w:val="0"/>
        <w:autoSpaceDN w:val="0"/>
        <w:adjustRightInd w:val="0"/>
        <w:rPr>
          <w:rFonts w:ascii="Calibri" w:hAnsi="Calibri" w:cs="Calibri"/>
          <w:color w:val="000000"/>
          <w:lang w:val="en-GB"/>
        </w:rPr>
      </w:pPr>
      <w:r w:rsidRPr="00463C90">
        <w:rPr>
          <w:rFonts w:ascii="Calibri" w:hAnsi="Calibri" w:cs="Calibri"/>
          <w:color w:val="000000"/>
          <w:lang w:val="en-GB"/>
        </w:rPr>
        <w:t>TCP5989 -&gt; HP SIM communication</w:t>
      </w:r>
    </w:p>
    <w:p w:rsidR="00411723" w:rsidRPr="00463C90" w:rsidRDefault="00411723" w:rsidP="00F654F8">
      <w:pPr>
        <w:numPr>
          <w:ilvl w:val="1"/>
          <w:numId w:val="38"/>
        </w:numPr>
        <w:rPr>
          <w:rFonts w:ascii="Calibri" w:hAnsi="Calibri" w:cs="Calibri"/>
          <w:color w:val="000000"/>
          <w:lang w:val="en-GB"/>
        </w:rPr>
      </w:pPr>
      <w:r w:rsidRPr="00463C90">
        <w:rPr>
          <w:rFonts w:ascii="Calibri" w:hAnsi="Calibri" w:cs="Calibri"/>
          <w:color w:val="000000"/>
          <w:lang w:val="en-GB"/>
        </w:rPr>
        <w:t>TCP7920 -&gt; HP</w:t>
      </w:r>
      <w:r w:rsidR="00C83487" w:rsidRPr="00463C90">
        <w:rPr>
          <w:rFonts w:ascii="Calibri" w:hAnsi="Calibri" w:cs="Calibri"/>
          <w:color w:val="000000"/>
          <w:lang w:val="en-GB"/>
        </w:rPr>
        <w:t xml:space="preserve"> communication </w:t>
      </w:r>
    </w:p>
    <w:p w:rsidR="00411723" w:rsidRPr="00695227" w:rsidRDefault="00411723" w:rsidP="00463C90">
      <w:pPr>
        <w:pStyle w:val="Heading4"/>
      </w:pPr>
      <w:r w:rsidRPr="00695227">
        <w:t>Protocol, Port number, Direction, Destination and Reason for the basic messages</w:t>
      </w:r>
    </w:p>
    <w:p w:rsidR="00411723" w:rsidRPr="00463C90" w:rsidRDefault="00411723" w:rsidP="00411723">
      <w:pPr>
        <w:autoSpaceDE w:val="0"/>
        <w:autoSpaceDN w:val="0"/>
        <w:adjustRightInd w:val="0"/>
        <w:ind w:left="1260"/>
        <w:rPr>
          <w:rFonts w:ascii="Calibri" w:hAnsi="Calibri" w:cs="Calibri"/>
          <w:b/>
          <w:color w:val="000000"/>
          <w:u w:val="single"/>
          <w:lang w:val="en-GB"/>
        </w:rPr>
      </w:pPr>
      <w:r w:rsidRPr="00463C90">
        <w:rPr>
          <w:rFonts w:ascii="Calibri" w:hAnsi="Calibri" w:cs="Calibri"/>
          <w:b/>
          <w:color w:val="000000"/>
          <w:u w:val="single"/>
          <w:lang w:val="en-GB"/>
        </w:rPr>
        <w:t xml:space="preserve">ICMP NA Inbound </w:t>
      </w:r>
      <w:r w:rsidR="00663232" w:rsidRPr="00463C90">
        <w:rPr>
          <w:rFonts w:ascii="Calibri" w:hAnsi="Calibri" w:cs="Calibri"/>
          <w:b/>
          <w:color w:val="000000"/>
          <w:u w:val="single"/>
          <w:lang w:val="en-GB"/>
        </w:rPr>
        <w:t>network address</w:t>
      </w:r>
      <w:r w:rsidRPr="00463C90">
        <w:rPr>
          <w:rFonts w:ascii="Calibri" w:hAnsi="Calibri" w:cs="Calibri"/>
          <w:b/>
          <w:color w:val="000000"/>
          <w:u w:val="single"/>
          <w:lang w:val="en-GB"/>
        </w:rPr>
        <w:t xml:space="preserve"> 134.54.122.49 </w:t>
      </w:r>
    </w:p>
    <w:p w:rsidR="00411723" w:rsidRPr="00463C90" w:rsidRDefault="00411723" w:rsidP="00411723">
      <w:pPr>
        <w:autoSpaceDE w:val="0"/>
        <w:autoSpaceDN w:val="0"/>
        <w:adjustRightInd w:val="0"/>
        <w:ind w:left="1260"/>
        <w:rPr>
          <w:rFonts w:ascii="Calibri" w:hAnsi="Calibri" w:cs="Calibri"/>
          <w:color w:val="000000"/>
          <w:lang w:val="en-GB"/>
        </w:rPr>
      </w:pPr>
      <w:r w:rsidRPr="00463C90">
        <w:rPr>
          <w:rFonts w:ascii="Calibri" w:hAnsi="Calibri" w:cs="Calibri"/>
          <w:color w:val="000000"/>
          <w:lang w:val="en-GB"/>
        </w:rPr>
        <w:t>Check that the host is alive and the response time</w:t>
      </w:r>
    </w:p>
    <w:p w:rsidR="00411723" w:rsidRPr="00463C90" w:rsidRDefault="00411723" w:rsidP="00411723">
      <w:pPr>
        <w:autoSpaceDE w:val="0"/>
        <w:autoSpaceDN w:val="0"/>
        <w:adjustRightInd w:val="0"/>
        <w:ind w:left="1260"/>
        <w:rPr>
          <w:rFonts w:ascii="Calibri" w:hAnsi="Calibri" w:cs="Calibri"/>
          <w:b/>
          <w:color w:val="000000"/>
          <w:u w:val="single"/>
          <w:lang w:val="en-GB"/>
        </w:rPr>
      </w:pPr>
      <w:r w:rsidRPr="00463C90">
        <w:rPr>
          <w:rFonts w:ascii="Calibri" w:hAnsi="Calibri" w:cs="Calibri"/>
          <w:b/>
          <w:color w:val="000000"/>
          <w:u w:val="single"/>
          <w:lang w:val="en-GB"/>
        </w:rPr>
        <w:t xml:space="preserve">TCP 104 Inbound </w:t>
      </w:r>
      <w:r w:rsidR="00663232" w:rsidRPr="00463C90">
        <w:rPr>
          <w:rFonts w:ascii="Calibri" w:hAnsi="Calibri" w:cs="Calibri"/>
          <w:b/>
          <w:color w:val="000000"/>
          <w:u w:val="single"/>
          <w:lang w:val="en-GB"/>
        </w:rPr>
        <w:t>network address</w:t>
      </w:r>
      <w:r w:rsidRPr="00463C90">
        <w:rPr>
          <w:rFonts w:ascii="Calibri" w:hAnsi="Calibri" w:cs="Calibri"/>
          <w:b/>
          <w:color w:val="000000"/>
          <w:u w:val="single"/>
          <w:lang w:val="en-GB"/>
        </w:rPr>
        <w:t xml:space="preserve"> 134.54.122.49 </w:t>
      </w:r>
    </w:p>
    <w:p w:rsidR="00411723" w:rsidRPr="00463C90" w:rsidRDefault="00411723" w:rsidP="00411723">
      <w:pPr>
        <w:autoSpaceDE w:val="0"/>
        <w:autoSpaceDN w:val="0"/>
        <w:adjustRightInd w:val="0"/>
        <w:ind w:left="1260"/>
        <w:rPr>
          <w:rFonts w:ascii="Calibri" w:hAnsi="Calibri" w:cs="Calibri"/>
          <w:color w:val="000000"/>
          <w:lang w:val="en-GB"/>
        </w:rPr>
      </w:pPr>
      <w:r w:rsidRPr="00463C90">
        <w:rPr>
          <w:rFonts w:ascii="Calibri" w:hAnsi="Calibri" w:cs="Calibri"/>
          <w:color w:val="000000"/>
          <w:lang w:val="en-GB"/>
        </w:rPr>
        <w:t>Verify DICOM communication to each workflow manager (DICOM PING)</w:t>
      </w:r>
    </w:p>
    <w:p w:rsidR="00411723" w:rsidRPr="00463C90" w:rsidRDefault="00411723" w:rsidP="00411723">
      <w:pPr>
        <w:autoSpaceDE w:val="0"/>
        <w:autoSpaceDN w:val="0"/>
        <w:adjustRightInd w:val="0"/>
        <w:ind w:left="1260"/>
        <w:rPr>
          <w:rFonts w:ascii="Calibri" w:hAnsi="Calibri" w:cs="Calibri"/>
          <w:b/>
          <w:color w:val="000000"/>
          <w:u w:val="single"/>
          <w:lang w:val="en-GB"/>
        </w:rPr>
      </w:pPr>
      <w:r w:rsidRPr="00463C90">
        <w:rPr>
          <w:rFonts w:ascii="Calibri" w:hAnsi="Calibri" w:cs="Calibri"/>
          <w:b/>
          <w:color w:val="000000"/>
          <w:u w:val="single"/>
          <w:lang w:val="en-GB"/>
        </w:rPr>
        <w:t xml:space="preserve">UDP 161 Inbound </w:t>
      </w:r>
      <w:r w:rsidR="00663232" w:rsidRPr="00463C90">
        <w:rPr>
          <w:rFonts w:ascii="Calibri" w:hAnsi="Calibri" w:cs="Calibri"/>
          <w:b/>
          <w:color w:val="000000"/>
          <w:u w:val="single"/>
          <w:lang w:val="en-GB"/>
        </w:rPr>
        <w:t xml:space="preserve">network address </w:t>
      </w:r>
      <w:r w:rsidRPr="00463C90">
        <w:rPr>
          <w:rFonts w:ascii="Calibri" w:hAnsi="Calibri" w:cs="Calibri"/>
          <w:b/>
          <w:color w:val="000000"/>
          <w:u w:val="single"/>
          <w:lang w:val="en-GB"/>
        </w:rPr>
        <w:t xml:space="preserve">134.54.122.49 </w:t>
      </w:r>
    </w:p>
    <w:p w:rsidR="00411723" w:rsidRPr="00463C90" w:rsidRDefault="00411723" w:rsidP="00411723">
      <w:pPr>
        <w:autoSpaceDE w:val="0"/>
        <w:autoSpaceDN w:val="0"/>
        <w:adjustRightInd w:val="0"/>
        <w:ind w:left="1260"/>
        <w:rPr>
          <w:rFonts w:ascii="Calibri" w:hAnsi="Calibri" w:cs="Calibri"/>
          <w:color w:val="000000"/>
          <w:lang w:val="en-GB"/>
        </w:rPr>
      </w:pPr>
      <w:r w:rsidRPr="00463C90">
        <w:rPr>
          <w:rFonts w:ascii="Calibri" w:hAnsi="Calibri" w:cs="Calibri"/>
          <w:color w:val="000000"/>
          <w:lang w:val="en-GB"/>
        </w:rPr>
        <w:t>SNMP traffic to check System CPU / MEM</w:t>
      </w:r>
    </w:p>
    <w:p w:rsidR="00411723" w:rsidRPr="00463C90" w:rsidRDefault="00411723" w:rsidP="00411723">
      <w:pPr>
        <w:autoSpaceDE w:val="0"/>
        <w:autoSpaceDN w:val="0"/>
        <w:adjustRightInd w:val="0"/>
        <w:ind w:left="1260"/>
        <w:rPr>
          <w:rFonts w:ascii="Calibri" w:hAnsi="Calibri" w:cs="Calibri"/>
          <w:b/>
          <w:color w:val="000000"/>
          <w:u w:val="single"/>
          <w:lang w:val="en-GB"/>
        </w:rPr>
      </w:pPr>
      <w:r w:rsidRPr="00463C90">
        <w:rPr>
          <w:rFonts w:ascii="Calibri" w:hAnsi="Calibri" w:cs="Calibri"/>
          <w:b/>
          <w:color w:val="000000"/>
          <w:u w:val="single"/>
          <w:lang w:val="en-GB"/>
        </w:rPr>
        <w:t xml:space="preserve">TCP 5666 Inbound </w:t>
      </w:r>
      <w:r w:rsidR="00663232" w:rsidRPr="00463C90">
        <w:rPr>
          <w:rFonts w:ascii="Calibri" w:hAnsi="Calibri" w:cs="Calibri"/>
          <w:b/>
          <w:color w:val="000000"/>
          <w:u w:val="single"/>
          <w:lang w:val="en-GB"/>
        </w:rPr>
        <w:t xml:space="preserve">network address </w:t>
      </w:r>
      <w:r w:rsidRPr="00463C90">
        <w:rPr>
          <w:rFonts w:ascii="Calibri" w:hAnsi="Calibri" w:cs="Calibri"/>
          <w:b/>
          <w:color w:val="000000"/>
          <w:u w:val="single"/>
          <w:lang w:val="en-GB"/>
        </w:rPr>
        <w:t xml:space="preserve">134.54.122.49 </w:t>
      </w:r>
    </w:p>
    <w:p w:rsidR="00411723" w:rsidRPr="00463C90" w:rsidRDefault="00411723" w:rsidP="00411723">
      <w:pPr>
        <w:autoSpaceDE w:val="0"/>
        <w:autoSpaceDN w:val="0"/>
        <w:adjustRightInd w:val="0"/>
        <w:ind w:left="1260"/>
        <w:rPr>
          <w:rFonts w:ascii="Calibri" w:hAnsi="Calibri" w:cs="Calibri"/>
          <w:color w:val="000000"/>
          <w:lang w:val="en-GB"/>
        </w:rPr>
      </w:pPr>
      <w:proofErr w:type="gramStart"/>
      <w:r w:rsidRPr="00463C90">
        <w:rPr>
          <w:rFonts w:ascii="Calibri" w:hAnsi="Calibri" w:cs="Calibri"/>
          <w:color w:val="000000"/>
          <w:lang w:val="en-GB"/>
        </w:rPr>
        <w:t>NRPE agent port.</w:t>
      </w:r>
      <w:proofErr w:type="gramEnd"/>
      <w:r w:rsidRPr="00463C90">
        <w:rPr>
          <w:rFonts w:ascii="Calibri" w:hAnsi="Calibri" w:cs="Calibri"/>
          <w:color w:val="000000"/>
          <w:lang w:val="en-GB"/>
        </w:rPr>
        <w:t xml:space="preserve"> Used to communicate directly with Nagios for Script results</w:t>
      </w:r>
    </w:p>
    <w:p w:rsidR="00411723" w:rsidRPr="00695227" w:rsidRDefault="00411723" w:rsidP="00463C90">
      <w:pPr>
        <w:pStyle w:val="Heading4"/>
      </w:pPr>
      <w:r w:rsidRPr="00695227">
        <w:t>Additional Optional HP HW Monitoring</w:t>
      </w:r>
    </w:p>
    <w:p w:rsidR="00411723" w:rsidRPr="00463C90" w:rsidRDefault="00411723" w:rsidP="00411723">
      <w:pPr>
        <w:autoSpaceDE w:val="0"/>
        <w:autoSpaceDN w:val="0"/>
        <w:adjustRightInd w:val="0"/>
        <w:ind w:left="1260"/>
        <w:rPr>
          <w:rFonts w:ascii="Calibri" w:hAnsi="Calibri" w:cs="Calibri"/>
          <w:b/>
          <w:color w:val="000000"/>
          <w:u w:val="single"/>
          <w:lang w:val="en-GB"/>
        </w:rPr>
      </w:pPr>
      <w:r w:rsidRPr="00463C90">
        <w:rPr>
          <w:rFonts w:ascii="Calibri" w:hAnsi="Calibri" w:cs="Calibri"/>
          <w:b/>
          <w:color w:val="000000"/>
          <w:u w:val="single"/>
          <w:lang w:val="en-GB"/>
        </w:rPr>
        <w:t xml:space="preserve">TCP 2301 Inbound </w:t>
      </w:r>
      <w:r w:rsidR="00663232" w:rsidRPr="00463C90">
        <w:rPr>
          <w:rFonts w:ascii="Calibri" w:hAnsi="Calibri" w:cs="Calibri"/>
          <w:b/>
          <w:color w:val="000000"/>
          <w:u w:val="single"/>
          <w:lang w:val="en-GB"/>
        </w:rPr>
        <w:t xml:space="preserve">network address </w:t>
      </w:r>
      <w:r w:rsidRPr="00463C90">
        <w:rPr>
          <w:rFonts w:ascii="Calibri" w:hAnsi="Calibri" w:cs="Calibri"/>
          <w:b/>
          <w:color w:val="000000"/>
          <w:u w:val="single"/>
          <w:lang w:val="en-GB"/>
        </w:rPr>
        <w:t xml:space="preserve">134.54.122.49 </w:t>
      </w:r>
    </w:p>
    <w:p w:rsidR="00411723" w:rsidRPr="00463C90" w:rsidRDefault="00411723" w:rsidP="00411723">
      <w:pPr>
        <w:autoSpaceDE w:val="0"/>
        <w:autoSpaceDN w:val="0"/>
        <w:adjustRightInd w:val="0"/>
        <w:ind w:left="1260"/>
        <w:rPr>
          <w:rFonts w:ascii="Calibri" w:hAnsi="Calibri" w:cs="Calibri"/>
          <w:color w:val="000000"/>
          <w:lang w:val="en-GB"/>
        </w:rPr>
      </w:pPr>
      <w:r w:rsidRPr="00463C90">
        <w:rPr>
          <w:rFonts w:ascii="Calibri" w:hAnsi="Calibri" w:cs="Calibri"/>
          <w:color w:val="000000"/>
          <w:lang w:val="en-GB"/>
        </w:rPr>
        <w:t>Checks to this port ensure that the HP agents and system Management Home page is running</w:t>
      </w:r>
    </w:p>
    <w:p w:rsidR="00411723" w:rsidRPr="00463C90" w:rsidRDefault="00411723" w:rsidP="00411723">
      <w:pPr>
        <w:autoSpaceDE w:val="0"/>
        <w:autoSpaceDN w:val="0"/>
        <w:adjustRightInd w:val="0"/>
        <w:ind w:left="1260"/>
        <w:rPr>
          <w:rFonts w:ascii="Calibri" w:hAnsi="Calibri" w:cs="Calibri"/>
          <w:b/>
          <w:color w:val="000000"/>
          <w:u w:val="single"/>
          <w:lang w:val="en-GB"/>
        </w:rPr>
      </w:pPr>
      <w:r w:rsidRPr="00463C90">
        <w:rPr>
          <w:rFonts w:ascii="Calibri" w:hAnsi="Calibri" w:cs="Calibri"/>
          <w:b/>
          <w:color w:val="000000"/>
          <w:u w:val="single"/>
          <w:lang w:val="en-GB"/>
        </w:rPr>
        <w:lastRenderedPageBreak/>
        <w:t xml:space="preserve">TCP 2381 Inbound </w:t>
      </w:r>
      <w:r w:rsidR="00663232" w:rsidRPr="00463C90">
        <w:rPr>
          <w:rFonts w:ascii="Calibri" w:hAnsi="Calibri" w:cs="Calibri"/>
          <w:b/>
          <w:color w:val="000000"/>
          <w:u w:val="single"/>
          <w:lang w:val="en-GB"/>
        </w:rPr>
        <w:t xml:space="preserve">network address </w:t>
      </w:r>
      <w:r w:rsidRPr="00463C90">
        <w:rPr>
          <w:rFonts w:ascii="Calibri" w:hAnsi="Calibri" w:cs="Calibri"/>
          <w:b/>
          <w:color w:val="000000"/>
          <w:u w:val="single"/>
          <w:lang w:val="en-GB"/>
        </w:rPr>
        <w:t xml:space="preserve">134.54.122.49 </w:t>
      </w:r>
    </w:p>
    <w:p w:rsidR="00411723" w:rsidRPr="00463C90" w:rsidRDefault="00411723" w:rsidP="00411723">
      <w:pPr>
        <w:autoSpaceDE w:val="0"/>
        <w:autoSpaceDN w:val="0"/>
        <w:adjustRightInd w:val="0"/>
        <w:ind w:left="1260"/>
        <w:rPr>
          <w:rFonts w:ascii="Calibri" w:hAnsi="Calibri" w:cs="Calibri"/>
          <w:color w:val="000000"/>
          <w:lang w:val="en-GB"/>
        </w:rPr>
      </w:pPr>
      <w:r w:rsidRPr="00463C90">
        <w:rPr>
          <w:rFonts w:ascii="Calibri" w:hAnsi="Calibri" w:cs="Calibri"/>
          <w:color w:val="000000"/>
          <w:lang w:val="en-GB"/>
        </w:rPr>
        <w:t>Used to transmit Hardware status information</w:t>
      </w:r>
    </w:p>
    <w:p w:rsidR="00411723" w:rsidRPr="00463C90" w:rsidRDefault="00411723" w:rsidP="00411723">
      <w:pPr>
        <w:autoSpaceDE w:val="0"/>
        <w:autoSpaceDN w:val="0"/>
        <w:adjustRightInd w:val="0"/>
        <w:ind w:left="1260"/>
        <w:rPr>
          <w:rFonts w:ascii="Calibri" w:hAnsi="Calibri" w:cs="Calibri"/>
          <w:b/>
          <w:color w:val="000000"/>
          <w:u w:val="single"/>
          <w:lang w:val="en-GB"/>
        </w:rPr>
      </w:pPr>
      <w:r w:rsidRPr="00463C90">
        <w:rPr>
          <w:rFonts w:ascii="Calibri" w:hAnsi="Calibri" w:cs="Calibri"/>
          <w:b/>
          <w:color w:val="000000"/>
          <w:u w:val="single"/>
          <w:lang w:val="en-GB"/>
        </w:rPr>
        <w:t xml:space="preserve">TCP 5988 Inbound </w:t>
      </w:r>
      <w:r w:rsidR="00663232" w:rsidRPr="00463C90">
        <w:rPr>
          <w:rFonts w:ascii="Calibri" w:hAnsi="Calibri" w:cs="Calibri"/>
          <w:b/>
          <w:color w:val="000000"/>
          <w:u w:val="single"/>
          <w:lang w:val="en-GB"/>
        </w:rPr>
        <w:t xml:space="preserve">network address </w:t>
      </w:r>
      <w:r w:rsidRPr="00463C90">
        <w:rPr>
          <w:rFonts w:ascii="Calibri" w:hAnsi="Calibri" w:cs="Calibri"/>
          <w:b/>
          <w:color w:val="000000"/>
          <w:u w:val="single"/>
          <w:lang w:val="en-GB"/>
        </w:rPr>
        <w:t xml:space="preserve">134.54.122.49 </w:t>
      </w:r>
    </w:p>
    <w:p w:rsidR="00411723" w:rsidRPr="00463C90" w:rsidRDefault="00411723" w:rsidP="00411723">
      <w:pPr>
        <w:autoSpaceDE w:val="0"/>
        <w:autoSpaceDN w:val="0"/>
        <w:adjustRightInd w:val="0"/>
        <w:ind w:left="1260"/>
        <w:rPr>
          <w:rFonts w:ascii="Calibri" w:hAnsi="Calibri" w:cs="Calibri"/>
          <w:color w:val="000000"/>
          <w:lang w:val="en-GB"/>
        </w:rPr>
      </w:pPr>
      <w:r w:rsidRPr="00463C90">
        <w:rPr>
          <w:rFonts w:ascii="Calibri" w:hAnsi="Calibri" w:cs="Calibri"/>
          <w:color w:val="000000"/>
          <w:lang w:val="en-GB"/>
        </w:rPr>
        <w:t>Checks if the HP Management agents are running</w:t>
      </w:r>
    </w:p>
    <w:p w:rsidR="00411723" w:rsidRPr="00463C90" w:rsidRDefault="00411723" w:rsidP="00411723">
      <w:pPr>
        <w:autoSpaceDE w:val="0"/>
        <w:autoSpaceDN w:val="0"/>
        <w:adjustRightInd w:val="0"/>
        <w:ind w:left="1260"/>
        <w:rPr>
          <w:rFonts w:ascii="Calibri" w:hAnsi="Calibri" w:cs="Calibri"/>
          <w:b/>
          <w:color w:val="000000"/>
          <w:u w:val="single"/>
          <w:lang w:val="en-GB"/>
        </w:rPr>
      </w:pPr>
      <w:r w:rsidRPr="00463C90">
        <w:rPr>
          <w:rFonts w:ascii="Calibri" w:hAnsi="Calibri" w:cs="Calibri"/>
          <w:b/>
          <w:color w:val="000000"/>
          <w:u w:val="single"/>
          <w:lang w:val="en-GB"/>
        </w:rPr>
        <w:t xml:space="preserve">TCP 5989 Inbound </w:t>
      </w:r>
      <w:r w:rsidR="00663232" w:rsidRPr="00463C90">
        <w:rPr>
          <w:rFonts w:ascii="Calibri" w:hAnsi="Calibri" w:cs="Calibri"/>
          <w:b/>
          <w:color w:val="000000"/>
          <w:u w:val="single"/>
          <w:lang w:val="en-GB"/>
        </w:rPr>
        <w:t xml:space="preserve">network address </w:t>
      </w:r>
      <w:r w:rsidRPr="00463C90">
        <w:rPr>
          <w:rFonts w:ascii="Calibri" w:hAnsi="Calibri" w:cs="Calibri"/>
          <w:b/>
          <w:color w:val="000000"/>
          <w:u w:val="single"/>
          <w:lang w:val="en-GB"/>
        </w:rPr>
        <w:t xml:space="preserve">134.54.122.49 </w:t>
      </w:r>
    </w:p>
    <w:p w:rsidR="00411723" w:rsidRPr="00463C90" w:rsidRDefault="00411723" w:rsidP="00411723">
      <w:pPr>
        <w:autoSpaceDE w:val="0"/>
        <w:autoSpaceDN w:val="0"/>
        <w:adjustRightInd w:val="0"/>
        <w:ind w:left="1260"/>
        <w:rPr>
          <w:rFonts w:ascii="Calibri" w:hAnsi="Calibri" w:cs="Calibri"/>
          <w:color w:val="000000"/>
          <w:lang w:val="en-GB"/>
        </w:rPr>
      </w:pPr>
      <w:r w:rsidRPr="00463C90">
        <w:rPr>
          <w:rFonts w:ascii="Calibri" w:hAnsi="Calibri" w:cs="Calibri"/>
          <w:color w:val="000000"/>
          <w:lang w:val="en-GB"/>
        </w:rPr>
        <w:t>Communication for the HP agents runs over this port</w:t>
      </w:r>
    </w:p>
    <w:p w:rsidR="00411723" w:rsidRPr="00463C90" w:rsidRDefault="00411723" w:rsidP="00411723">
      <w:pPr>
        <w:autoSpaceDE w:val="0"/>
        <w:autoSpaceDN w:val="0"/>
        <w:adjustRightInd w:val="0"/>
        <w:ind w:left="1260"/>
        <w:rPr>
          <w:rFonts w:ascii="Calibri" w:hAnsi="Calibri" w:cs="Calibri"/>
          <w:b/>
          <w:color w:val="000000"/>
          <w:u w:val="single"/>
          <w:lang w:val="en-GB"/>
        </w:rPr>
      </w:pPr>
      <w:r w:rsidRPr="00463C90">
        <w:rPr>
          <w:rFonts w:ascii="Calibri" w:hAnsi="Calibri" w:cs="Calibri"/>
          <w:b/>
          <w:color w:val="000000"/>
          <w:u w:val="single"/>
          <w:lang w:val="en-GB"/>
        </w:rPr>
        <w:t xml:space="preserve">TCP 7920 Inbound </w:t>
      </w:r>
      <w:r w:rsidR="00663232" w:rsidRPr="00463C90">
        <w:rPr>
          <w:rFonts w:ascii="Calibri" w:hAnsi="Calibri" w:cs="Calibri"/>
          <w:b/>
          <w:color w:val="000000"/>
          <w:u w:val="single"/>
          <w:lang w:val="en-GB"/>
        </w:rPr>
        <w:t xml:space="preserve">network address </w:t>
      </w:r>
      <w:r w:rsidRPr="00463C90">
        <w:rPr>
          <w:rFonts w:ascii="Calibri" w:hAnsi="Calibri" w:cs="Calibri"/>
          <w:b/>
          <w:color w:val="000000"/>
          <w:u w:val="single"/>
          <w:lang w:val="en-GB"/>
        </w:rPr>
        <w:t xml:space="preserve">134.54.122.49 </w:t>
      </w:r>
    </w:p>
    <w:p w:rsidR="00C83487" w:rsidRPr="00463C90" w:rsidRDefault="00411723" w:rsidP="00C83487">
      <w:pPr>
        <w:autoSpaceDE w:val="0"/>
        <w:autoSpaceDN w:val="0"/>
        <w:adjustRightInd w:val="0"/>
        <w:ind w:left="1260"/>
        <w:rPr>
          <w:rFonts w:ascii="Calibri" w:hAnsi="Calibri" w:cs="Calibri"/>
          <w:color w:val="000000"/>
          <w:lang w:val="en-GB"/>
        </w:rPr>
      </w:pPr>
      <w:r w:rsidRPr="00463C90">
        <w:rPr>
          <w:rFonts w:ascii="Calibri" w:hAnsi="Calibri" w:cs="Calibri"/>
          <w:color w:val="000000"/>
          <w:lang w:val="en-GB"/>
        </w:rPr>
        <w:t xml:space="preserve">Communication for HP EVA storage to </w:t>
      </w:r>
      <w:r w:rsidR="00950C59" w:rsidRPr="00463C90">
        <w:rPr>
          <w:rFonts w:ascii="Calibri" w:hAnsi="Calibri" w:cs="Calibri"/>
          <w:color w:val="000000"/>
          <w:lang w:val="en-GB"/>
        </w:rPr>
        <w:t>communicate status and errors</w:t>
      </w:r>
    </w:p>
    <w:p w:rsidR="00411723" w:rsidRPr="00463C90" w:rsidRDefault="00411723" w:rsidP="00C83487">
      <w:pPr>
        <w:autoSpaceDE w:val="0"/>
        <w:autoSpaceDN w:val="0"/>
        <w:adjustRightInd w:val="0"/>
        <w:ind w:firstLine="720"/>
        <w:rPr>
          <w:rFonts w:ascii="Calibri" w:hAnsi="Calibri" w:cs="Calibri"/>
          <w:b/>
          <w:color w:val="000000"/>
          <w:sz w:val="22"/>
          <w:lang w:val="en-GB"/>
        </w:rPr>
      </w:pPr>
      <w:r w:rsidRPr="00C83487">
        <w:rPr>
          <w:b/>
        </w:rPr>
        <w:t>Customer Contact</w:t>
      </w:r>
    </w:p>
    <w:p w:rsidR="00411723" w:rsidRPr="00463C90" w:rsidRDefault="00411723" w:rsidP="00411723">
      <w:pPr>
        <w:pStyle w:val="BodyText"/>
        <w:ind w:left="1260"/>
        <w:rPr>
          <w:rFonts w:ascii="Calibri" w:hAnsi="Calibri" w:cs="Calibri"/>
          <w:lang w:val="en-CA" w:eastAsia="en-CA"/>
        </w:rPr>
      </w:pPr>
      <w:r w:rsidRPr="00463C90">
        <w:rPr>
          <w:rFonts w:ascii="Calibri" w:hAnsi="Calibri" w:cs="Calibri"/>
          <w:lang w:val="en-CA" w:eastAsia="en-CA"/>
        </w:rPr>
        <w:t>A contact at the customer site is needed to assist with VPN and firewall configuration changes.  Also an email list of those who want to be contacted when the monitoring configuration has been completed should be provided to the project manager.</w:t>
      </w:r>
    </w:p>
    <w:p w:rsidR="00762865" w:rsidRPr="00463C90" w:rsidRDefault="00695227" w:rsidP="00695227">
      <w:pPr>
        <w:pStyle w:val="Heading3"/>
        <w:numPr>
          <w:ilvl w:val="0"/>
          <w:numId w:val="0"/>
        </w:numPr>
        <w:rPr>
          <w:rFonts w:ascii="Calibri" w:hAnsi="Calibri" w:cs="Calibri"/>
        </w:rPr>
      </w:pPr>
      <w:r w:rsidRPr="00463C90">
        <w:rPr>
          <w:rFonts w:ascii="Calibri" w:hAnsi="Calibri" w:cs="Calibri"/>
          <w:b w:val="0"/>
          <w:sz w:val="20"/>
          <w:szCs w:val="20"/>
          <w:lang w:val="en-US" w:eastAsia="de-DE"/>
        </w:rPr>
        <w:tab/>
      </w:r>
      <w:r w:rsidR="00762865" w:rsidRPr="00463C90">
        <w:rPr>
          <w:rFonts w:ascii="Calibri" w:hAnsi="Calibri" w:cs="Calibri"/>
        </w:rPr>
        <w:t>Deliverables</w:t>
      </w:r>
    </w:p>
    <w:p w:rsidR="00762865" w:rsidRPr="00463C90" w:rsidRDefault="00950C59" w:rsidP="00F654F8">
      <w:pPr>
        <w:pStyle w:val="BodyText"/>
        <w:numPr>
          <w:ilvl w:val="0"/>
          <w:numId w:val="23"/>
        </w:numPr>
        <w:rPr>
          <w:rFonts w:ascii="Calibri" w:hAnsi="Calibri" w:cs="Calibri"/>
          <w:lang w:val="en-CA" w:eastAsia="en-CA"/>
        </w:rPr>
      </w:pPr>
      <w:r w:rsidRPr="00463C90">
        <w:rPr>
          <w:rFonts w:ascii="Calibri" w:hAnsi="Calibri" w:cs="Calibri"/>
          <w:lang w:eastAsia="de-DE"/>
        </w:rPr>
        <w:t>GRIP New site request</w:t>
      </w:r>
    </w:p>
    <w:p w:rsidR="00695227" w:rsidRPr="00463C90" w:rsidRDefault="00950C59" w:rsidP="00F654F8">
      <w:pPr>
        <w:pStyle w:val="BodyText"/>
        <w:numPr>
          <w:ilvl w:val="0"/>
          <w:numId w:val="23"/>
        </w:numPr>
        <w:rPr>
          <w:rStyle w:val="Emphasis"/>
          <w:rFonts w:ascii="Calibri" w:hAnsi="Calibri" w:cs="Calibri"/>
          <w:i w:val="0"/>
          <w:iCs w:val="0"/>
          <w:lang w:val="en-CA" w:eastAsia="en-CA"/>
        </w:rPr>
      </w:pPr>
      <w:r w:rsidRPr="00463C90">
        <w:rPr>
          <w:rFonts w:ascii="Calibri" w:hAnsi="Calibri" w:cs="Calibri"/>
          <w:lang w:eastAsia="de-DE"/>
        </w:rPr>
        <w:t>A customer site pre-requisite form will need to be completed</w:t>
      </w:r>
    </w:p>
    <w:p w:rsidR="00695227" w:rsidRPr="00695227" w:rsidRDefault="00695227" w:rsidP="00695227">
      <w:pPr>
        <w:pStyle w:val="BoxedTechnicalSpec"/>
        <w:rPr>
          <w:rFonts w:ascii="Calibri" w:hAnsi="Calibri" w:cs="Calibri"/>
        </w:rPr>
      </w:pPr>
      <w:r w:rsidRPr="00695227">
        <w:rPr>
          <w:rFonts w:ascii="Calibri" w:hAnsi="Calibri" w:cs="Calibri"/>
        </w:rPr>
        <w:t xml:space="preserve">The customer Project Manager will be requested to acknowledge the completion of the </w:t>
      </w:r>
      <w:r>
        <w:rPr>
          <w:rFonts w:ascii="Calibri" w:hAnsi="Calibri" w:cs="Calibri"/>
        </w:rPr>
        <w:t>GRIP Dep</w:t>
      </w:r>
      <w:r w:rsidRPr="00695227">
        <w:rPr>
          <w:rFonts w:ascii="Calibri" w:hAnsi="Calibri" w:cs="Calibri"/>
        </w:rPr>
        <w:t xml:space="preserve">loyment Service by signature of </w:t>
      </w:r>
      <w:r w:rsidRPr="00695227">
        <w:rPr>
          <w:rFonts w:ascii="Calibri" w:hAnsi="Calibri" w:cs="Calibri"/>
          <w:i/>
          <w:iCs/>
        </w:rPr>
        <w:t>Clinical Acceptance Test Plan</w:t>
      </w:r>
      <w:r w:rsidRPr="00695227">
        <w:rPr>
          <w:rFonts w:ascii="Calibri" w:hAnsi="Calibri" w:cs="Calibri"/>
        </w:rPr>
        <w:t>.</w:t>
      </w:r>
    </w:p>
    <w:p w:rsidR="00B30CD6" w:rsidRPr="00463C90" w:rsidRDefault="00B30CD6" w:rsidP="00F654F8">
      <w:pPr>
        <w:pStyle w:val="Heading1"/>
        <w:pageBreakBefore/>
        <w:numPr>
          <w:ilvl w:val="0"/>
          <w:numId w:val="39"/>
        </w:numPr>
        <w:rPr>
          <w:rFonts w:ascii="Calibri" w:hAnsi="Calibri" w:cs="Calibri"/>
        </w:rPr>
      </w:pPr>
      <w:bookmarkStart w:id="310" w:name="_Toc404677470"/>
      <w:bookmarkStart w:id="311" w:name="_Toc443673269"/>
      <w:bookmarkEnd w:id="247"/>
      <w:bookmarkEnd w:id="248"/>
      <w:bookmarkEnd w:id="249"/>
      <w:bookmarkEnd w:id="250"/>
      <w:r w:rsidRPr="00463C90">
        <w:rPr>
          <w:rFonts w:ascii="Calibri" w:hAnsi="Calibri" w:cs="Calibri"/>
          <w:lang w:val="en-US"/>
        </w:rPr>
        <w:lastRenderedPageBreak/>
        <w:t>S</w:t>
      </w:r>
      <w:r w:rsidRPr="00463C90">
        <w:rPr>
          <w:rFonts w:ascii="Calibri" w:hAnsi="Calibri" w:cs="Calibri"/>
        </w:rPr>
        <w:t>OW ACCEPTANCE</w:t>
      </w:r>
      <w:bookmarkEnd w:id="310"/>
      <w:bookmarkEnd w:id="311"/>
    </w:p>
    <w:p w:rsidR="00B30CD6" w:rsidRPr="00463C90" w:rsidRDefault="00B30CD6" w:rsidP="00B30CD6">
      <w:pPr>
        <w:pStyle w:val="BodyText"/>
        <w:rPr>
          <w:rFonts w:ascii="Calibri" w:hAnsi="Calibri" w:cs="Calibri"/>
          <w:lang w:eastAsia="de-DE"/>
        </w:rPr>
      </w:pPr>
    </w:p>
    <w:tbl>
      <w:tblPr>
        <w:tblW w:w="94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00"/>
        <w:gridCol w:w="4700"/>
      </w:tblGrid>
      <w:tr w:rsidR="00B30CD6" w:rsidRPr="00463C90" w:rsidTr="00B30CD6">
        <w:trPr>
          <w:trHeight w:val="188"/>
        </w:trPr>
        <w:tc>
          <w:tcPr>
            <w:tcW w:w="4700" w:type="dxa"/>
            <w:shd w:val="clear" w:color="auto" w:fill="666666"/>
          </w:tcPr>
          <w:p w:rsidR="00B30CD6" w:rsidRPr="00463C90" w:rsidRDefault="00B30CD6" w:rsidP="00B30CD6">
            <w:pPr>
              <w:pStyle w:val="Tableheader"/>
              <w:ind w:left="0"/>
              <w:rPr>
                <w:rFonts w:ascii="Calibri" w:hAnsi="Calibri" w:cs="Calibri"/>
                <w:color w:val="FF0000"/>
              </w:rPr>
            </w:pPr>
            <w:r w:rsidRPr="00463C90">
              <w:rPr>
                <w:rFonts w:ascii="Calibri" w:hAnsi="Calibri" w:cs="Calibri"/>
              </w:rPr>
              <w:t>Customer</w:t>
            </w:r>
          </w:p>
        </w:tc>
        <w:tc>
          <w:tcPr>
            <w:tcW w:w="4700" w:type="dxa"/>
            <w:shd w:val="clear" w:color="auto" w:fill="666666"/>
          </w:tcPr>
          <w:p w:rsidR="00B30CD6" w:rsidRPr="00463C90" w:rsidRDefault="00B30CD6" w:rsidP="00B30CD6">
            <w:pPr>
              <w:pStyle w:val="Tableheader"/>
              <w:rPr>
                <w:rFonts w:ascii="Calibri" w:hAnsi="Calibri" w:cs="Calibri"/>
              </w:rPr>
            </w:pPr>
            <w:r w:rsidRPr="00463C90">
              <w:rPr>
                <w:rFonts w:ascii="Calibri" w:hAnsi="Calibri" w:cs="Calibri"/>
              </w:rPr>
              <w:t>Agfa HealthCare</w:t>
            </w:r>
          </w:p>
        </w:tc>
      </w:tr>
      <w:tr w:rsidR="00B30CD6" w:rsidRPr="00463C90" w:rsidTr="00B30CD6">
        <w:trPr>
          <w:trHeight w:val="396"/>
        </w:trPr>
        <w:tc>
          <w:tcPr>
            <w:tcW w:w="4700" w:type="dxa"/>
            <w:tcBorders>
              <w:bottom w:val="dotted" w:sz="4" w:space="0" w:color="auto"/>
            </w:tcBorders>
            <w:shd w:val="clear" w:color="auto" w:fill="666666"/>
          </w:tcPr>
          <w:p w:rsidR="00B30CD6" w:rsidRPr="00463C90" w:rsidRDefault="00B30CD6" w:rsidP="00B30CD6">
            <w:pPr>
              <w:pStyle w:val="Tableheader"/>
              <w:jc w:val="both"/>
              <w:rPr>
                <w:rFonts w:ascii="Calibri" w:hAnsi="Calibri" w:cs="Calibri"/>
                <w:szCs w:val="22"/>
              </w:rPr>
            </w:pPr>
            <w:r w:rsidRPr="00463C90">
              <w:rPr>
                <w:rFonts w:ascii="Calibri" w:hAnsi="Calibri" w:cs="Calibri"/>
                <w:szCs w:val="22"/>
              </w:rPr>
              <w:t>Project Sponsor</w:t>
            </w:r>
          </w:p>
        </w:tc>
        <w:tc>
          <w:tcPr>
            <w:tcW w:w="4700" w:type="dxa"/>
            <w:tcBorders>
              <w:bottom w:val="dotted" w:sz="4" w:space="0" w:color="auto"/>
            </w:tcBorders>
            <w:shd w:val="clear" w:color="auto" w:fill="666666"/>
          </w:tcPr>
          <w:p w:rsidR="00B30CD6" w:rsidRPr="00463C90" w:rsidRDefault="00B30CD6" w:rsidP="00B30CD6">
            <w:pPr>
              <w:pStyle w:val="Tableheader"/>
              <w:rPr>
                <w:rFonts w:ascii="Calibri" w:hAnsi="Calibri" w:cs="Calibri"/>
                <w:szCs w:val="22"/>
              </w:rPr>
            </w:pPr>
            <w:r w:rsidRPr="00463C90">
              <w:rPr>
                <w:rFonts w:ascii="Calibri" w:hAnsi="Calibri" w:cs="Calibri"/>
                <w:szCs w:val="22"/>
              </w:rPr>
              <w:t>Project Sponsor</w:t>
            </w:r>
          </w:p>
        </w:tc>
      </w:tr>
      <w:tr w:rsidR="00B30CD6" w:rsidRPr="00463C90" w:rsidTr="00B30CD6">
        <w:trPr>
          <w:trHeight w:val="800"/>
        </w:trPr>
        <w:tc>
          <w:tcPr>
            <w:tcW w:w="4700" w:type="dxa"/>
            <w:tcBorders>
              <w:top w:val="dotted" w:sz="4" w:space="0" w:color="auto"/>
            </w:tcBorders>
            <w:shd w:val="clear" w:color="auto" w:fill="FFFFFF"/>
          </w:tcPr>
          <w:p w:rsidR="00B30CD6" w:rsidRPr="00463C90" w:rsidRDefault="00B30CD6" w:rsidP="00B30CD6">
            <w:pPr>
              <w:pStyle w:val="Tableheader"/>
              <w:rPr>
                <w:rFonts w:ascii="Calibri" w:hAnsi="Calibri" w:cs="Calibri"/>
                <w:color w:val="auto"/>
                <w:szCs w:val="22"/>
              </w:rPr>
            </w:pPr>
          </w:p>
        </w:tc>
        <w:tc>
          <w:tcPr>
            <w:tcW w:w="4700" w:type="dxa"/>
            <w:tcBorders>
              <w:top w:val="dotted" w:sz="4" w:space="0" w:color="auto"/>
            </w:tcBorders>
            <w:shd w:val="clear" w:color="auto" w:fill="FFFFFF"/>
          </w:tcPr>
          <w:p w:rsidR="00B30CD6" w:rsidRPr="00463C90" w:rsidRDefault="00B30CD6" w:rsidP="00B30CD6">
            <w:pPr>
              <w:pStyle w:val="Tableheader"/>
              <w:rPr>
                <w:rFonts w:ascii="Calibri" w:hAnsi="Calibri" w:cs="Calibri"/>
                <w:color w:val="auto"/>
                <w:szCs w:val="22"/>
              </w:rPr>
            </w:pPr>
          </w:p>
        </w:tc>
      </w:tr>
      <w:tr w:rsidR="00B30CD6" w:rsidRPr="00463C90" w:rsidTr="00B30CD6">
        <w:trPr>
          <w:trHeight w:val="278"/>
        </w:trPr>
        <w:tc>
          <w:tcPr>
            <w:tcW w:w="4700" w:type="dxa"/>
            <w:tcBorders>
              <w:bottom w:val="dotted" w:sz="4" w:space="0" w:color="auto"/>
            </w:tcBorders>
            <w:shd w:val="clear" w:color="auto" w:fill="666666"/>
          </w:tcPr>
          <w:p w:rsidR="00B30CD6" w:rsidRPr="00463C90" w:rsidRDefault="00B30CD6" w:rsidP="00B30CD6">
            <w:pPr>
              <w:pStyle w:val="Tableheader"/>
              <w:rPr>
                <w:rFonts w:ascii="Calibri" w:hAnsi="Calibri" w:cs="Calibri"/>
              </w:rPr>
            </w:pPr>
            <w:r w:rsidRPr="00463C90">
              <w:rPr>
                <w:rFonts w:ascii="Calibri" w:hAnsi="Calibri" w:cs="Calibri"/>
              </w:rPr>
              <w:t>Signature</w:t>
            </w:r>
          </w:p>
        </w:tc>
        <w:tc>
          <w:tcPr>
            <w:tcW w:w="4700" w:type="dxa"/>
            <w:tcBorders>
              <w:bottom w:val="dotted" w:sz="4" w:space="0" w:color="auto"/>
            </w:tcBorders>
            <w:shd w:val="clear" w:color="auto" w:fill="666666"/>
          </w:tcPr>
          <w:p w:rsidR="00B30CD6" w:rsidRPr="00463C90" w:rsidRDefault="00B30CD6" w:rsidP="00B30CD6">
            <w:pPr>
              <w:pStyle w:val="Tableheader"/>
              <w:rPr>
                <w:rFonts w:ascii="Calibri" w:hAnsi="Calibri" w:cs="Calibri"/>
              </w:rPr>
            </w:pPr>
            <w:r w:rsidRPr="00463C90">
              <w:rPr>
                <w:rFonts w:ascii="Calibri" w:hAnsi="Calibri" w:cs="Calibri"/>
              </w:rPr>
              <w:t>Signature</w:t>
            </w:r>
          </w:p>
        </w:tc>
      </w:tr>
      <w:tr w:rsidR="00B30CD6" w:rsidRPr="00463C90" w:rsidTr="00B30CD6">
        <w:trPr>
          <w:trHeight w:val="1188"/>
        </w:trPr>
        <w:tc>
          <w:tcPr>
            <w:tcW w:w="4700" w:type="dxa"/>
            <w:tcBorders>
              <w:top w:val="dotted" w:sz="4" w:space="0" w:color="auto"/>
            </w:tcBorders>
            <w:shd w:val="clear" w:color="auto" w:fill="FFFFFF"/>
          </w:tcPr>
          <w:p w:rsidR="00B30CD6" w:rsidRPr="00463C90" w:rsidRDefault="00B30CD6" w:rsidP="00B30CD6">
            <w:pPr>
              <w:pStyle w:val="Tableheader"/>
              <w:rPr>
                <w:rFonts w:ascii="Calibri" w:hAnsi="Calibri" w:cs="Calibri"/>
                <w:color w:val="auto"/>
                <w:szCs w:val="22"/>
              </w:rPr>
            </w:pPr>
          </w:p>
        </w:tc>
        <w:tc>
          <w:tcPr>
            <w:tcW w:w="4700" w:type="dxa"/>
            <w:tcBorders>
              <w:top w:val="dotted" w:sz="4" w:space="0" w:color="auto"/>
            </w:tcBorders>
            <w:shd w:val="clear" w:color="auto" w:fill="FFFFFF"/>
          </w:tcPr>
          <w:p w:rsidR="00B30CD6" w:rsidRPr="00463C90" w:rsidRDefault="00B30CD6" w:rsidP="00B30CD6">
            <w:pPr>
              <w:pStyle w:val="Tableheader"/>
              <w:rPr>
                <w:rFonts w:ascii="Calibri" w:hAnsi="Calibri" w:cs="Calibri"/>
                <w:color w:val="auto"/>
              </w:rPr>
            </w:pPr>
          </w:p>
        </w:tc>
      </w:tr>
      <w:tr w:rsidR="00B30CD6" w:rsidRPr="00463C90" w:rsidTr="00B30CD6">
        <w:tc>
          <w:tcPr>
            <w:tcW w:w="4700" w:type="dxa"/>
            <w:tcBorders>
              <w:bottom w:val="dotted" w:sz="4" w:space="0" w:color="auto"/>
            </w:tcBorders>
            <w:shd w:val="clear" w:color="auto" w:fill="666666"/>
          </w:tcPr>
          <w:p w:rsidR="00B30CD6" w:rsidRPr="00463C90" w:rsidRDefault="00B30CD6" w:rsidP="00B30CD6">
            <w:pPr>
              <w:pStyle w:val="Tableheader"/>
              <w:rPr>
                <w:rFonts w:ascii="Calibri" w:hAnsi="Calibri" w:cs="Calibri"/>
              </w:rPr>
            </w:pPr>
            <w:r w:rsidRPr="00463C90">
              <w:rPr>
                <w:rFonts w:ascii="Calibri" w:hAnsi="Calibri" w:cs="Calibri"/>
              </w:rPr>
              <w:t>Date</w:t>
            </w:r>
          </w:p>
        </w:tc>
        <w:tc>
          <w:tcPr>
            <w:tcW w:w="4700" w:type="dxa"/>
            <w:tcBorders>
              <w:bottom w:val="dotted" w:sz="4" w:space="0" w:color="auto"/>
            </w:tcBorders>
            <w:shd w:val="clear" w:color="auto" w:fill="666666"/>
          </w:tcPr>
          <w:p w:rsidR="00B30CD6" w:rsidRPr="00463C90" w:rsidRDefault="00B30CD6" w:rsidP="00B30CD6">
            <w:pPr>
              <w:pStyle w:val="Tableheader"/>
              <w:rPr>
                <w:rFonts w:ascii="Calibri" w:hAnsi="Calibri" w:cs="Calibri"/>
              </w:rPr>
            </w:pPr>
            <w:r w:rsidRPr="00463C90">
              <w:rPr>
                <w:rFonts w:ascii="Calibri" w:hAnsi="Calibri" w:cs="Calibri"/>
              </w:rPr>
              <w:t>Date</w:t>
            </w:r>
          </w:p>
        </w:tc>
      </w:tr>
      <w:tr w:rsidR="00B30CD6" w:rsidRPr="00463C90" w:rsidTr="00B30CD6">
        <w:trPr>
          <w:trHeight w:val="575"/>
        </w:trPr>
        <w:tc>
          <w:tcPr>
            <w:tcW w:w="4700" w:type="dxa"/>
            <w:tcBorders>
              <w:top w:val="dotted" w:sz="4" w:space="0" w:color="auto"/>
            </w:tcBorders>
            <w:shd w:val="clear" w:color="auto" w:fill="FFFFFF"/>
          </w:tcPr>
          <w:p w:rsidR="00B30CD6" w:rsidRPr="00463C90" w:rsidRDefault="00B30CD6" w:rsidP="00B30CD6">
            <w:pPr>
              <w:pStyle w:val="Tableheader"/>
              <w:rPr>
                <w:rFonts w:ascii="Calibri" w:hAnsi="Calibri" w:cs="Calibri"/>
                <w:szCs w:val="22"/>
              </w:rPr>
            </w:pPr>
          </w:p>
        </w:tc>
        <w:tc>
          <w:tcPr>
            <w:tcW w:w="4700" w:type="dxa"/>
            <w:tcBorders>
              <w:top w:val="dotted" w:sz="4" w:space="0" w:color="auto"/>
            </w:tcBorders>
            <w:shd w:val="clear" w:color="auto" w:fill="FFFFFF"/>
          </w:tcPr>
          <w:p w:rsidR="00B30CD6" w:rsidRPr="00463C90" w:rsidRDefault="00B30CD6" w:rsidP="00B30CD6">
            <w:pPr>
              <w:pStyle w:val="Tableheader"/>
              <w:rPr>
                <w:rFonts w:ascii="Calibri" w:hAnsi="Calibri" w:cs="Calibri"/>
                <w:szCs w:val="22"/>
              </w:rPr>
            </w:pPr>
          </w:p>
        </w:tc>
      </w:tr>
    </w:tbl>
    <w:p w:rsidR="00B30CD6" w:rsidRPr="00463C90" w:rsidRDefault="00B30CD6" w:rsidP="00B30CD6">
      <w:pPr>
        <w:pStyle w:val="BodyText"/>
        <w:rPr>
          <w:rFonts w:ascii="Calibri" w:hAnsi="Calibri" w:cs="Calibri"/>
          <w:color w:val="D99594"/>
          <w:lang w:eastAsia="de-DE"/>
        </w:rPr>
      </w:pPr>
    </w:p>
    <w:p w:rsidR="00762865" w:rsidRPr="00463C90" w:rsidRDefault="00762865" w:rsidP="00950C59">
      <w:pPr>
        <w:pStyle w:val="Heading3"/>
        <w:numPr>
          <w:ilvl w:val="0"/>
          <w:numId w:val="0"/>
        </w:numPr>
        <w:ind w:left="1224"/>
        <w:rPr>
          <w:rFonts w:ascii="Calibri" w:hAnsi="Calibri" w:cs="Calibri"/>
          <w:b w:val="0"/>
          <w:i/>
          <w:sz w:val="18"/>
          <w:szCs w:val="18"/>
        </w:rPr>
      </w:pPr>
    </w:p>
    <w:sectPr w:rsidR="00762865" w:rsidRPr="00463C90" w:rsidSect="00AE7D58">
      <w:pgSz w:w="12240" w:h="15840" w:code="1"/>
      <w:pgMar w:top="1440" w:right="1440" w:bottom="1260" w:left="1440" w:header="720" w:footer="432" w:gutter="0"/>
      <w:cols w:space="720"/>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26B3" w:rsidRDefault="00D126B3">
      <w:r>
        <w:separator/>
      </w:r>
    </w:p>
  </w:endnote>
  <w:endnote w:type="continuationSeparator" w:id="0">
    <w:p w:rsidR="00D126B3" w:rsidRDefault="00D126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
    <w:panose1 w:val="02020603060405020304"/>
    <w:charset w:val="00"/>
    <w:family w:val="roman"/>
    <w:pitch w:val="variable"/>
    <w:sig w:usb0="00000007" w:usb1="00000000" w:usb2="00000000" w:usb3="00000000" w:csb0="00000093" w:csb1="00000000"/>
  </w:font>
  <w:font w:name="Helvetica">
    <w:panose1 w:val="020B0604020202020204"/>
    <w:charset w:val="00"/>
    <w:family w:val="swiss"/>
    <w:pitch w:val="variable"/>
    <w:sig w:usb0="00000007" w:usb1="00000000" w:usb2="00000000" w:usb3="00000000" w:csb0="00000093" w:csb1="00000000"/>
  </w:font>
  <w:font w:name="Cambria">
    <w:panose1 w:val="02040503050406030204"/>
    <w:charset w:val="00"/>
    <w:family w:val="roman"/>
    <w:pitch w:val="variable"/>
    <w:sig w:usb0="E00002FF" w:usb1="400004FF" w:usb2="00000000" w:usb3="00000000" w:csb0="0000019F" w:csb1="00000000"/>
  </w:font>
  <w:font w:name="Charter ITC for Agfa">
    <w:altName w:val="Times New Roman"/>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Tms Rmn">
    <w:altName w:val="Times New Roman"/>
    <w:panose1 w:val="02020603040505020304"/>
    <w:charset w:val="00"/>
    <w:family w:val="roman"/>
    <w:notTrueType/>
    <w:pitch w:val="variable"/>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4FA3" w:rsidRDefault="00AC4FA3" w:rsidP="00083DD7">
    <w:pPr>
      <w:pBdr>
        <w:bottom w:val="single" w:sz="6" w:space="1" w:color="auto"/>
      </w:pBdr>
      <w:rPr>
        <w:rFonts w:cs="Arial"/>
        <w:b/>
        <w:sz w:val="18"/>
        <w:szCs w:val="16"/>
      </w:rPr>
    </w:pPr>
    <w:r>
      <w:rPr>
        <w:noProof/>
        <w:lang w:eastAsia="zh-TW"/>
      </w:rPr>
      <w:drawing>
        <wp:anchor distT="0" distB="0" distL="114300" distR="114300" simplePos="0" relativeHeight="251657728" behindDoc="0" locked="0" layoutInCell="1" allowOverlap="1" wp14:anchorId="18468233" wp14:editId="63FDAAF4">
          <wp:simplePos x="0" y="0"/>
          <wp:positionH relativeFrom="column">
            <wp:posOffset>-28575</wp:posOffset>
          </wp:positionH>
          <wp:positionV relativeFrom="paragraph">
            <wp:posOffset>178435</wp:posOffset>
          </wp:positionV>
          <wp:extent cx="834390" cy="314325"/>
          <wp:effectExtent l="0" t="0" r="3810" b="9525"/>
          <wp:wrapNone/>
          <wp:docPr id="1" name="Picture 3" descr="AGFA_Healthcare_Whi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FA_Healthcare_White.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4390" cy="314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4FA3" w:rsidRPr="00D65D0B" w:rsidRDefault="00AC4FA3" w:rsidP="00D65D0B">
    <w:pPr>
      <w:jc w:val="right"/>
      <w:rPr>
        <w:sz w:val="16"/>
      </w:rPr>
    </w:pPr>
    <w:r w:rsidRPr="00D65D0B">
      <w:rPr>
        <w:rFonts w:cs="Arial"/>
        <w:sz w:val="14"/>
        <w:szCs w:val="16"/>
      </w:rPr>
      <w:tab/>
    </w:r>
    <w:r w:rsidRPr="00D65D0B">
      <w:rPr>
        <w:bCs/>
        <w:sz w:val="18"/>
        <w:lang w:val="pt-BR" w:eastAsia="en-US"/>
      </w:rPr>
      <w:t xml:space="preserve">Page </w:t>
    </w:r>
    <w:r w:rsidRPr="00D65D0B">
      <w:rPr>
        <w:bCs/>
        <w:sz w:val="18"/>
        <w:lang w:val="pt-BR" w:eastAsia="en-US"/>
      </w:rPr>
      <w:fldChar w:fldCharType="begin"/>
    </w:r>
    <w:r w:rsidRPr="00D65D0B">
      <w:rPr>
        <w:bCs/>
        <w:sz w:val="18"/>
        <w:lang w:val="pt-BR" w:eastAsia="en-US"/>
      </w:rPr>
      <w:instrText xml:space="preserve"> PAGE </w:instrText>
    </w:r>
    <w:r w:rsidRPr="00D65D0B">
      <w:rPr>
        <w:bCs/>
        <w:sz w:val="18"/>
        <w:lang w:val="pt-BR" w:eastAsia="en-US"/>
      </w:rPr>
      <w:fldChar w:fldCharType="separate"/>
    </w:r>
    <w:r w:rsidR="00E954CA">
      <w:rPr>
        <w:bCs/>
        <w:noProof/>
        <w:sz w:val="18"/>
        <w:lang w:val="pt-BR" w:eastAsia="en-US"/>
      </w:rPr>
      <w:t>5</w:t>
    </w:r>
    <w:r w:rsidRPr="00D65D0B">
      <w:rPr>
        <w:bCs/>
        <w:sz w:val="18"/>
        <w:lang w:val="pt-BR" w:eastAsia="en-US"/>
      </w:rPr>
      <w:fldChar w:fldCharType="end"/>
    </w:r>
    <w:r w:rsidRPr="00D65D0B">
      <w:rPr>
        <w:bCs/>
        <w:sz w:val="18"/>
        <w:lang w:val="pt-BR" w:eastAsia="en-US"/>
      </w:rPr>
      <w:t xml:space="preserve"> of </w:t>
    </w:r>
    <w:r w:rsidRPr="00D65D0B">
      <w:rPr>
        <w:bCs/>
        <w:sz w:val="18"/>
        <w:lang w:val="pt-BR" w:eastAsia="en-US"/>
      </w:rPr>
      <w:fldChar w:fldCharType="begin"/>
    </w:r>
    <w:r w:rsidRPr="00D65D0B">
      <w:rPr>
        <w:bCs/>
        <w:sz w:val="18"/>
        <w:lang w:val="pt-BR" w:eastAsia="en-US"/>
      </w:rPr>
      <w:instrText xml:space="preserve"> NUMPAGES  </w:instrText>
    </w:r>
    <w:r w:rsidRPr="00D65D0B">
      <w:rPr>
        <w:bCs/>
        <w:sz w:val="18"/>
        <w:lang w:val="pt-BR" w:eastAsia="en-US"/>
      </w:rPr>
      <w:fldChar w:fldCharType="separate"/>
    </w:r>
    <w:r w:rsidR="00E954CA">
      <w:rPr>
        <w:bCs/>
        <w:noProof/>
        <w:sz w:val="18"/>
        <w:lang w:val="pt-BR" w:eastAsia="en-US"/>
      </w:rPr>
      <w:t>61</w:t>
    </w:r>
    <w:r w:rsidRPr="00D65D0B">
      <w:rPr>
        <w:bCs/>
        <w:sz w:val="18"/>
        <w:lang w:val="pt-BR" w:eastAsia="en-US"/>
      </w:rPr>
      <w:fldChar w:fldCharType="end"/>
    </w:r>
  </w:p>
  <w:p w:rsidR="00AC4FA3" w:rsidRPr="00083DD7" w:rsidRDefault="00AC4FA3" w:rsidP="00D65D0B">
    <w:pPr>
      <w:tabs>
        <w:tab w:val="right" w:pos="9360"/>
      </w:tabs>
      <w:jc w:val="center"/>
      <w:rPr>
        <w:sz w:val="22"/>
      </w:rPr>
    </w:pPr>
    <w:r>
      <w:rPr>
        <w:rFonts w:cs="Arial"/>
        <w:sz w:val="18"/>
        <w:szCs w:val="16"/>
      </w:rPr>
      <w:tab/>
    </w:r>
    <w:r>
      <w:rPr>
        <w:rFonts w:cs="Arial"/>
        <w:sz w:val="18"/>
        <w:szCs w:val="16"/>
      </w:rPr>
      <w:tab/>
    </w:r>
    <w:r>
      <w:rPr>
        <w:rFonts w:cs="Arial"/>
        <w:sz w:val="18"/>
        <w:szCs w:val="16"/>
      </w:rPr>
      <w:tab/>
    </w:r>
    <w:r>
      <w:rPr>
        <w:rFonts w:cs="Arial"/>
        <w:sz w:val="18"/>
        <w:szCs w:val="16"/>
      </w:rPr>
      <w:tab/>
    </w:r>
    <w:r>
      <w:rPr>
        <w:rFonts w:cs="Arial"/>
        <w:sz w:val="18"/>
        <w:szCs w:val="16"/>
      </w:rPr>
      <w:tab/>
      <w:t xml:space="preserve">  </w:t>
    </w:r>
    <w:r>
      <w:rPr>
        <w:rFonts w:cs="Arial"/>
        <w:sz w:val="18"/>
        <w:szCs w:val="16"/>
      </w:rPr>
      <w:tab/>
    </w:r>
    <w:r w:rsidRPr="0079460C">
      <w:rPr>
        <w:rFonts w:cs="Arial"/>
        <w:sz w:val="18"/>
        <w:szCs w:val="16"/>
      </w:rPr>
      <w:tab/>
    </w:r>
    <w:r>
      <w:rPr>
        <w:rFonts w:cs="Arial"/>
        <w:b/>
        <w:sz w:val="18"/>
        <w:szCs w:val="16"/>
      </w:rPr>
      <w:tab/>
    </w:r>
    <w:r>
      <w:rPr>
        <w:rFonts w:cs="Arial"/>
        <w:sz w:val="18"/>
        <w:szCs w:val="16"/>
      </w:rPr>
      <w:tab/>
    </w:r>
    <w:r>
      <w:rPr>
        <w:rFonts w:cs="Arial"/>
        <w:sz w:val="18"/>
        <w:szCs w:val="16"/>
      </w:rPr>
      <w:tab/>
    </w:r>
    <w:r w:rsidRPr="00083DD7">
      <w:rPr>
        <w:rFonts w:cs="Arial"/>
        <w:snapToGrid w:val="0"/>
        <w:sz w:val="18"/>
        <w:szCs w:val="16"/>
      </w:rPr>
      <w:t xml:space="preserve">Page </w:t>
    </w:r>
    <w:r w:rsidRPr="00083DD7">
      <w:rPr>
        <w:rFonts w:cs="Arial"/>
        <w:snapToGrid w:val="0"/>
        <w:sz w:val="18"/>
        <w:szCs w:val="16"/>
      </w:rPr>
      <w:fldChar w:fldCharType="begin"/>
    </w:r>
    <w:r w:rsidRPr="00083DD7">
      <w:rPr>
        <w:rFonts w:cs="Arial"/>
        <w:snapToGrid w:val="0"/>
        <w:sz w:val="18"/>
        <w:szCs w:val="16"/>
      </w:rPr>
      <w:instrText xml:space="preserve"> PAGE </w:instrText>
    </w:r>
    <w:r w:rsidRPr="00083DD7">
      <w:rPr>
        <w:rFonts w:cs="Arial"/>
        <w:snapToGrid w:val="0"/>
        <w:sz w:val="18"/>
        <w:szCs w:val="16"/>
      </w:rPr>
      <w:fldChar w:fldCharType="separate"/>
    </w:r>
    <w:r w:rsidR="00E954CA">
      <w:rPr>
        <w:rFonts w:cs="Arial"/>
        <w:noProof/>
        <w:snapToGrid w:val="0"/>
        <w:sz w:val="18"/>
        <w:szCs w:val="16"/>
      </w:rPr>
      <w:t>5</w:t>
    </w:r>
    <w:r w:rsidRPr="00083DD7">
      <w:rPr>
        <w:rFonts w:cs="Arial"/>
        <w:snapToGrid w:val="0"/>
        <w:sz w:val="18"/>
        <w:szCs w:val="16"/>
      </w:rPr>
      <w:fldChar w:fldCharType="end"/>
    </w:r>
    <w:r w:rsidRPr="00083DD7">
      <w:rPr>
        <w:rFonts w:cs="Arial"/>
        <w:snapToGrid w:val="0"/>
        <w:sz w:val="18"/>
        <w:szCs w:val="16"/>
      </w:rPr>
      <w:t xml:space="preserve"> of </w:t>
    </w:r>
    <w:r w:rsidRPr="00083DD7">
      <w:rPr>
        <w:rFonts w:cs="Arial"/>
        <w:snapToGrid w:val="0"/>
        <w:sz w:val="18"/>
        <w:szCs w:val="16"/>
      </w:rPr>
      <w:fldChar w:fldCharType="begin"/>
    </w:r>
    <w:r w:rsidRPr="00083DD7">
      <w:rPr>
        <w:rFonts w:cs="Arial"/>
        <w:snapToGrid w:val="0"/>
        <w:sz w:val="18"/>
        <w:szCs w:val="16"/>
      </w:rPr>
      <w:instrText xml:space="preserve"> NUMPAGES </w:instrText>
    </w:r>
    <w:r w:rsidRPr="00083DD7">
      <w:rPr>
        <w:rFonts w:cs="Arial"/>
        <w:snapToGrid w:val="0"/>
        <w:sz w:val="18"/>
        <w:szCs w:val="16"/>
      </w:rPr>
      <w:fldChar w:fldCharType="separate"/>
    </w:r>
    <w:r w:rsidR="00E954CA">
      <w:rPr>
        <w:rFonts w:cs="Arial"/>
        <w:noProof/>
        <w:snapToGrid w:val="0"/>
        <w:sz w:val="18"/>
        <w:szCs w:val="16"/>
      </w:rPr>
      <w:t>61</w:t>
    </w:r>
    <w:r w:rsidRPr="00083DD7">
      <w:rPr>
        <w:rFonts w:cs="Arial"/>
        <w:snapToGrid w:val="0"/>
        <w:sz w:val="18"/>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26B3" w:rsidRDefault="00D126B3">
      <w:r>
        <w:separator/>
      </w:r>
    </w:p>
  </w:footnote>
  <w:footnote w:type="continuationSeparator" w:id="0">
    <w:p w:rsidR="00D126B3" w:rsidRDefault="00D126B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4FA3" w:rsidRDefault="00AC4FA3" w:rsidP="00107D39">
    <w:pPr>
      <w:pStyle w:val="Subtitle1"/>
      <w:pBdr>
        <w:bottom w:val="single" w:sz="6" w:space="1" w:color="auto"/>
      </w:pBdr>
      <w:tabs>
        <w:tab w:val="left" w:pos="720"/>
        <w:tab w:val="right" w:pos="9360"/>
      </w:tabs>
      <w:rPr>
        <w:b w:val="0"/>
        <w:bCs/>
        <w:sz w:val="18"/>
        <w:szCs w:val="20"/>
      </w:rPr>
    </w:pPr>
    <w:r>
      <w:rPr>
        <w:b w:val="0"/>
        <w:bCs/>
        <w:sz w:val="18"/>
        <w:szCs w:val="20"/>
      </w:rPr>
      <w:t>South Texas Radiology Group (STRG)</w:t>
    </w:r>
    <w:r w:rsidRPr="00107D39">
      <w:rPr>
        <w:rFonts w:cs="Arial"/>
        <w:sz w:val="18"/>
        <w:szCs w:val="16"/>
      </w:rPr>
      <w:tab/>
    </w:r>
    <w:r w:rsidRPr="00B85003">
      <w:rPr>
        <w:rFonts w:cs="Arial"/>
        <w:b w:val="0"/>
        <w:sz w:val="18"/>
        <w:szCs w:val="16"/>
      </w:rPr>
      <w:fldChar w:fldCharType="begin"/>
    </w:r>
    <w:r w:rsidRPr="00B85003">
      <w:rPr>
        <w:rFonts w:cs="Arial"/>
        <w:b w:val="0"/>
        <w:sz w:val="18"/>
        <w:szCs w:val="16"/>
      </w:rPr>
      <w:instrText xml:space="preserve"> DATE \@ "MMMM d, yyyy" </w:instrText>
    </w:r>
    <w:r w:rsidRPr="00B85003">
      <w:rPr>
        <w:rFonts w:cs="Arial"/>
        <w:b w:val="0"/>
        <w:sz w:val="18"/>
        <w:szCs w:val="16"/>
      </w:rPr>
      <w:fldChar w:fldCharType="separate"/>
    </w:r>
    <w:ins w:id="19" w:author="curtis" w:date="2016-03-10T13:23:00Z">
      <w:r w:rsidR="00E954CA">
        <w:rPr>
          <w:rFonts w:cs="Arial"/>
          <w:b w:val="0"/>
          <w:noProof/>
          <w:sz w:val="18"/>
          <w:szCs w:val="16"/>
        </w:rPr>
        <w:t>March 10, 2016</w:t>
      </w:r>
    </w:ins>
    <w:del w:id="20" w:author="curtis" w:date="2016-03-10T13:23:00Z">
      <w:r w:rsidDel="00E954CA">
        <w:rPr>
          <w:rFonts w:cs="Arial"/>
          <w:b w:val="0"/>
          <w:noProof/>
          <w:sz w:val="18"/>
          <w:szCs w:val="16"/>
        </w:rPr>
        <w:delText>March 8, 2016</w:delText>
      </w:r>
    </w:del>
    <w:r w:rsidRPr="00B85003">
      <w:rPr>
        <w:rFonts w:cs="Arial"/>
        <w:b w:val="0"/>
        <w:sz w:val="18"/>
        <w:szCs w:val="16"/>
      </w:rPr>
      <w:fldChar w:fldCharType="end"/>
    </w:r>
    <w:r w:rsidRPr="00BD3D72">
      <w:rPr>
        <w:b w:val="0"/>
        <w:bCs/>
        <w:sz w:val="18"/>
        <w:szCs w:val="20"/>
      </w:rPr>
      <w:br/>
    </w:r>
    <w:r>
      <w:rPr>
        <w:b w:val="0"/>
        <w:bCs/>
        <w:sz w:val="18"/>
        <w:szCs w:val="20"/>
      </w:rPr>
      <w:t>Enterprise Imaging 8.0 SOW</w:t>
    </w:r>
    <w:r>
      <w:rPr>
        <w:b w:val="0"/>
        <w:bCs/>
        <w:sz w:val="18"/>
        <w:szCs w:val="20"/>
      </w:rPr>
      <w:tab/>
    </w:r>
    <w:r>
      <w:rPr>
        <w:b w:val="0"/>
        <w:bCs/>
        <w:sz w:val="18"/>
        <w:szCs w:val="20"/>
      </w:rPr>
      <w:tab/>
    </w:r>
  </w:p>
  <w:p w:rsidR="00AC4FA3" w:rsidRPr="003D6AB3" w:rsidRDefault="00AC4FA3" w:rsidP="00DC1CFC">
    <w:pPr>
      <w:pStyle w:val="Subtitle1"/>
      <w:tabs>
        <w:tab w:val="left" w:pos="720"/>
      </w:tabs>
      <w:rPr>
        <w:b w:val="0"/>
        <w:bCs/>
        <w:sz w:val="2"/>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B82AAA2A"/>
    <w:lvl w:ilvl="0">
      <w:start w:val="1"/>
      <w:numFmt w:val="bullet"/>
      <w:pStyle w:val="ListNumber5"/>
      <w:lvlText w:val=""/>
      <w:lvlJc w:val="left"/>
      <w:pPr>
        <w:tabs>
          <w:tab w:val="num" w:pos="1800"/>
        </w:tabs>
        <w:ind w:left="1800" w:hanging="360"/>
      </w:pPr>
      <w:rPr>
        <w:rFonts w:ascii="Symbol" w:hAnsi="Symbol" w:hint="default"/>
      </w:rPr>
    </w:lvl>
  </w:abstractNum>
  <w:abstractNum w:abstractNumId="1">
    <w:nsid w:val="FFFFFF81"/>
    <w:multiLevelType w:val="singleLevel"/>
    <w:tmpl w:val="D29066B4"/>
    <w:lvl w:ilvl="0">
      <w:start w:val="1"/>
      <w:numFmt w:val="bullet"/>
      <w:pStyle w:val="ListNumber4"/>
      <w:lvlText w:val=""/>
      <w:lvlJc w:val="left"/>
      <w:pPr>
        <w:tabs>
          <w:tab w:val="num" w:pos="1440"/>
        </w:tabs>
        <w:ind w:left="1440" w:hanging="360"/>
      </w:pPr>
      <w:rPr>
        <w:rFonts w:ascii="Symbol" w:hAnsi="Symbol" w:hint="default"/>
      </w:rPr>
    </w:lvl>
  </w:abstractNum>
  <w:abstractNum w:abstractNumId="2">
    <w:nsid w:val="FFFFFF82"/>
    <w:multiLevelType w:val="singleLevel"/>
    <w:tmpl w:val="BEC66BF4"/>
    <w:lvl w:ilvl="0">
      <w:start w:val="1"/>
      <w:numFmt w:val="bullet"/>
      <w:pStyle w:val="ListBullet4"/>
      <w:lvlText w:val=""/>
      <w:lvlJc w:val="left"/>
      <w:pPr>
        <w:tabs>
          <w:tab w:val="num" w:pos="1080"/>
        </w:tabs>
        <w:ind w:left="1080" w:hanging="360"/>
      </w:pPr>
      <w:rPr>
        <w:rFonts w:ascii="Symbol" w:hAnsi="Symbol" w:hint="default"/>
      </w:rPr>
    </w:lvl>
  </w:abstractNum>
  <w:abstractNum w:abstractNumId="3">
    <w:nsid w:val="FFFFFF89"/>
    <w:multiLevelType w:val="singleLevel"/>
    <w:tmpl w:val="6CF6765E"/>
    <w:lvl w:ilvl="0">
      <w:start w:val="1"/>
      <w:numFmt w:val="bullet"/>
      <w:pStyle w:val="ListBullet5"/>
      <w:lvlText w:val=""/>
      <w:lvlJc w:val="left"/>
      <w:pPr>
        <w:tabs>
          <w:tab w:val="num" w:pos="360"/>
        </w:tabs>
        <w:ind w:left="360" w:hanging="360"/>
      </w:pPr>
      <w:rPr>
        <w:rFonts w:ascii="Symbol" w:hAnsi="Symbol" w:hint="default"/>
      </w:rPr>
    </w:lvl>
  </w:abstractNum>
  <w:abstractNum w:abstractNumId="4">
    <w:nsid w:val="02842CEB"/>
    <w:multiLevelType w:val="multilevel"/>
    <w:tmpl w:val="DA8237E0"/>
    <w:styleLink w:val="Legal"/>
    <w:lvl w:ilvl="0">
      <w:start w:val="1"/>
      <w:numFmt w:val="decimal"/>
      <w:lvlText w:val="%1."/>
      <w:lvlJc w:val="left"/>
      <w:pPr>
        <w:tabs>
          <w:tab w:val="num" w:pos="567"/>
        </w:tabs>
        <w:ind w:left="567" w:hanging="567"/>
      </w:pPr>
      <w:rPr>
        <w:rFonts w:cs="Times New Roman" w:hint="default"/>
      </w:rPr>
    </w:lvl>
    <w:lvl w:ilvl="1">
      <w:start w:val="1"/>
      <w:numFmt w:val="decimal"/>
      <w:lvlText w:val="%1.%2."/>
      <w:lvlJc w:val="left"/>
      <w:pPr>
        <w:tabs>
          <w:tab w:val="num" w:pos="1134"/>
        </w:tabs>
        <w:ind w:left="1134" w:hanging="680"/>
      </w:pPr>
      <w:rPr>
        <w:rFonts w:cs="Times New Roman" w:hint="default"/>
      </w:rPr>
    </w:lvl>
    <w:lvl w:ilvl="2">
      <w:start w:val="1"/>
      <w:numFmt w:val="decimal"/>
      <w:lvlRestart w:val="0"/>
      <w:lvlText w:val="%1.%2.%3."/>
      <w:lvlJc w:val="left"/>
      <w:pPr>
        <w:tabs>
          <w:tab w:val="num" w:pos="1080"/>
        </w:tabs>
        <w:ind w:left="709" w:hanging="709"/>
      </w:pPr>
      <w:rPr>
        <w:rFonts w:cs="Times New Roman" w:hint="default"/>
      </w:rPr>
    </w:lvl>
    <w:lvl w:ilvl="3">
      <w:start w:val="1"/>
      <w:numFmt w:val="decimal"/>
      <w:lvlText w:val="%1.%2.%3.%4."/>
      <w:lvlJc w:val="left"/>
      <w:pPr>
        <w:tabs>
          <w:tab w:val="num" w:pos="-610"/>
        </w:tabs>
        <w:ind w:left="-682" w:hanging="648"/>
      </w:pPr>
      <w:rPr>
        <w:rFonts w:cs="Times New Roman" w:hint="default"/>
      </w:rPr>
    </w:lvl>
    <w:lvl w:ilvl="4">
      <w:start w:val="1"/>
      <w:numFmt w:val="decimal"/>
      <w:lvlText w:val="%1.%2.%3.%4.%5."/>
      <w:lvlJc w:val="left"/>
      <w:pPr>
        <w:tabs>
          <w:tab w:val="num" w:pos="110"/>
        </w:tabs>
        <w:ind w:left="-178" w:hanging="792"/>
      </w:pPr>
      <w:rPr>
        <w:rFonts w:cs="Times New Roman" w:hint="default"/>
      </w:rPr>
    </w:lvl>
    <w:lvl w:ilvl="5">
      <w:start w:val="1"/>
      <w:numFmt w:val="decimal"/>
      <w:lvlText w:val="%1.%2.%3.%4.%5.%6."/>
      <w:lvlJc w:val="left"/>
      <w:pPr>
        <w:tabs>
          <w:tab w:val="num" w:pos="470"/>
        </w:tabs>
        <w:ind w:left="326" w:hanging="936"/>
      </w:pPr>
      <w:rPr>
        <w:rFonts w:cs="Times New Roman" w:hint="default"/>
      </w:rPr>
    </w:lvl>
    <w:lvl w:ilvl="6">
      <w:start w:val="1"/>
      <w:numFmt w:val="decimal"/>
      <w:lvlText w:val="%1.%2.%3.%4.%5.%6.%7."/>
      <w:lvlJc w:val="left"/>
      <w:pPr>
        <w:tabs>
          <w:tab w:val="num" w:pos="1190"/>
        </w:tabs>
        <w:ind w:left="830" w:hanging="1080"/>
      </w:pPr>
      <w:rPr>
        <w:rFonts w:cs="Times New Roman" w:hint="default"/>
      </w:rPr>
    </w:lvl>
    <w:lvl w:ilvl="7">
      <w:start w:val="1"/>
      <w:numFmt w:val="decimal"/>
      <w:lvlText w:val="%1.%2.%3.%4.%5.%6.%7.%8."/>
      <w:lvlJc w:val="left"/>
      <w:pPr>
        <w:tabs>
          <w:tab w:val="num" w:pos="1550"/>
        </w:tabs>
        <w:ind w:left="1334" w:hanging="1224"/>
      </w:pPr>
      <w:rPr>
        <w:rFonts w:cs="Times New Roman" w:hint="default"/>
      </w:rPr>
    </w:lvl>
    <w:lvl w:ilvl="8">
      <w:start w:val="1"/>
      <w:numFmt w:val="decimal"/>
      <w:lvlText w:val="%1.%2.%3.%4.%5.%6.%7.%8.%9."/>
      <w:lvlJc w:val="left"/>
      <w:pPr>
        <w:tabs>
          <w:tab w:val="num" w:pos="2270"/>
        </w:tabs>
        <w:ind w:left="1910" w:hanging="1440"/>
      </w:pPr>
      <w:rPr>
        <w:rFonts w:cs="Times New Roman" w:hint="default"/>
      </w:rPr>
    </w:lvl>
  </w:abstractNum>
  <w:abstractNum w:abstractNumId="5">
    <w:nsid w:val="05E974CD"/>
    <w:multiLevelType w:val="multilevel"/>
    <w:tmpl w:val="FEAEFCA8"/>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bCs w:val="0"/>
        <w:i w:val="0"/>
        <w:iCs w:val="0"/>
        <w:caps w:val="0"/>
        <w:smallCaps w:val="0"/>
        <w:strike w:val="0"/>
        <w:dstrike w:val="0"/>
        <w:vanish w:val="0"/>
        <w:color w:val="000000"/>
        <w:spacing w:val="0"/>
        <w:kern w:val="0"/>
        <w:position w:val="0"/>
        <w:u w:val="none"/>
        <w:vertAlign w:val="baseline"/>
      </w:rPr>
    </w:lvl>
    <w:lvl w:ilvl="2">
      <w:start w:val="1"/>
      <w:numFmt w:val="decimal"/>
      <w:lvlText w:val="%1.%2.%3"/>
      <w:lvlJc w:val="left"/>
      <w:pPr>
        <w:tabs>
          <w:tab w:val="num" w:pos="1080"/>
        </w:tabs>
        <w:ind w:left="1080" w:hanging="720"/>
      </w:pPr>
      <w:rPr>
        <w:rFonts w:cs="Times New Roman"/>
      </w:rPr>
    </w:lvl>
    <w:lvl w:ilvl="3">
      <w:start w:val="1"/>
      <w:numFmt w:val="decimal"/>
      <w:lvlText w:val="%1.%2.%3.%4"/>
      <w:lvlJc w:val="left"/>
      <w:pPr>
        <w:tabs>
          <w:tab w:val="num" w:pos="1764"/>
        </w:tabs>
        <w:ind w:left="1764" w:hanging="864"/>
      </w:pPr>
      <w:rPr>
        <w:rFonts w:cs="Times New Roman"/>
      </w:rPr>
    </w:lvl>
    <w:lvl w:ilvl="4">
      <w:start w:val="1"/>
      <w:numFmt w:val="decimal"/>
      <w:lvlText w:val="%1.%2.%3.%4.%5"/>
      <w:lvlJc w:val="left"/>
      <w:pPr>
        <w:tabs>
          <w:tab w:val="num" w:pos="1368"/>
        </w:tabs>
        <w:ind w:left="1368" w:hanging="1008"/>
      </w:pPr>
      <w:rPr>
        <w:rFonts w:cs="Times New Roman"/>
      </w:rPr>
    </w:lvl>
    <w:lvl w:ilvl="5">
      <w:start w:val="1"/>
      <w:numFmt w:val="decimal"/>
      <w:lvlText w:val="%1.%2.%3.%4.%5.%6"/>
      <w:lvlJc w:val="left"/>
      <w:pPr>
        <w:tabs>
          <w:tab w:val="num" w:pos="1512"/>
        </w:tabs>
        <w:ind w:left="1512" w:hanging="1152"/>
      </w:pPr>
      <w:rPr>
        <w:rFonts w:cs="Times New Roman"/>
      </w:rPr>
    </w:lvl>
    <w:lvl w:ilvl="6">
      <w:start w:val="1"/>
      <w:numFmt w:val="decimal"/>
      <w:lvlText w:val="%1.%2.%3.%4.%5.%6.%7"/>
      <w:lvlJc w:val="left"/>
      <w:pPr>
        <w:tabs>
          <w:tab w:val="num" w:pos="1656"/>
        </w:tabs>
        <w:ind w:left="1656" w:hanging="1296"/>
      </w:pPr>
      <w:rPr>
        <w:rFonts w:cs="Times New Roman"/>
      </w:rPr>
    </w:lvl>
    <w:lvl w:ilvl="7">
      <w:start w:val="1"/>
      <w:numFmt w:val="decimal"/>
      <w:lvlText w:val="%1.%2.%3.%4.%5.%6.%7.%8"/>
      <w:lvlJc w:val="left"/>
      <w:pPr>
        <w:tabs>
          <w:tab w:val="num" w:pos="1800"/>
        </w:tabs>
        <w:ind w:left="1800" w:hanging="1440"/>
      </w:pPr>
      <w:rPr>
        <w:rFonts w:cs="Times New Roman"/>
      </w:rPr>
    </w:lvl>
    <w:lvl w:ilvl="8">
      <w:start w:val="1"/>
      <w:numFmt w:val="decimal"/>
      <w:lvlText w:val="%1.%2.%3.%4.%5.%6.%7.%8.%9"/>
      <w:lvlJc w:val="left"/>
      <w:pPr>
        <w:tabs>
          <w:tab w:val="num" w:pos="1944"/>
        </w:tabs>
        <w:ind w:left="1944" w:hanging="1584"/>
      </w:pPr>
      <w:rPr>
        <w:rFonts w:cs="Times New Roman"/>
      </w:rPr>
    </w:lvl>
  </w:abstractNum>
  <w:abstractNum w:abstractNumId="6">
    <w:nsid w:val="07CA1195"/>
    <w:multiLevelType w:val="hybridMultilevel"/>
    <w:tmpl w:val="6B74E21C"/>
    <w:lvl w:ilvl="0" w:tplc="93105A8E">
      <w:start w:val="1"/>
      <w:numFmt w:val="bullet"/>
      <w:lvlText w:val=""/>
      <w:lvlJc w:val="left"/>
      <w:pPr>
        <w:tabs>
          <w:tab w:val="num" w:pos="792"/>
        </w:tabs>
        <w:ind w:left="792"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9A12902"/>
    <w:multiLevelType w:val="hybridMultilevel"/>
    <w:tmpl w:val="F564C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B514C0A"/>
    <w:multiLevelType w:val="multilevel"/>
    <w:tmpl w:val="04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9">
    <w:nsid w:val="0D7736C8"/>
    <w:multiLevelType w:val="hybridMultilevel"/>
    <w:tmpl w:val="8F8EB0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0FED333B"/>
    <w:multiLevelType w:val="multilevel"/>
    <w:tmpl w:val="C7989938"/>
    <w:lvl w:ilvl="0">
      <w:start w:val="6"/>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ascii="Calibri" w:hAnsi="Calibri" w:cs="Calibri" w:hint="default"/>
        <w:bCs w:val="0"/>
        <w:i w:val="0"/>
        <w:iCs w:val="0"/>
        <w:caps w:val="0"/>
        <w:smallCaps w:val="0"/>
        <w:strike w:val="0"/>
        <w:dstrike w:val="0"/>
        <w:vanish w:val="0"/>
        <w:color w:val="000000"/>
        <w:spacing w:val="0"/>
        <w:kern w:val="0"/>
        <w:position w:val="0"/>
        <w:u w:val="none"/>
        <w:vertAlign w:val="baseline"/>
      </w:rPr>
    </w:lvl>
    <w:lvl w:ilvl="2">
      <w:start w:val="1"/>
      <w:numFmt w:val="decimal"/>
      <w:lvlText w:val="%1.%2.%3"/>
      <w:lvlJc w:val="left"/>
      <w:pPr>
        <w:tabs>
          <w:tab w:val="num" w:pos="1080"/>
        </w:tabs>
        <w:ind w:left="1080" w:hanging="720"/>
      </w:pPr>
      <w:rPr>
        <w:rFonts w:cs="Times New Roman" w:hint="default"/>
      </w:rPr>
    </w:lvl>
    <w:lvl w:ilvl="3">
      <w:start w:val="1"/>
      <w:numFmt w:val="decimal"/>
      <w:lvlText w:val="%1.%2.%3.%4"/>
      <w:lvlJc w:val="left"/>
      <w:pPr>
        <w:tabs>
          <w:tab w:val="num" w:pos="1764"/>
        </w:tabs>
        <w:ind w:left="1764" w:hanging="864"/>
      </w:pPr>
      <w:rPr>
        <w:rFonts w:cs="Times New Roman" w:hint="default"/>
      </w:rPr>
    </w:lvl>
    <w:lvl w:ilvl="4">
      <w:start w:val="1"/>
      <w:numFmt w:val="decimal"/>
      <w:lvlText w:val="%1.%2.%3.%4.%5"/>
      <w:lvlJc w:val="left"/>
      <w:pPr>
        <w:tabs>
          <w:tab w:val="num" w:pos="1368"/>
        </w:tabs>
        <w:ind w:left="1368" w:hanging="1008"/>
      </w:pPr>
      <w:rPr>
        <w:rFonts w:cs="Times New Roman" w:hint="default"/>
      </w:rPr>
    </w:lvl>
    <w:lvl w:ilvl="5">
      <w:start w:val="1"/>
      <w:numFmt w:val="decimal"/>
      <w:lvlText w:val="%1.%2.%3.%4.%5.%6"/>
      <w:lvlJc w:val="left"/>
      <w:pPr>
        <w:tabs>
          <w:tab w:val="num" w:pos="1512"/>
        </w:tabs>
        <w:ind w:left="1512" w:hanging="1152"/>
      </w:pPr>
      <w:rPr>
        <w:rFonts w:cs="Times New Roman" w:hint="default"/>
      </w:rPr>
    </w:lvl>
    <w:lvl w:ilvl="6">
      <w:start w:val="1"/>
      <w:numFmt w:val="decimal"/>
      <w:lvlText w:val="%1.%2.%3.%4.%5.%6.%7"/>
      <w:lvlJc w:val="left"/>
      <w:pPr>
        <w:tabs>
          <w:tab w:val="num" w:pos="1656"/>
        </w:tabs>
        <w:ind w:left="1656" w:hanging="1296"/>
      </w:pPr>
      <w:rPr>
        <w:rFonts w:cs="Times New Roman" w:hint="default"/>
      </w:rPr>
    </w:lvl>
    <w:lvl w:ilvl="7">
      <w:start w:val="1"/>
      <w:numFmt w:val="decimal"/>
      <w:lvlText w:val="%1.%2.%3.%4.%5.%6.%7.%8"/>
      <w:lvlJc w:val="left"/>
      <w:pPr>
        <w:tabs>
          <w:tab w:val="num" w:pos="1800"/>
        </w:tabs>
        <w:ind w:left="1800" w:hanging="1440"/>
      </w:pPr>
      <w:rPr>
        <w:rFonts w:cs="Times New Roman" w:hint="default"/>
      </w:rPr>
    </w:lvl>
    <w:lvl w:ilvl="8">
      <w:start w:val="1"/>
      <w:numFmt w:val="decimal"/>
      <w:lvlText w:val="%1.%2.%3.%4.%5.%6.%7.%8.%9"/>
      <w:lvlJc w:val="left"/>
      <w:pPr>
        <w:tabs>
          <w:tab w:val="num" w:pos="1944"/>
        </w:tabs>
        <w:ind w:left="1944" w:hanging="1584"/>
      </w:pPr>
      <w:rPr>
        <w:rFonts w:cs="Times New Roman" w:hint="default"/>
      </w:rPr>
    </w:lvl>
  </w:abstractNum>
  <w:abstractNum w:abstractNumId="11">
    <w:nsid w:val="13AE2FC4"/>
    <w:multiLevelType w:val="hybridMultilevel"/>
    <w:tmpl w:val="4BF6789A"/>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nsid w:val="13E30DCB"/>
    <w:multiLevelType w:val="hybridMultilevel"/>
    <w:tmpl w:val="A8D8EBA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nsid w:val="16211581"/>
    <w:multiLevelType w:val="hybridMultilevel"/>
    <w:tmpl w:val="5838DB26"/>
    <w:lvl w:ilvl="0" w:tplc="93105A8E">
      <w:start w:val="1"/>
      <w:numFmt w:val="bullet"/>
      <w:lvlText w:val=""/>
      <w:lvlJc w:val="left"/>
      <w:pPr>
        <w:tabs>
          <w:tab w:val="num" w:pos="792"/>
        </w:tabs>
        <w:ind w:left="792"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6474B30"/>
    <w:multiLevelType w:val="hybridMultilevel"/>
    <w:tmpl w:val="D05E5D24"/>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nsid w:val="16E16B6B"/>
    <w:multiLevelType w:val="multilevel"/>
    <w:tmpl w:val="68969B38"/>
    <w:lvl w:ilvl="0">
      <w:start w:val="1"/>
      <w:numFmt w:val="bullet"/>
      <w:lvlText w:val=""/>
      <w:lvlJc w:val="left"/>
      <w:pPr>
        <w:tabs>
          <w:tab w:val="num" w:pos="1800"/>
        </w:tabs>
        <w:ind w:left="180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240"/>
        </w:tabs>
        <w:ind w:left="3240" w:hanging="360"/>
      </w:pPr>
      <w:rPr>
        <w:rFonts w:ascii="Symbol" w:hAnsi="Symbol"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16">
    <w:nsid w:val="1DF90655"/>
    <w:multiLevelType w:val="hybridMultilevel"/>
    <w:tmpl w:val="1EF89052"/>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7">
    <w:nsid w:val="1E387A91"/>
    <w:multiLevelType w:val="hybridMultilevel"/>
    <w:tmpl w:val="E48E9D90"/>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8">
    <w:nsid w:val="1F6B7A1B"/>
    <w:multiLevelType w:val="hybridMultilevel"/>
    <w:tmpl w:val="E864C6A2"/>
    <w:lvl w:ilvl="0" w:tplc="FB50E662">
      <w:start w:val="2"/>
      <w:numFmt w:val="bullet"/>
      <w:lvlText w:val="-"/>
      <w:lvlJc w:val="left"/>
      <w:pPr>
        <w:tabs>
          <w:tab w:val="num" w:pos="346"/>
        </w:tabs>
        <w:ind w:left="346" w:hanging="360"/>
      </w:pPr>
      <w:rPr>
        <w:rFonts w:ascii="Arial" w:eastAsia="Times New Roman" w:hAnsi="Arial" w:cs="Arial" w:hint="default"/>
      </w:rPr>
    </w:lvl>
    <w:lvl w:ilvl="1" w:tplc="04090003" w:tentative="1">
      <w:start w:val="1"/>
      <w:numFmt w:val="bullet"/>
      <w:lvlText w:val="o"/>
      <w:lvlJc w:val="left"/>
      <w:pPr>
        <w:tabs>
          <w:tab w:val="num" w:pos="1066"/>
        </w:tabs>
        <w:ind w:left="1066" w:hanging="360"/>
      </w:pPr>
      <w:rPr>
        <w:rFonts w:ascii="Courier New" w:hAnsi="Courier New" w:cs="Courier New" w:hint="default"/>
      </w:rPr>
    </w:lvl>
    <w:lvl w:ilvl="2" w:tplc="04090005" w:tentative="1">
      <w:start w:val="1"/>
      <w:numFmt w:val="bullet"/>
      <w:lvlText w:val=""/>
      <w:lvlJc w:val="left"/>
      <w:pPr>
        <w:tabs>
          <w:tab w:val="num" w:pos="1786"/>
        </w:tabs>
        <w:ind w:left="1786" w:hanging="360"/>
      </w:pPr>
      <w:rPr>
        <w:rFonts w:ascii="Wingdings" w:hAnsi="Wingdings" w:hint="default"/>
      </w:rPr>
    </w:lvl>
    <w:lvl w:ilvl="3" w:tplc="04090001" w:tentative="1">
      <w:start w:val="1"/>
      <w:numFmt w:val="bullet"/>
      <w:lvlText w:val=""/>
      <w:lvlJc w:val="left"/>
      <w:pPr>
        <w:tabs>
          <w:tab w:val="num" w:pos="2506"/>
        </w:tabs>
        <w:ind w:left="2506" w:hanging="360"/>
      </w:pPr>
      <w:rPr>
        <w:rFonts w:ascii="Symbol" w:hAnsi="Symbol" w:hint="default"/>
      </w:rPr>
    </w:lvl>
    <w:lvl w:ilvl="4" w:tplc="04090003" w:tentative="1">
      <w:start w:val="1"/>
      <w:numFmt w:val="bullet"/>
      <w:lvlText w:val="o"/>
      <w:lvlJc w:val="left"/>
      <w:pPr>
        <w:tabs>
          <w:tab w:val="num" w:pos="3226"/>
        </w:tabs>
        <w:ind w:left="3226" w:hanging="360"/>
      </w:pPr>
      <w:rPr>
        <w:rFonts w:ascii="Courier New" w:hAnsi="Courier New" w:cs="Courier New" w:hint="default"/>
      </w:rPr>
    </w:lvl>
    <w:lvl w:ilvl="5" w:tplc="04090005" w:tentative="1">
      <w:start w:val="1"/>
      <w:numFmt w:val="bullet"/>
      <w:lvlText w:val=""/>
      <w:lvlJc w:val="left"/>
      <w:pPr>
        <w:tabs>
          <w:tab w:val="num" w:pos="3946"/>
        </w:tabs>
        <w:ind w:left="3946" w:hanging="360"/>
      </w:pPr>
      <w:rPr>
        <w:rFonts w:ascii="Wingdings" w:hAnsi="Wingdings" w:hint="default"/>
      </w:rPr>
    </w:lvl>
    <w:lvl w:ilvl="6" w:tplc="04090001" w:tentative="1">
      <w:start w:val="1"/>
      <w:numFmt w:val="bullet"/>
      <w:lvlText w:val=""/>
      <w:lvlJc w:val="left"/>
      <w:pPr>
        <w:tabs>
          <w:tab w:val="num" w:pos="4666"/>
        </w:tabs>
        <w:ind w:left="4666" w:hanging="360"/>
      </w:pPr>
      <w:rPr>
        <w:rFonts w:ascii="Symbol" w:hAnsi="Symbol" w:hint="default"/>
      </w:rPr>
    </w:lvl>
    <w:lvl w:ilvl="7" w:tplc="04090003" w:tentative="1">
      <w:start w:val="1"/>
      <w:numFmt w:val="bullet"/>
      <w:lvlText w:val="o"/>
      <w:lvlJc w:val="left"/>
      <w:pPr>
        <w:tabs>
          <w:tab w:val="num" w:pos="5386"/>
        </w:tabs>
        <w:ind w:left="5386" w:hanging="360"/>
      </w:pPr>
      <w:rPr>
        <w:rFonts w:ascii="Courier New" w:hAnsi="Courier New" w:cs="Courier New" w:hint="default"/>
      </w:rPr>
    </w:lvl>
    <w:lvl w:ilvl="8" w:tplc="04090005" w:tentative="1">
      <w:start w:val="1"/>
      <w:numFmt w:val="bullet"/>
      <w:lvlText w:val=""/>
      <w:lvlJc w:val="left"/>
      <w:pPr>
        <w:tabs>
          <w:tab w:val="num" w:pos="6106"/>
        </w:tabs>
        <w:ind w:left="6106" w:hanging="360"/>
      </w:pPr>
      <w:rPr>
        <w:rFonts w:ascii="Wingdings" w:hAnsi="Wingdings" w:hint="default"/>
      </w:rPr>
    </w:lvl>
  </w:abstractNum>
  <w:abstractNum w:abstractNumId="19">
    <w:nsid w:val="2163148D"/>
    <w:multiLevelType w:val="hybridMultilevel"/>
    <w:tmpl w:val="7D628978"/>
    <w:lvl w:ilvl="0" w:tplc="6B48267A">
      <w:start w:val="1"/>
      <w:numFmt w:val="bullet"/>
      <w:pStyle w:val="Listbullet1"/>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E4120C"/>
    <w:multiLevelType w:val="hybridMultilevel"/>
    <w:tmpl w:val="25C44E48"/>
    <w:lvl w:ilvl="0" w:tplc="04090001">
      <w:start w:val="1"/>
      <w:numFmt w:val="bullet"/>
      <w:lvlText w:val=""/>
      <w:lvlJc w:val="left"/>
      <w:pPr>
        <w:ind w:left="882" w:hanging="360"/>
      </w:pPr>
      <w:rPr>
        <w:rFonts w:ascii="Symbol" w:hAnsi="Symbol" w:hint="default"/>
      </w:rPr>
    </w:lvl>
    <w:lvl w:ilvl="1" w:tplc="04090003" w:tentative="1">
      <w:start w:val="1"/>
      <w:numFmt w:val="bullet"/>
      <w:lvlText w:val="o"/>
      <w:lvlJc w:val="left"/>
      <w:pPr>
        <w:ind w:left="1602" w:hanging="360"/>
      </w:pPr>
      <w:rPr>
        <w:rFonts w:ascii="Courier New" w:hAnsi="Courier New" w:cs="Courier New" w:hint="default"/>
      </w:rPr>
    </w:lvl>
    <w:lvl w:ilvl="2" w:tplc="04090005" w:tentative="1">
      <w:start w:val="1"/>
      <w:numFmt w:val="bullet"/>
      <w:lvlText w:val=""/>
      <w:lvlJc w:val="left"/>
      <w:pPr>
        <w:ind w:left="2322" w:hanging="360"/>
      </w:pPr>
      <w:rPr>
        <w:rFonts w:ascii="Wingdings" w:hAnsi="Wingdings" w:hint="default"/>
      </w:rPr>
    </w:lvl>
    <w:lvl w:ilvl="3" w:tplc="04090001" w:tentative="1">
      <w:start w:val="1"/>
      <w:numFmt w:val="bullet"/>
      <w:lvlText w:val=""/>
      <w:lvlJc w:val="left"/>
      <w:pPr>
        <w:ind w:left="3042" w:hanging="360"/>
      </w:pPr>
      <w:rPr>
        <w:rFonts w:ascii="Symbol" w:hAnsi="Symbol" w:hint="default"/>
      </w:rPr>
    </w:lvl>
    <w:lvl w:ilvl="4" w:tplc="04090003" w:tentative="1">
      <w:start w:val="1"/>
      <w:numFmt w:val="bullet"/>
      <w:lvlText w:val="o"/>
      <w:lvlJc w:val="left"/>
      <w:pPr>
        <w:ind w:left="3762" w:hanging="360"/>
      </w:pPr>
      <w:rPr>
        <w:rFonts w:ascii="Courier New" w:hAnsi="Courier New" w:cs="Courier New" w:hint="default"/>
      </w:rPr>
    </w:lvl>
    <w:lvl w:ilvl="5" w:tplc="04090005" w:tentative="1">
      <w:start w:val="1"/>
      <w:numFmt w:val="bullet"/>
      <w:lvlText w:val=""/>
      <w:lvlJc w:val="left"/>
      <w:pPr>
        <w:ind w:left="4482" w:hanging="360"/>
      </w:pPr>
      <w:rPr>
        <w:rFonts w:ascii="Wingdings" w:hAnsi="Wingdings" w:hint="default"/>
      </w:rPr>
    </w:lvl>
    <w:lvl w:ilvl="6" w:tplc="04090001" w:tentative="1">
      <w:start w:val="1"/>
      <w:numFmt w:val="bullet"/>
      <w:lvlText w:val=""/>
      <w:lvlJc w:val="left"/>
      <w:pPr>
        <w:ind w:left="5202" w:hanging="360"/>
      </w:pPr>
      <w:rPr>
        <w:rFonts w:ascii="Symbol" w:hAnsi="Symbol" w:hint="default"/>
      </w:rPr>
    </w:lvl>
    <w:lvl w:ilvl="7" w:tplc="04090003" w:tentative="1">
      <w:start w:val="1"/>
      <w:numFmt w:val="bullet"/>
      <w:lvlText w:val="o"/>
      <w:lvlJc w:val="left"/>
      <w:pPr>
        <w:ind w:left="5922" w:hanging="360"/>
      </w:pPr>
      <w:rPr>
        <w:rFonts w:ascii="Courier New" w:hAnsi="Courier New" w:cs="Courier New" w:hint="default"/>
      </w:rPr>
    </w:lvl>
    <w:lvl w:ilvl="8" w:tplc="04090005" w:tentative="1">
      <w:start w:val="1"/>
      <w:numFmt w:val="bullet"/>
      <w:lvlText w:val=""/>
      <w:lvlJc w:val="left"/>
      <w:pPr>
        <w:ind w:left="6642" w:hanging="360"/>
      </w:pPr>
      <w:rPr>
        <w:rFonts w:ascii="Wingdings" w:hAnsi="Wingdings" w:hint="default"/>
      </w:rPr>
    </w:lvl>
  </w:abstractNum>
  <w:abstractNum w:abstractNumId="21">
    <w:nsid w:val="23E83E47"/>
    <w:multiLevelType w:val="hybridMultilevel"/>
    <w:tmpl w:val="DE82C4C4"/>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24631D94"/>
    <w:multiLevelType w:val="hybridMultilevel"/>
    <w:tmpl w:val="014ACE42"/>
    <w:lvl w:ilvl="0" w:tplc="2F0C50EA">
      <w:start w:val="1"/>
      <w:numFmt w:val="bullet"/>
      <w:pStyle w:val="Heading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6176BAF"/>
    <w:multiLevelType w:val="hybridMultilevel"/>
    <w:tmpl w:val="C082C8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28307F77"/>
    <w:multiLevelType w:val="hybridMultilevel"/>
    <w:tmpl w:val="808AC142"/>
    <w:lvl w:ilvl="0" w:tplc="351A81AC">
      <w:start w:val="1"/>
      <w:numFmt w:val="bullet"/>
      <w:lvlText w:val=""/>
      <w:lvlJc w:val="left"/>
      <w:pPr>
        <w:tabs>
          <w:tab w:val="num" w:pos="720"/>
        </w:tabs>
        <w:ind w:left="720" w:hanging="360"/>
      </w:pPr>
      <w:rPr>
        <w:rFonts w:ascii="Wingdings" w:hAnsi="Wingdings" w:hint="default"/>
      </w:rPr>
    </w:lvl>
    <w:lvl w:ilvl="1" w:tplc="3A6E1AB6">
      <w:start w:val="1"/>
      <w:numFmt w:val="bullet"/>
      <w:lvlText w:val=""/>
      <w:lvlJc w:val="left"/>
      <w:pPr>
        <w:tabs>
          <w:tab w:val="num" w:pos="1440"/>
        </w:tabs>
        <w:ind w:left="1440" w:hanging="360"/>
      </w:pPr>
      <w:rPr>
        <w:rFonts w:ascii="Wingdings" w:hAnsi="Wingdings" w:hint="default"/>
      </w:rPr>
    </w:lvl>
    <w:lvl w:ilvl="2" w:tplc="AD7849EE">
      <w:start w:val="598"/>
      <w:numFmt w:val="bullet"/>
      <w:lvlText w:val=""/>
      <w:lvlJc w:val="left"/>
      <w:pPr>
        <w:tabs>
          <w:tab w:val="num" w:pos="2160"/>
        </w:tabs>
        <w:ind w:left="2160" w:hanging="360"/>
      </w:pPr>
      <w:rPr>
        <w:rFonts w:ascii="Wingdings" w:hAnsi="Wingdings" w:hint="default"/>
      </w:rPr>
    </w:lvl>
    <w:lvl w:ilvl="3" w:tplc="94D0785C">
      <w:start w:val="1"/>
      <w:numFmt w:val="bullet"/>
      <w:pStyle w:val="ListBullet31"/>
      <w:lvlText w:val="o"/>
      <w:lvlJc w:val="left"/>
      <w:pPr>
        <w:tabs>
          <w:tab w:val="num" w:pos="2880"/>
        </w:tabs>
        <w:ind w:left="2880" w:hanging="360"/>
      </w:pPr>
      <w:rPr>
        <w:rFonts w:ascii="Courier New" w:hAnsi="Courier New" w:cs="Courier New" w:hint="default"/>
      </w:rPr>
    </w:lvl>
    <w:lvl w:ilvl="4" w:tplc="47808E0E" w:tentative="1">
      <w:start w:val="1"/>
      <w:numFmt w:val="bullet"/>
      <w:lvlText w:val=""/>
      <w:lvlJc w:val="left"/>
      <w:pPr>
        <w:tabs>
          <w:tab w:val="num" w:pos="3600"/>
        </w:tabs>
        <w:ind w:left="3600" w:hanging="360"/>
      </w:pPr>
      <w:rPr>
        <w:rFonts w:ascii="Wingdings" w:hAnsi="Wingdings" w:hint="default"/>
      </w:rPr>
    </w:lvl>
    <w:lvl w:ilvl="5" w:tplc="34D8D1C0" w:tentative="1">
      <w:start w:val="1"/>
      <w:numFmt w:val="bullet"/>
      <w:lvlText w:val=""/>
      <w:lvlJc w:val="left"/>
      <w:pPr>
        <w:tabs>
          <w:tab w:val="num" w:pos="4320"/>
        </w:tabs>
        <w:ind w:left="4320" w:hanging="360"/>
      </w:pPr>
      <w:rPr>
        <w:rFonts w:ascii="Wingdings" w:hAnsi="Wingdings" w:hint="default"/>
      </w:rPr>
    </w:lvl>
    <w:lvl w:ilvl="6" w:tplc="3DE27D86" w:tentative="1">
      <w:start w:val="1"/>
      <w:numFmt w:val="bullet"/>
      <w:lvlText w:val=""/>
      <w:lvlJc w:val="left"/>
      <w:pPr>
        <w:tabs>
          <w:tab w:val="num" w:pos="5040"/>
        </w:tabs>
        <w:ind w:left="5040" w:hanging="360"/>
      </w:pPr>
      <w:rPr>
        <w:rFonts w:ascii="Wingdings" w:hAnsi="Wingdings" w:hint="default"/>
      </w:rPr>
    </w:lvl>
    <w:lvl w:ilvl="7" w:tplc="FB58E270" w:tentative="1">
      <w:start w:val="1"/>
      <w:numFmt w:val="bullet"/>
      <w:lvlText w:val=""/>
      <w:lvlJc w:val="left"/>
      <w:pPr>
        <w:tabs>
          <w:tab w:val="num" w:pos="5760"/>
        </w:tabs>
        <w:ind w:left="5760" w:hanging="360"/>
      </w:pPr>
      <w:rPr>
        <w:rFonts w:ascii="Wingdings" w:hAnsi="Wingdings" w:hint="default"/>
      </w:rPr>
    </w:lvl>
    <w:lvl w:ilvl="8" w:tplc="65E80916" w:tentative="1">
      <w:start w:val="1"/>
      <w:numFmt w:val="bullet"/>
      <w:lvlText w:val=""/>
      <w:lvlJc w:val="left"/>
      <w:pPr>
        <w:tabs>
          <w:tab w:val="num" w:pos="6480"/>
        </w:tabs>
        <w:ind w:left="6480" w:hanging="360"/>
      </w:pPr>
      <w:rPr>
        <w:rFonts w:ascii="Wingdings" w:hAnsi="Wingdings" w:hint="default"/>
      </w:rPr>
    </w:lvl>
  </w:abstractNum>
  <w:abstractNum w:abstractNumId="25">
    <w:nsid w:val="2B83722C"/>
    <w:multiLevelType w:val="hybridMultilevel"/>
    <w:tmpl w:val="AB32353C"/>
    <w:lvl w:ilvl="0" w:tplc="04090001">
      <w:start w:val="1"/>
      <w:numFmt w:val="bullet"/>
      <w:lvlText w:val=""/>
      <w:lvlJc w:val="left"/>
      <w:pPr>
        <w:ind w:left="882" w:hanging="360"/>
      </w:pPr>
      <w:rPr>
        <w:rFonts w:ascii="Symbol" w:hAnsi="Symbol" w:hint="default"/>
      </w:rPr>
    </w:lvl>
    <w:lvl w:ilvl="1" w:tplc="04090003" w:tentative="1">
      <w:start w:val="1"/>
      <w:numFmt w:val="bullet"/>
      <w:lvlText w:val="o"/>
      <w:lvlJc w:val="left"/>
      <w:pPr>
        <w:ind w:left="1602" w:hanging="360"/>
      </w:pPr>
      <w:rPr>
        <w:rFonts w:ascii="Courier New" w:hAnsi="Courier New" w:cs="Courier New" w:hint="default"/>
      </w:rPr>
    </w:lvl>
    <w:lvl w:ilvl="2" w:tplc="04090005" w:tentative="1">
      <w:start w:val="1"/>
      <w:numFmt w:val="bullet"/>
      <w:lvlText w:val=""/>
      <w:lvlJc w:val="left"/>
      <w:pPr>
        <w:ind w:left="2322" w:hanging="360"/>
      </w:pPr>
      <w:rPr>
        <w:rFonts w:ascii="Wingdings" w:hAnsi="Wingdings" w:hint="default"/>
      </w:rPr>
    </w:lvl>
    <w:lvl w:ilvl="3" w:tplc="04090001" w:tentative="1">
      <w:start w:val="1"/>
      <w:numFmt w:val="bullet"/>
      <w:lvlText w:val=""/>
      <w:lvlJc w:val="left"/>
      <w:pPr>
        <w:ind w:left="3042" w:hanging="360"/>
      </w:pPr>
      <w:rPr>
        <w:rFonts w:ascii="Symbol" w:hAnsi="Symbol" w:hint="default"/>
      </w:rPr>
    </w:lvl>
    <w:lvl w:ilvl="4" w:tplc="04090003" w:tentative="1">
      <w:start w:val="1"/>
      <w:numFmt w:val="bullet"/>
      <w:lvlText w:val="o"/>
      <w:lvlJc w:val="left"/>
      <w:pPr>
        <w:ind w:left="3762" w:hanging="360"/>
      </w:pPr>
      <w:rPr>
        <w:rFonts w:ascii="Courier New" w:hAnsi="Courier New" w:cs="Courier New" w:hint="default"/>
      </w:rPr>
    </w:lvl>
    <w:lvl w:ilvl="5" w:tplc="04090005" w:tentative="1">
      <w:start w:val="1"/>
      <w:numFmt w:val="bullet"/>
      <w:lvlText w:val=""/>
      <w:lvlJc w:val="left"/>
      <w:pPr>
        <w:ind w:left="4482" w:hanging="360"/>
      </w:pPr>
      <w:rPr>
        <w:rFonts w:ascii="Wingdings" w:hAnsi="Wingdings" w:hint="default"/>
      </w:rPr>
    </w:lvl>
    <w:lvl w:ilvl="6" w:tplc="04090001" w:tentative="1">
      <w:start w:val="1"/>
      <w:numFmt w:val="bullet"/>
      <w:lvlText w:val=""/>
      <w:lvlJc w:val="left"/>
      <w:pPr>
        <w:ind w:left="5202" w:hanging="360"/>
      </w:pPr>
      <w:rPr>
        <w:rFonts w:ascii="Symbol" w:hAnsi="Symbol" w:hint="default"/>
      </w:rPr>
    </w:lvl>
    <w:lvl w:ilvl="7" w:tplc="04090003" w:tentative="1">
      <w:start w:val="1"/>
      <w:numFmt w:val="bullet"/>
      <w:lvlText w:val="o"/>
      <w:lvlJc w:val="left"/>
      <w:pPr>
        <w:ind w:left="5922" w:hanging="360"/>
      </w:pPr>
      <w:rPr>
        <w:rFonts w:ascii="Courier New" w:hAnsi="Courier New" w:cs="Courier New" w:hint="default"/>
      </w:rPr>
    </w:lvl>
    <w:lvl w:ilvl="8" w:tplc="04090005" w:tentative="1">
      <w:start w:val="1"/>
      <w:numFmt w:val="bullet"/>
      <w:lvlText w:val=""/>
      <w:lvlJc w:val="left"/>
      <w:pPr>
        <w:ind w:left="6642" w:hanging="360"/>
      </w:pPr>
      <w:rPr>
        <w:rFonts w:ascii="Wingdings" w:hAnsi="Wingdings" w:hint="default"/>
      </w:rPr>
    </w:lvl>
  </w:abstractNum>
  <w:abstractNum w:abstractNumId="26">
    <w:nsid w:val="2B837CE2"/>
    <w:multiLevelType w:val="hybridMultilevel"/>
    <w:tmpl w:val="726C2984"/>
    <w:lvl w:ilvl="0" w:tplc="04090001">
      <w:start w:val="1"/>
      <w:numFmt w:val="bullet"/>
      <w:lvlText w:val=""/>
      <w:lvlJc w:val="left"/>
      <w:pPr>
        <w:tabs>
          <w:tab w:val="num" w:pos="1296"/>
        </w:tabs>
        <w:ind w:left="1296" w:hanging="360"/>
      </w:pPr>
      <w:rPr>
        <w:rFonts w:ascii="Symbol" w:hAnsi="Symbol" w:hint="default"/>
      </w:rPr>
    </w:lvl>
    <w:lvl w:ilvl="1" w:tplc="04090003">
      <w:start w:val="1"/>
      <w:numFmt w:val="bullet"/>
      <w:lvlText w:val="o"/>
      <w:lvlJc w:val="left"/>
      <w:pPr>
        <w:tabs>
          <w:tab w:val="num" w:pos="2040"/>
        </w:tabs>
        <w:ind w:left="2040" w:hanging="360"/>
      </w:pPr>
      <w:rPr>
        <w:rFonts w:ascii="Courier New" w:hAnsi="Courier New" w:hint="default"/>
      </w:rPr>
    </w:lvl>
    <w:lvl w:ilvl="2" w:tplc="04090005" w:tentative="1">
      <w:start w:val="1"/>
      <w:numFmt w:val="bullet"/>
      <w:lvlText w:val=""/>
      <w:lvlJc w:val="left"/>
      <w:pPr>
        <w:tabs>
          <w:tab w:val="num" w:pos="2760"/>
        </w:tabs>
        <w:ind w:left="2760" w:hanging="360"/>
      </w:pPr>
      <w:rPr>
        <w:rFonts w:ascii="Wingdings" w:hAnsi="Wingdings" w:hint="default"/>
      </w:rPr>
    </w:lvl>
    <w:lvl w:ilvl="3" w:tplc="04090001" w:tentative="1">
      <w:start w:val="1"/>
      <w:numFmt w:val="bullet"/>
      <w:lvlText w:val=""/>
      <w:lvlJc w:val="left"/>
      <w:pPr>
        <w:tabs>
          <w:tab w:val="num" w:pos="3480"/>
        </w:tabs>
        <w:ind w:left="3480" w:hanging="360"/>
      </w:pPr>
      <w:rPr>
        <w:rFonts w:ascii="Symbol" w:hAnsi="Symbol" w:hint="default"/>
      </w:rPr>
    </w:lvl>
    <w:lvl w:ilvl="4" w:tplc="04090003" w:tentative="1">
      <w:start w:val="1"/>
      <w:numFmt w:val="bullet"/>
      <w:lvlText w:val="o"/>
      <w:lvlJc w:val="left"/>
      <w:pPr>
        <w:tabs>
          <w:tab w:val="num" w:pos="4200"/>
        </w:tabs>
        <w:ind w:left="4200" w:hanging="360"/>
      </w:pPr>
      <w:rPr>
        <w:rFonts w:ascii="Courier New" w:hAnsi="Courier New" w:hint="default"/>
      </w:rPr>
    </w:lvl>
    <w:lvl w:ilvl="5" w:tplc="04090005" w:tentative="1">
      <w:start w:val="1"/>
      <w:numFmt w:val="bullet"/>
      <w:lvlText w:val=""/>
      <w:lvlJc w:val="left"/>
      <w:pPr>
        <w:tabs>
          <w:tab w:val="num" w:pos="4920"/>
        </w:tabs>
        <w:ind w:left="4920" w:hanging="360"/>
      </w:pPr>
      <w:rPr>
        <w:rFonts w:ascii="Wingdings" w:hAnsi="Wingdings" w:hint="default"/>
      </w:rPr>
    </w:lvl>
    <w:lvl w:ilvl="6" w:tplc="04090001" w:tentative="1">
      <w:start w:val="1"/>
      <w:numFmt w:val="bullet"/>
      <w:lvlText w:val=""/>
      <w:lvlJc w:val="left"/>
      <w:pPr>
        <w:tabs>
          <w:tab w:val="num" w:pos="5640"/>
        </w:tabs>
        <w:ind w:left="5640" w:hanging="360"/>
      </w:pPr>
      <w:rPr>
        <w:rFonts w:ascii="Symbol" w:hAnsi="Symbol" w:hint="default"/>
      </w:rPr>
    </w:lvl>
    <w:lvl w:ilvl="7" w:tplc="04090003" w:tentative="1">
      <w:start w:val="1"/>
      <w:numFmt w:val="bullet"/>
      <w:lvlText w:val="o"/>
      <w:lvlJc w:val="left"/>
      <w:pPr>
        <w:tabs>
          <w:tab w:val="num" w:pos="6360"/>
        </w:tabs>
        <w:ind w:left="6360" w:hanging="360"/>
      </w:pPr>
      <w:rPr>
        <w:rFonts w:ascii="Courier New" w:hAnsi="Courier New" w:hint="default"/>
      </w:rPr>
    </w:lvl>
    <w:lvl w:ilvl="8" w:tplc="04090005" w:tentative="1">
      <w:start w:val="1"/>
      <w:numFmt w:val="bullet"/>
      <w:lvlText w:val=""/>
      <w:lvlJc w:val="left"/>
      <w:pPr>
        <w:tabs>
          <w:tab w:val="num" w:pos="7080"/>
        </w:tabs>
        <w:ind w:left="7080" w:hanging="360"/>
      </w:pPr>
      <w:rPr>
        <w:rFonts w:ascii="Wingdings" w:hAnsi="Wingdings" w:hint="default"/>
      </w:rPr>
    </w:lvl>
  </w:abstractNum>
  <w:abstractNum w:abstractNumId="27">
    <w:nsid w:val="2D4A30B2"/>
    <w:multiLevelType w:val="hybridMultilevel"/>
    <w:tmpl w:val="900EE6B2"/>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8">
    <w:nsid w:val="30030D89"/>
    <w:multiLevelType w:val="hybridMultilevel"/>
    <w:tmpl w:val="DD3E0C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30270052"/>
    <w:multiLevelType w:val="hybridMultilevel"/>
    <w:tmpl w:val="D056EEB4"/>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nsid w:val="32C913B9"/>
    <w:multiLevelType w:val="multilevel"/>
    <w:tmpl w:val="015C6510"/>
    <w:lvl w:ilvl="0">
      <w:start w:val="3"/>
      <w:numFmt w:val="decimal"/>
      <w:lvlText w:val="%1"/>
      <w:lvlJc w:val="left"/>
      <w:pPr>
        <w:tabs>
          <w:tab w:val="num" w:pos="1152"/>
        </w:tabs>
        <w:ind w:left="1152" w:hanging="432"/>
      </w:pPr>
      <w:rPr>
        <w:rFonts w:cs="Times New Roman" w:hint="default"/>
      </w:rPr>
    </w:lvl>
    <w:lvl w:ilvl="1">
      <w:start w:val="1"/>
      <w:numFmt w:val="decimal"/>
      <w:lvlText w:val="%1.%2"/>
      <w:lvlJc w:val="left"/>
      <w:pPr>
        <w:tabs>
          <w:tab w:val="num" w:pos="1296"/>
        </w:tabs>
        <w:ind w:left="1296" w:hanging="576"/>
      </w:pPr>
      <w:rPr>
        <w:rFonts w:cs="Times New Roman" w:hint="default"/>
        <w:bCs w:val="0"/>
        <w:i w:val="0"/>
        <w:iCs w:val="0"/>
        <w:caps w:val="0"/>
        <w:smallCaps w:val="0"/>
        <w:strike w:val="0"/>
        <w:dstrike w:val="0"/>
        <w:vanish w:val="0"/>
        <w:color w:val="000000"/>
        <w:spacing w:val="0"/>
        <w:kern w:val="0"/>
        <w:position w:val="0"/>
        <w:u w:val="none"/>
        <w:vertAlign w:val="baseline"/>
      </w:rPr>
    </w:lvl>
    <w:lvl w:ilvl="2">
      <w:start w:val="1"/>
      <w:numFmt w:val="decimal"/>
      <w:lvlText w:val="%1.%2.%3"/>
      <w:lvlJc w:val="left"/>
      <w:pPr>
        <w:tabs>
          <w:tab w:val="num" w:pos="1800"/>
        </w:tabs>
        <w:ind w:left="1800" w:hanging="720"/>
      </w:pPr>
      <w:rPr>
        <w:rFonts w:cs="Times New Roman" w:hint="default"/>
        <w:sz w:val="28"/>
        <w:szCs w:val="28"/>
      </w:rPr>
    </w:lvl>
    <w:lvl w:ilvl="3">
      <w:start w:val="1"/>
      <w:numFmt w:val="decimal"/>
      <w:lvlText w:val="%1.%2.%3.%4"/>
      <w:lvlJc w:val="left"/>
      <w:pPr>
        <w:tabs>
          <w:tab w:val="num" w:pos="2484"/>
        </w:tabs>
        <w:ind w:left="2484" w:hanging="864"/>
      </w:pPr>
      <w:rPr>
        <w:rFonts w:cs="Times New Roman" w:hint="default"/>
      </w:rPr>
    </w:lvl>
    <w:lvl w:ilvl="4">
      <w:start w:val="1"/>
      <w:numFmt w:val="decimal"/>
      <w:lvlText w:val="%1.%2.%3.%4.%5"/>
      <w:lvlJc w:val="left"/>
      <w:pPr>
        <w:tabs>
          <w:tab w:val="num" w:pos="2088"/>
        </w:tabs>
        <w:ind w:left="2088" w:hanging="1008"/>
      </w:pPr>
      <w:rPr>
        <w:rFonts w:cs="Times New Roman" w:hint="default"/>
      </w:rPr>
    </w:lvl>
    <w:lvl w:ilvl="5">
      <w:start w:val="1"/>
      <w:numFmt w:val="decimal"/>
      <w:lvlText w:val="%1.%2.%3.%4.%5.%6"/>
      <w:lvlJc w:val="left"/>
      <w:pPr>
        <w:tabs>
          <w:tab w:val="num" w:pos="2232"/>
        </w:tabs>
        <w:ind w:left="2232" w:hanging="1152"/>
      </w:pPr>
      <w:rPr>
        <w:rFonts w:cs="Times New Roman" w:hint="default"/>
      </w:rPr>
    </w:lvl>
    <w:lvl w:ilvl="6">
      <w:start w:val="1"/>
      <w:numFmt w:val="decimal"/>
      <w:lvlText w:val="%1.%2.%3.%4.%5.%6.%7"/>
      <w:lvlJc w:val="left"/>
      <w:pPr>
        <w:tabs>
          <w:tab w:val="num" w:pos="2376"/>
        </w:tabs>
        <w:ind w:left="2376" w:hanging="1296"/>
      </w:pPr>
      <w:rPr>
        <w:rFonts w:cs="Times New Roman" w:hint="default"/>
      </w:rPr>
    </w:lvl>
    <w:lvl w:ilvl="7">
      <w:start w:val="1"/>
      <w:numFmt w:val="decimal"/>
      <w:lvlText w:val="%1.%2.%3.%4.%5.%6.%7.%8"/>
      <w:lvlJc w:val="left"/>
      <w:pPr>
        <w:tabs>
          <w:tab w:val="num" w:pos="2520"/>
        </w:tabs>
        <w:ind w:left="2520" w:hanging="1440"/>
      </w:pPr>
      <w:rPr>
        <w:rFonts w:cs="Times New Roman" w:hint="default"/>
      </w:rPr>
    </w:lvl>
    <w:lvl w:ilvl="8">
      <w:start w:val="1"/>
      <w:numFmt w:val="decimal"/>
      <w:lvlText w:val="%1.%2.%3.%4.%5.%6.%7.%8.%9"/>
      <w:lvlJc w:val="left"/>
      <w:pPr>
        <w:tabs>
          <w:tab w:val="num" w:pos="2664"/>
        </w:tabs>
        <w:ind w:left="2664" w:hanging="1584"/>
      </w:pPr>
      <w:rPr>
        <w:rFonts w:cs="Times New Roman" w:hint="default"/>
      </w:rPr>
    </w:lvl>
  </w:abstractNum>
  <w:abstractNum w:abstractNumId="31">
    <w:nsid w:val="3757315A"/>
    <w:multiLevelType w:val="hybridMultilevel"/>
    <w:tmpl w:val="29B8C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384B5EE4"/>
    <w:multiLevelType w:val="hybridMultilevel"/>
    <w:tmpl w:val="17F2EE9C"/>
    <w:lvl w:ilvl="0" w:tplc="04090001">
      <w:start w:val="1"/>
      <w:numFmt w:val="bullet"/>
      <w:lvlText w:val=""/>
      <w:lvlJc w:val="left"/>
      <w:pPr>
        <w:tabs>
          <w:tab w:val="num" w:pos="1270"/>
        </w:tabs>
        <w:ind w:left="1270" w:hanging="360"/>
      </w:pPr>
      <w:rPr>
        <w:rFonts w:ascii="Symbol" w:hAnsi="Symbol" w:hint="default"/>
      </w:rPr>
    </w:lvl>
    <w:lvl w:ilvl="1" w:tplc="04090003">
      <w:start w:val="1"/>
      <w:numFmt w:val="bullet"/>
      <w:lvlText w:val="o"/>
      <w:lvlJc w:val="left"/>
      <w:pPr>
        <w:tabs>
          <w:tab w:val="num" w:pos="1990"/>
        </w:tabs>
        <w:ind w:left="1990" w:hanging="360"/>
      </w:pPr>
      <w:rPr>
        <w:rFonts w:ascii="Courier New" w:hAnsi="Courier New" w:hint="default"/>
      </w:rPr>
    </w:lvl>
    <w:lvl w:ilvl="2" w:tplc="04090005" w:tentative="1">
      <w:start w:val="1"/>
      <w:numFmt w:val="bullet"/>
      <w:lvlText w:val=""/>
      <w:lvlJc w:val="left"/>
      <w:pPr>
        <w:tabs>
          <w:tab w:val="num" w:pos="2710"/>
        </w:tabs>
        <w:ind w:left="2710" w:hanging="360"/>
      </w:pPr>
      <w:rPr>
        <w:rFonts w:ascii="Wingdings" w:hAnsi="Wingdings" w:hint="default"/>
      </w:rPr>
    </w:lvl>
    <w:lvl w:ilvl="3" w:tplc="04090001" w:tentative="1">
      <w:start w:val="1"/>
      <w:numFmt w:val="bullet"/>
      <w:lvlText w:val=""/>
      <w:lvlJc w:val="left"/>
      <w:pPr>
        <w:tabs>
          <w:tab w:val="num" w:pos="3430"/>
        </w:tabs>
        <w:ind w:left="3430" w:hanging="360"/>
      </w:pPr>
      <w:rPr>
        <w:rFonts w:ascii="Symbol" w:hAnsi="Symbol" w:hint="default"/>
      </w:rPr>
    </w:lvl>
    <w:lvl w:ilvl="4" w:tplc="04090003" w:tentative="1">
      <w:start w:val="1"/>
      <w:numFmt w:val="bullet"/>
      <w:lvlText w:val="o"/>
      <w:lvlJc w:val="left"/>
      <w:pPr>
        <w:tabs>
          <w:tab w:val="num" w:pos="4150"/>
        </w:tabs>
        <w:ind w:left="4150" w:hanging="360"/>
      </w:pPr>
      <w:rPr>
        <w:rFonts w:ascii="Courier New" w:hAnsi="Courier New" w:hint="default"/>
      </w:rPr>
    </w:lvl>
    <w:lvl w:ilvl="5" w:tplc="04090005" w:tentative="1">
      <w:start w:val="1"/>
      <w:numFmt w:val="bullet"/>
      <w:lvlText w:val=""/>
      <w:lvlJc w:val="left"/>
      <w:pPr>
        <w:tabs>
          <w:tab w:val="num" w:pos="4870"/>
        </w:tabs>
        <w:ind w:left="4870" w:hanging="360"/>
      </w:pPr>
      <w:rPr>
        <w:rFonts w:ascii="Wingdings" w:hAnsi="Wingdings" w:hint="default"/>
      </w:rPr>
    </w:lvl>
    <w:lvl w:ilvl="6" w:tplc="04090001" w:tentative="1">
      <w:start w:val="1"/>
      <w:numFmt w:val="bullet"/>
      <w:lvlText w:val=""/>
      <w:lvlJc w:val="left"/>
      <w:pPr>
        <w:tabs>
          <w:tab w:val="num" w:pos="5590"/>
        </w:tabs>
        <w:ind w:left="5590" w:hanging="360"/>
      </w:pPr>
      <w:rPr>
        <w:rFonts w:ascii="Symbol" w:hAnsi="Symbol" w:hint="default"/>
      </w:rPr>
    </w:lvl>
    <w:lvl w:ilvl="7" w:tplc="04090003" w:tentative="1">
      <w:start w:val="1"/>
      <w:numFmt w:val="bullet"/>
      <w:lvlText w:val="o"/>
      <w:lvlJc w:val="left"/>
      <w:pPr>
        <w:tabs>
          <w:tab w:val="num" w:pos="6310"/>
        </w:tabs>
        <w:ind w:left="6310" w:hanging="360"/>
      </w:pPr>
      <w:rPr>
        <w:rFonts w:ascii="Courier New" w:hAnsi="Courier New" w:hint="default"/>
      </w:rPr>
    </w:lvl>
    <w:lvl w:ilvl="8" w:tplc="04090005" w:tentative="1">
      <w:start w:val="1"/>
      <w:numFmt w:val="bullet"/>
      <w:lvlText w:val=""/>
      <w:lvlJc w:val="left"/>
      <w:pPr>
        <w:tabs>
          <w:tab w:val="num" w:pos="7030"/>
        </w:tabs>
        <w:ind w:left="7030" w:hanging="360"/>
      </w:pPr>
      <w:rPr>
        <w:rFonts w:ascii="Wingdings" w:hAnsi="Wingdings" w:hint="default"/>
      </w:rPr>
    </w:lvl>
  </w:abstractNum>
  <w:abstractNum w:abstractNumId="33">
    <w:nsid w:val="38A67AC8"/>
    <w:multiLevelType w:val="hybridMultilevel"/>
    <w:tmpl w:val="4E686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8B0759F"/>
    <w:multiLevelType w:val="hybridMultilevel"/>
    <w:tmpl w:val="00C27176"/>
    <w:lvl w:ilvl="0" w:tplc="22AC6A4A">
      <w:start w:val="2"/>
      <w:numFmt w:val="bullet"/>
      <w:lvlText w:val="-"/>
      <w:lvlJc w:val="left"/>
      <w:pPr>
        <w:tabs>
          <w:tab w:val="num" w:pos="346"/>
        </w:tabs>
        <w:ind w:left="346" w:hanging="360"/>
      </w:pPr>
      <w:rPr>
        <w:rFonts w:ascii="Arial" w:eastAsia="Times New Roman" w:hAnsi="Arial" w:cs="Arial" w:hint="default"/>
      </w:rPr>
    </w:lvl>
    <w:lvl w:ilvl="1" w:tplc="04090003" w:tentative="1">
      <w:start w:val="1"/>
      <w:numFmt w:val="bullet"/>
      <w:lvlText w:val="o"/>
      <w:lvlJc w:val="left"/>
      <w:pPr>
        <w:tabs>
          <w:tab w:val="num" w:pos="1066"/>
        </w:tabs>
        <w:ind w:left="1066" w:hanging="360"/>
      </w:pPr>
      <w:rPr>
        <w:rFonts w:ascii="Courier New" w:hAnsi="Courier New" w:cs="Courier New" w:hint="default"/>
      </w:rPr>
    </w:lvl>
    <w:lvl w:ilvl="2" w:tplc="04090005" w:tentative="1">
      <w:start w:val="1"/>
      <w:numFmt w:val="bullet"/>
      <w:lvlText w:val=""/>
      <w:lvlJc w:val="left"/>
      <w:pPr>
        <w:tabs>
          <w:tab w:val="num" w:pos="1786"/>
        </w:tabs>
        <w:ind w:left="1786" w:hanging="360"/>
      </w:pPr>
      <w:rPr>
        <w:rFonts w:ascii="Wingdings" w:hAnsi="Wingdings" w:hint="default"/>
      </w:rPr>
    </w:lvl>
    <w:lvl w:ilvl="3" w:tplc="04090001" w:tentative="1">
      <w:start w:val="1"/>
      <w:numFmt w:val="bullet"/>
      <w:lvlText w:val=""/>
      <w:lvlJc w:val="left"/>
      <w:pPr>
        <w:tabs>
          <w:tab w:val="num" w:pos="2506"/>
        </w:tabs>
        <w:ind w:left="2506" w:hanging="360"/>
      </w:pPr>
      <w:rPr>
        <w:rFonts w:ascii="Symbol" w:hAnsi="Symbol" w:hint="default"/>
      </w:rPr>
    </w:lvl>
    <w:lvl w:ilvl="4" w:tplc="04090003" w:tentative="1">
      <w:start w:val="1"/>
      <w:numFmt w:val="bullet"/>
      <w:lvlText w:val="o"/>
      <w:lvlJc w:val="left"/>
      <w:pPr>
        <w:tabs>
          <w:tab w:val="num" w:pos="3226"/>
        </w:tabs>
        <w:ind w:left="3226" w:hanging="360"/>
      </w:pPr>
      <w:rPr>
        <w:rFonts w:ascii="Courier New" w:hAnsi="Courier New" w:cs="Courier New" w:hint="default"/>
      </w:rPr>
    </w:lvl>
    <w:lvl w:ilvl="5" w:tplc="04090005" w:tentative="1">
      <w:start w:val="1"/>
      <w:numFmt w:val="bullet"/>
      <w:lvlText w:val=""/>
      <w:lvlJc w:val="left"/>
      <w:pPr>
        <w:tabs>
          <w:tab w:val="num" w:pos="3946"/>
        </w:tabs>
        <w:ind w:left="3946" w:hanging="360"/>
      </w:pPr>
      <w:rPr>
        <w:rFonts w:ascii="Wingdings" w:hAnsi="Wingdings" w:hint="default"/>
      </w:rPr>
    </w:lvl>
    <w:lvl w:ilvl="6" w:tplc="04090001" w:tentative="1">
      <w:start w:val="1"/>
      <w:numFmt w:val="bullet"/>
      <w:lvlText w:val=""/>
      <w:lvlJc w:val="left"/>
      <w:pPr>
        <w:tabs>
          <w:tab w:val="num" w:pos="4666"/>
        </w:tabs>
        <w:ind w:left="4666" w:hanging="360"/>
      </w:pPr>
      <w:rPr>
        <w:rFonts w:ascii="Symbol" w:hAnsi="Symbol" w:hint="default"/>
      </w:rPr>
    </w:lvl>
    <w:lvl w:ilvl="7" w:tplc="04090003" w:tentative="1">
      <w:start w:val="1"/>
      <w:numFmt w:val="bullet"/>
      <w:lvlText w:val="o"/>
      <w:lvlJc w:val="left"/>
      <w:pPr>
        <w:tabs>
          <w:tab w:val="num" w:pos="5386"/>
        </w:tabs>
        <w:ind w:left="5386" w:hanging="360"/>
      </w:pPr>
      <w:rPr>
        <w:rFonts w:ascii="Courier New" w:hAnsi="Courier New" w:cs="Courier New" w:hint="default"/>
      </w:rPr>
    </w:lvl>
    <w:lvl w:ilvl="8" w:tplc="04090005" w:tentative="1">
      <w:start w:val="1"/>
      <w:numFmt w:val="bullet"/>
      <w:lvlText w:val=""/>
      <w:lvlJc w:val="left"/>
      <w:pPr>
        <w:tabs>
          <w:tab w:val="num" w:pos="6106"/>
        </w:tabs>
        <w:ind w:left="6106" w:hanging="360"/>
      </w:pPr>
      <w:rPr>
        <w:rFonts w:ascii="Wingdings" w:hAnsi="Wingdings" w:hint="default"/>
      </w:rPr>
    </w:lvl>
  </w:abstractNum>
  <w:abstractNum w:abstractNumId="35">
    <w:nsid w:val="3DA82582"/>
    <w:multiLevelType w:val="hybridMultilevel"/>
    <w:tmpl w:val="44749486"/>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6">
    <w:nsid w:val="414E0A1C"/>
    <w:multiLevelType w:val="hybridMultilevel"/>
    <w:tmpl w:val="058E98C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418008E3"/>
    <w:multiLevelType w:val="multilevel"/>
    <w:tmpl w:val="04090023"/>
    <w:styleLink w:val="ArticleSection"/>
    <w:lvl w:ilvl="0">
      <w:start w:val="1"/>
      <w:numFmt w:val="upperRoman"/>
      <w:lvlText w:val="Article %1."/>
      <w:lvlJc w:val="left"/>
      <w:pPr>
        <w:tabs>
          <w:tab w:val="num" w:pos="1440"/>
        </w:tabs>
      </w:pPr>
      <w:rPr>
        <w:rFonts w:cs="Times New Roman"/>
      </w:rPr>
    </w:lvl>
    <w:lvl w:ilvl="1">
      <w:start w:val="1"/>
      <w:numFmt w:val="decimalZero"/>
      <w:isLgl/>
      <w:lvlText w:val="Sectio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38">
    <w:nsid w:val="42A44509"/>
    <w:multiLevelType w:val="multilevel"/>
    <w:tmpl w:val="B6160390"/>
    <w:lvl w:ilvl="0">
      <w:start w:val="2"/>
      <w:numFmt w:val="decimal"/>
      <w:pStyle w:val="Heading1"/>
      <w:lvlText w:val="%1"/>
      <w:lvlJc w:val="left"/>
      <w:pPr>
        <w:ind w:left="1062" w:hanging="432"/>
      </w:pPr>
      <w:rPr>
        <w:rFonts w:hint="default"/>
      </w:rPr>
    </w:lvl>
    <w:lvl w:ilvl="1">
      <w:start w:val="1"/>
      <w:numFmt w:val="decimal"/>
      <w:pStyle w:val="Heading2"/>
      <w:lvlText w:val="%1.%2"/>
      <w:lvlJc w:val="left"/>
      <w:pPr>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9">
    <w:nsid w:val="450A43E2"/>
    <w:multiLevelType w:val="hybridMultilevel"/>
    <w:tmpl w:val="B616F098"/>
    <w:lvl w:ilvl="0" w:tplc="351A81AC">
      <w:start w:val="1"/>
      <w:numFmt w:val="bullet"/>
      <w:lvlText w:val=""/>
      <w:lvlJc w:val="left"/>
      <w:pPr>
        <w:tabs>
          <w:tab w:val="num" w:pos="720"/>
        </w:tabs>
        <w:ind w:left="720" w:hanging="360"/>
      </w:pPr>
      <w:rPr>
        <w:rFonts w:ascii="Wingdings" w:hAnsi="Wingdings" w:hint="default"/>
      </w:rPr>
    </w:lvl>
    <w:lvl w:ilvl="1" w:tplc="3A6E1AB6">
      <w:start w:val="1"/>
      <w:numFmt w:val="bullet"/>
      <w:lvlText w:val=""/>
      <w:lvlJc w:val="left"/>
      <w:pPr>
        <w:tabs>
          <w:tab w:val="num" w:pos="1440"/>
        </w:tabs>
        <w:ind w:left="1440" w:hanging="360"/>
      </w:pPr>
      <w:rPr>
        <w:rFonts w:ascii="Wingdings" w:hAnsi="Wingdings" w:hint="default"/>
      </w:rPr>
    </w:lvl>
    <w:lvl w:ilvl="2" w:tplc="AD7849EE">
      <w:start w:val="598"/>
      <w:numFmt w:val="bullet"/>
      <w:pStyle w:val="ListBullet21"/>
      <w:lvlText w:val=""/>
      <w:lvlJc w:val="left"/>
      <w:pPr>
        <w:tabs>
          <w:tab w:val="num" w:pos="2160"/>
        </w:tabs>
        <w:ind w:left="2160" w:hanging="360"/>
      </w:pPr>
      <w:rPr>
        <w:rFonts w:ascii="Wingdings" w:hAnsi="Wingdings" w:hint="default"/>
      </w:rPr>
    </w:lvl>
    <w:lvl w:ilvl="3" w:tplc="5C8285AA">
      <w:start w:val="598"/>
      <w:numFmt w:val="bullet"/>
      <w:lvlText w:val=""/>
      <w:lvlJc w:val="left"/>
      <w:pPr>
        <w:tabs>
          <w:tab w:val="num" w:pos="2880"/>
        </w:tabs>
        <w:ind w:left="2880" w:hanging="360"/>
      </w:pPr>
      <w:rPr>
        <w:rFonts w:ascii="Wingdings" w:hAnsi="Wingdings" w:hint="default"/>
      </w:rPr>
    </w:lvl>
    <w:lvl w:ilvl="4" w:tplc="47808E0E" w:tentative="1">
      <w:start w:val="1"/>
      <w:numFmt w:val="bullet"/>
      <w:lvlText w:val=""/>
      <w:lvlJc w:val="left"/>
      <w:pPr>
        <w:tabs>
          <w:tab w:val="num" w:pos="3600"/>
        </w:tabs>
        <w:ind w:left="3600" w:hanging="360"/>
      </w:pPr>
      <w:rPr>
        <w:rFonts w:ascii="Wingdings" w:hAnsi="Wingdings" w:hint="default"/>
      </w:rPr>
    </w:lvl>
    <w:lvl w:ilvl="5" w:tplc="34D8D1C0" w:tentative="1">
      <w:start w:val="1"/>
      <w:numFmt w:val="bullet"/>
      <w:lvlText w:val=""/>
      <w:lvlJc w:val="left"/>
      <w:pPr>
        <w:tabs>
          <w:tab w:val="num" w:pos="4320"/>
        </w:tabs>
        <w:ind w:left="4320" w:hanging="360"/>
      </w:pPr>
      <w:rPr>
        <w:rFonts w:ascii="Wingdings" w:hAnsi="Wingdings" w:hint="default"/>
      </w:rPr>
    </w:lvl>
    <w:lvl w:ilvl="6" w:tplc="3DE27D86" w:tentative="1">
      <w:start w:val="1"/>
      <w:numFmt w:val="bullet"/>
      <w:lvlText w:val=""/>
      <w:lvlJc w:val="left"/>
      <w:pPr>
        <w:tabs>
          <w:tab w:val="num" w:pos="5040"/>
        </w:tabs>
        <w:ind w:left="5040" w:hanging="360"/>
      </w:pPr>
      <w:rPr>
        <w:rFonts w:ascii="Wingdings" w:hAnsi="Wingdings" w:hint="default"/>
      </w:rPr>
    </w:lvl>
    <w:lvl w:ilvl="7" w:tplc="FB58E270" w:tentative="1">
      <w:start w:val="1"/>
      <w:numFmt w:val="bullet"/>
      <w:lvlText w:val=""/>
      <w:lvlJc w:val="left"/>
      <w:pPr>
        <w:tabs>
          <w:tab w:val="num" w:pos="5760"/>
        </w:tabs>
        <w:ind w:left="5760" w:hanging="360"/>
      </w:pPr>
      <w:rPr>
        <w:rFonts w:ascii="Wingdings" w:hAnsi="Wingdings" w:hint="default"/>
      </w:rPr>
    </w:lvl>
    <w:lvl w:ilvl="8" w:tplc="65E80916" w:tentative="1">
      <w:start w:val="1"/>
      <w:numFmt w:val="bullet"/>
      <w:lvlText w:val=""/>
      <w:lvlJc w:val="left"/>
      <w:pPr>
        <w:tabs>
          <w:tab w:val="num" w:pos="6480"/>
        </w:tabs>
        <w:ind w:left="6480" w:hanging="360"/>
      </w:pPr>
      <w:rPr>
        <w:rFonts w:ascii="Wingdings" w:hAnsi="Wingdings" w:hint="default"/>
      </w:rPr>
    </w:lvl>
  </w:abstractNum>
  <w:abstractNum w:abstractNumId="40">
    <w:nsid w:val="487C75B4"/>
    <w:multiLevelType w:val="multilevel"/>
    <w:tmpl w:val="78B8A82C"/>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ascii="Calibri" w:hAnsi="Calibri" w:cs="Calibri" w:hint="default"/>
        <w:bCs w:val="0"/>
        <w:i w:val="0"/>
        <w:iCs w:val="0"/>
        <w:caps w:val="0"/>
        <w:smallCaps w:val="0"/>
        <w:strike w:val="0"/>
        <w:dstrike w:val="0"/>
        <w:vanish w:val="0"/>
        <w:color w:val="000000"/>
        <w:spacing w:val="0"/>
        <w:kern w:val="0"/>
        <w:position w:val="0"/>
        <w:u w:val="none"/>
        <w:vertAlign w:val="baseline"/>
      </w:rPr>
    </w:lvl>
    <w:lvl w:ilvl="2">
      <w:start w:val="1"/>
      <w:numFmt w:val="decimal"/>
      <w:lvlText w:val="%1.%2.%3"/>
      <w:lvlJc w:val="left"/>
      <w:pPr>
        <w:tabs>
          <w:tab w:val="num" w:pos="1080"/>
        </w:tabs>
        <w:ind w:left="1080" w:hanging="720"/>
      </w:pPr>
      <w:rPr>
        <w:rFonts w:cs="Times New Roman"/>
      </w:rPr>
    </w:lvl>
    <w:lvl w:ilvl="3">
      <w:start w:val="1"/>
      <w:numFmt w:val="decimal"/>
      <w:lvlText w:val="%1.%2.%3.%4"/>
      <w:lvlJc w:val="left"/>
      <w:pPr>
        <w:tabs>
          <w:tab w:val="num" w:pos="1764"/>
        </w:tabs>
        <w:ind w:left="1764" w:hanging="864"/>
      </w:pPr>
      <w:rPr>
        <w:rFonts w:cs="Times New Roman"/>
      </w:rPr>
    </w:lvl>
    <w:lvl w:ilvl="4">
      <w:start w:val="1"/>
      <w:numFmt w:val="decimal"/>
      <w:lvlText w:val="%1.%2.%3.%4.%5"/>
      <w:lvlJc w:val="left"/>
      <w:pPr>
        <w:tabs>
          <w:tab w:val="num" w:pos="1368"/>
        </w:tabs>
        <w:ind w:left="1368" w:hanging="1008"/>
      </w:pPr>
      <w:rPr>
        <w:rFonts w:cs="Times New Roman"/>
      </w:rPr>
    </w:lvl>
    <w:lvl w:ilvl="5">
      <w:start w:val="1"/>
      <w:numFmt w:val="decimal"/>
      <w:lvlText w:val="%1.%2.%3.%4.%5.%6"/>
      <w:lvlJc w:val="left"/>
      <w:pPr>
        <w:tabs>
          <w:tab w:val="num" w:pos="1512"/>
        </w:tabs>
        <w:ind w:left="1512" w:hanging="1152"/>
      </w:pPr>
      <w:rPr>
        <w:rFonts w:cs="Times New Roman"/>
      </w:rPr>
    </w:lvl>
    <w:lvl w:ilvl="6">
      <w:start w:val="1"/>
      <w:numFmt w:val="decimal"/>
      <w:lvlText w:val="%1.%2.%3.%4.%5.%6.%7"/>
      <w:lvlJc w:val="left"/>
      <w:pPr>
        <w:tabs>
          <w:tab w:val="num" w:pos="1656"/>
        </w:tabs>
        <w:ind w:left="1656" w:hanging="1296"/>
      </w:pPr>
      <w:rPr>
        <w:rFonts w:cs="Times New Roman"/>
      </w:rPr>
    </w:lvl>
    <w:lvl w:ilvl="7">
      <w:start w:val="1"/>
      <w:numFmt w:val="decimal"/>
      <w:lvlText w:val="%1.%2.%3.%4.%5.%6.%7.%8"/>
      <w:lvlJc w:val="left"/>
      <w:pPr>
        <w:tabs>
          <w:tab w:val="num" w:pos="1800"/>
        </w:tabs>
        <w:ind w:left="1800" w:hanging="1440"/>
      </w:pPr>
      <w:rPr>
        <w:rFonts w:cs="Times New Roman"/>
      </w:rPr>
    </w:lvl>
    <w:lvl w:ilvl="8">
      <w:start w:val="1"/>
      <w:numFmt w:val="decimal"/>
      <w:lvlText w:val="%1.%2.%3.%4.%5.%6.%7.%8.%9"/>
      <w:lvlJc w:val="left"/>
      <w:pPr>
        <w:tabs>
          <w:tab w:val="num" w:pos="1944"/>
        </w:tabs>
        <w:ind w:left="1944" w:hanging="1584"/>
      </w:pPr>
      <w:rPr>
        <w:rFonts w:cs="Times New Roman"/>
      </w:rPr>
    </w:lvl>
  </w:abstractNum>
  <w:abstractNum w:abstractNumId="41">
    <w:nsid w:val="4B7D34A2"/>
    <w:multiLevelType w:val="hybridMultilevel"/>
    <w:tmpl w:val="FA8EC574"/>
    <w:lvl w:ilvl="0" w:tplc="04090001">
      <w:start w:val="1"/>
      <w:numFmt w:val="bullet"/>
      <w:lvlText w:val=""/>
      <w:lvlJc w:val="left"/>
      <w:pPr>
        <w:ind w:left="720" w:hanging="360"/>
      </w:pPr>
      <w:rPr>
        <w:rFonts w:ascii="Symbol" w:hAnsi="Symbol" w:hint="default"/>
      </w:rPr>
    </w:lvl>
    <w:lvl w:ilvl="1" w:tplc="7804A5E0">
      <w:numFmt w:val="bullet"/>
      <w:lvlText w:val="-"/>
      <w:lvlJc w:val="left"/>
      <w:pPr>
        <w:ind w:left="1440" w:hanging="360"/>
      </w:pPr>
      <w:rPr>
        <w:rFonts w:ascii="Calibri" w:eastAsia="Times New Roman"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9144C3"/>
    <w:multiLevelType w:val="hybridMultilevel"/>
    <w:tmpl w:val="5DA4B30C"/>
    <w:lvl w:ilvl="0" w:tplc="EBACE742">
      <w:start w:val="1"/>
      <w:numFmt w:val="bullet"/>
      <w:lvlText w:val=""/>
      <w:lvlJc w:val="left"/>
      <w:pPr>
        <w:tabs>
          <w:tab w:val="num" w:pos="567"/>
        </w:tabs>
        <w:ind w:left="567" w:hanging="567"/>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4F2A3EB1"/>
    <w:multiLevelType w:val="hybridMultilevel"/>
    <w:tmpl w:val="A85426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0DF410C"/>
    <w:multiLevelType w:val="hybridMultilevel"/>
    <w:tmpl w:val="7060739E"/>
    <w:lvl w:ilvl="0" w:tplc="04090001">
      <w:start w:val="1"/>
      <w:numFmt w:val="bullet"/>
      <w:lvlText w:val=""/>
      <w:lvlJc w:val="left"/>
      <w:pPr>
        <w:ind w:left="882" w:hanging="360"/>
      </w:pPr>
      <w:rPr>
        <w:rFonts w:ascii="Symbol" w:hAnsi="Symbol" w:hint="default"/>
      </w:rPr>
    </w:lvl>
    <w:lvl w:ilvl="1" w:tplc="04090003" w:tentative="1">
      <w:start w:val="1"/>
      <w:numFmt w:val="bullet"/>
      <w:lvlText w:val="o"/>
      <w:lvlJc w:val="left"/>
      <w:pPr>
        <w:ind w:left="1602" w:hanging="360"/>
      </w:pPr>
      <w:rPr>
        <w:rFonts w:ascii="Courier New" w:hAnsi="Courier New" w:cs="Courier New" w:hint="default"/>
      </w:rPr>
    </w:lvl>
    <w:lvl w:ilvl="2" w:tplc="04090005" w:tentative="1">
      <w:start w:val="1"/>
      <w:numFmt w:val="bullet"/>
      <w:lvlText w:val=""/>
      <w:lvlJc w:val="left"/>
      <w:pPr>
        <w:ind w:left="2322" w:hanging="360"/>
      </w:pPr>
      <w:rPr>
        <w:rFonts w:ascii="Wingdings" w:hAnsi="Wingdings" w:hint="default"/>
      </w:rPr>
    </w:lvl>
    <w:lvl w:ilvl="3" w:tplc="04090001" w:tentative="1">
      <w:start w:val="1"/>
      <w:numFmt w:val="bullet"/>
      <w:lvlText w:val=""/>
      <w:lvlJc w:val="left"/>
      <w:pPr>
        <w:ind w:left="3042" w:hanging="360"/>
      </w:pPr>
      <w:rPr>
        <w:rFonts w:ascii="Symbol" w:hAnsi="Symbol" w:hint="default"/>
      </w:rPr>
    </w:lvl>
    <w:lvl w:ilvl="4" w:tplc="04090003" w:tentative="1">
      <w:start w:val="1"/>
      <w:numFmt w:val="bullet"/>
      <w:lvlText w:val="o"/>
      <w:lvlJc w:val="left"/>
      <w:pPr>
        <w:ind w:left="3762" w:hanging="360"/>
      </w:pPr>
      <w:rPr>
        <w:rFonts w:ascii="Courier New" w:hAnsi="Courier New" w:cs="Courier New" w:hint="default"/>
      </w:rPr>
    </w:lvl>
    <w:lvl w:ilvl="5" w:tplc="04090005" w:tentative="1">
      <w:start w:val="1"/>
      <w:numFmt w:val="bullet"/>
      <w:lvlText w:val=""/>
      <w:lvlJc w:val="left"/>
      <w:pPr>
        <w:ind w:left="4482" w:hanging="360"/>
      </w:pPr>
      <w:rPr>
        <w:rFonts w:ascii="Wingdings" w:hAnsi="Wingdings" w:hint="default"/>
      </w:rPr>
    </w:lvl>
    <w:lvl w:ilvl="6" w:tplc="04090001" w:tentative="1">
      <w:start w:val="1"/>
      <w:numFmt w:val="bullet"/>
      <w:lvlText w:val=""/>
      <w:lvlJc w:val="left"/>
      <w:pPr>
        <w:ind w:left="5202" w:hanging="360"/>
      </w:pPr>
      <w:rPr>
        <w:rFonts w:ascii="Symbol" w:hAnsi="Symbol" w:hint="default"/>
      </w:rPr>
    </w:lvl>
    <w:lvl w:ilvl="7" w:tplc="04090003" w:tentative="1">
      <w:start w:val="1"/>
      <w:numFmt w:val="bullet"/>
      <w:lvlText w:val="o"/>
      <w:lvlJc w:val="left"/>
      <w:pPr>
        <w:ind w:left="5922" w:hanging="360"/>
      </w:pPr>
      <w:rPr>
        <w:rFonts w:ascii="Courier New" w:hAnsi="Courier New" w:cs="Courier New" w:hint="default"/>
      </w:rPr>
    </w:lvl>
    <w:lvl w:ilvl="8" w:tplc="04090005" w:tentative="1">
      <w:start w:val="1"/>
      <w:numFmt w:val="bullet"/>
      <w:lvlText w:val=""/>
      <w:lvlJc w:val="left"/>
      <w:pPr>
        <w:ind w:left="6642" w:hanging="360"/>
      </w:pPr>
      <w:rPr>
        <w:rFonts w:ascii="Wingdings" w:hAnsi="Wingdings" w:hint="default"/>
      </w:rPr>
    </w:lvl>
  </w:abstractNum>
  <w:abstractNum w:abstractNumId="45">
    <w:nsid w:val="55515023"/>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46">
    <w:nsid w:val="5B7727C5"/>
    <w:multiLevelType w:val="hybridMultilevel"/>
    <w:tmpl w:val="3754E1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nsid w:val="5BFE59D5"/>
    <w:multiLevelType w:val="hybridMultilevel"/>
    <w:tmpl w:val="1A988B6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nsid w:val="613747FE"/>
    <w:multiLevelType w:val="hybridMultilevel"/>
    <w:tmpl w:val="63DAF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629F4971"/>
    <w:multiLevelType w:val="hybridMultilevel"/>
    <w:tmpl w:val="6E1EFF32"/>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50">
    <w:nsid w:val="63726661"/>
    <w:multiLevelType w:val="hybridMultilevel"/>
    <w:tmpl w:val="B40255B6"/>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51">
    <w:nsid w:val="6CC22C93"/>
    <w:multiLevelType w:val="multilevel"/>
    <w:tmpl w:val="5EF07DA0"/>
    <w:lvl w:ilvl="0">
      <w:start w:val="5"/>
      <w:numFmt w:val="decimal"/>
      <w:lvlText w:val="%1"/>
      <w:lvlJc w:val="left"/>
      <w:pPr>
        <w:tabs>
          <w:tab w:val="num" w:pos="1152"/>
        </w:tabs>
        <w:ind w:left="1152" w:hanging="432"/>
      </w:pPr>
      <w:rPr>
        <w:rFonts w:cs="Times New Roman" w:hint="default"/>
      </w:rPr>
    </w:lvl>
    <w:lvl w:ilvl="1">
      <w:start w:val="1"/>
      <w:numFmt w:val="decimal"/>
      <w:lvlText w:val="%1.%2"/>
      <w:lvlJc w:val="left"/>
      <w:pPr>
        <w:tabs>
          <w:tab w:val="num" w:pos="1296"/>
        </w:tabs>
        <w:ind w:left="1296" w:hanging="576"/>
      </w:pPr>
      <w:rPr>
        <w:rFonts w:cs="Times New Roman" w:hint="default"/>
        <w:bCs w:val="0"/>
        <w:i w:val="0"/>
        <w:iCs w:val="0"/>
        <w:caps w:val="0"/>
        <w:smallCaps w:val="0"/>
        <w:strike w:val="0"/>
        <w:dstrike w:val="0"/>
        <w:vanish w:val="0"/>
        <w:color w:val="000000"/>
        <w:spacing w:val="0"/>
        <w:kern w:val="0"/>
        <w:position w:val="0"/>
        <w:u w:val="none"/>
        <w:vertAlign w:val="baseline"/>
      </w:rPr>
    </w:lvl>
    <w:lvl w:ilvl="2">
      <w:start w:val="1"/>
      <w:numFmt w:val="decimal"/>
      <w:lvlText w:val="%1.%2.%3"/>
      <w:lvlJc w:val="left"/>
      <w:pPr>
        <w:tabs>
          <w:tab w:val="num" w:pos="1800"/>
        </w:tabs>
        <w:ind w:left="1800" w:hanging="720"/>
      </w:pPr>
      <w:rPr>
        <w:rFonts w:cs="Times New Roman" w:hint="default"/>
        <w:sz w:val="28"/>
        <w:szCs w:val="28"/>
      </w:rPr>
    </w:lvl>
    <w:lvl w:ilvl="3">
      <w:start w:val="1"/>
      <w:numFmt w:val="decimal"/>
      <w:lvlText w:val="%1.%2.%3.%4"/>
      <w:lvlJc w:val="left"/>
      <w:pPr>
        <w:tabs>
          <w:tab w:val="num" w:pos="2484"/>
        </w:tabs>
        <w:ind w:left="2484" w:hanging="864"/>
      </w:pPr>
      <w:rPr>
        <w:rFonts w:cs="Times New Roman" w:hint="default"/>
      </w:rPr>
    </w:lvl>
    <w:lvl w:ilvl="4">
      <w:start w:val="1"/>
      <w:numFmt w:val="decimal"/>
      <w:lvlText w:val="%1.%2.%3.%4.%5"/>
      <w:lvlJc w:val="left"/>
      <w:pPr>
        <w:tabs>
          <w:tab w:val="num" w:pos="2088"/>
        </w:tabs>
        <w:ind w:left="2088" w:hanging="1008"/>
      </w:pPr>
      <w:rPr>
        <w:rFonts w:cs="Times New Roman" w:hint="default"/>
      </w:rPr>
    </w:lvl>
    <w:lvl w:ilvl="5">
      <w:start w:val="1"/>
      <w:numFmt w:val="decimal"/>
      <w:lvlText w:val="%1.%2.%3.%4.%5.%6"/>
      <w:lvlJc w:val="left"/>
      <w:pPr>
        <w:tabs>
          <w:tab w:val="num" w:pos="2232"/>
        </w:tabs>
        <w:ind w:left="2232" w:hanging="1152"/>
      </w:pPr>
      <w:rPr>
        <w:rFonts w:cs="Times New Roman" w:hint="default"/>
      </w:rPr>
    </w:lvl>
    <w:lvl w:ilvl="6">
      <w:start w:val="1"/>
      <w:numFmt w:val="decimal"/>
      <w:lvlText w:val="%1.%2.%3.%4.%5.%6.%7"/>
      <w:lvlJc w:val="left"/>
      <w:pPr>
        <w:tabs>
          <w:tab w:val="num" w:pos="2376"/>
        </w:tabs>
        <w:ind w:left="2376" w:hanging="1296"/>
      </w:pPr>
      <w:rPr>
        <w:rFonts w:cs="Times New Roman" w:hint="default"/>
      </w:rPr>
    </w:lvl>
    <w:lvl w:ilvl="7">
      <w:start w:val="1"/>
      <w:numFmt w:val="decimal"/>
      <w:lvlText w:val="%1.%2.%3.%4.%5.%6.%7.%8"/>
      <w:lvlJc w:val="left"/>
      <w:pPr>
        <w:tabs>
          <w:tab w:val="num" w:pos="2520"/>
        </w:tabs>
        <w:ind w:left="2520" w:hanging="1440"/>
      </w:pPr>
      <w:rPr>
        <w:rFonts w:cs="Times New Roman" w:hint="default"/>
      </w:rPr>
    </w:lvl>
    <w:lvl w:ilvl="8">
      <w:start w:val="1"/>
      <w:numFmt w:val="decimal"/>
      <w:lvlText w:val="%1.%2.%3.%4.%5.%6.%7.%8.%9"/>
      <w:lvlJc w:val="left"/>
      <w:pPr>
        <w:tabs>
          <w:tab w:val="num" w:pos="2664"/>
        </w:tabs>
        <w:ind w:left="2664" w:hanging="1584"/>
      </w:pPr>
      <w:rPr>
        <w:rFonts w:cs="Times New Roman" w:hint="default"/>
      </w:rPr>
    </w:lvl>
  </w:abstractNum>
  <w:abstractNum w:abstractNumId="52">
    <w:nsid w:val="6E4773E6"/>
    <w:multiLevelType w:val="multilevel"/>
    <w:tmpl w:val="68969B38"/>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53">
    <w:nsid w:val="6F991111"/>
    <w:multiLevelType w:val="singleLevel"/>
    <w:tmpl w:val="826009B8"/>
    <w:lvl w:ilvl="0">
      <w:start w:val="1"/>
      <w:numFmt w:val="decimal"/>
      <w:pStyle w:val="Appendixheading1"/>
      <w:lvlText w:val="A.%1"/>
      <w:lvlJc w:val="left"/>
      <w:pPr>
        <w:tabs>
          <w:tab w:val="num" w:pos="576"/>
        </w:tabs>
        <w:ind w:left="576" w:hanging="576"/>
      </w:pPr>
      <w:rPr>
        <w:rFonts w:ascii="Arial" w:hAnsi="Arial" w:cs="Times New Roman" w:hint="default"/>
        <w:b/>
        <w:i w:val="0"/>
        <w:sz w:val="24"/>
      </w:rPr>
    </w:lvl>
  </w:abstractNum>
  <w:abstractNum w:abstractNumId="54">
    <w:nsid w:val="72707F06"/>
    <w:multiLevelType w:val="hybridMultilevel"/>
    <w:tmpl w:val="BD3A0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35A150B"/>
    <w:multiLevelType w:val="hybridMultilevel"/>
    <w:tmpl w:val="13FC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38920C2"/>
    <w:multiLevelType w:val="multilevel"/>
    <w:tmpl w:val="E1609A7E"/>
    <w:lvl w:ilvl="0">
      <w:start w:val="1"/>
      <w:numFmt w:val="bullet"/>
      <w:lvlText w:val=""/>
      <w:lvlJc w:val="left"/>
      <w:pPr>
        <w:tabs>
          <w:tab w:val="num" w:pos="960"/>
        </w:tabs>
        <w:ind w:left="960" w:hanging="360"/>
      </w:pPr>
      <w:rPr>
        <w:rFonts w:ascii="Symbol" w:hAnsi="Symbol" w:hint="default"/>
      </w:rPr>
    </w:lvl>
    <w:lvl w:ilvl="1">
      <w:start w:val="1"/>
      <w:numFmt w:val="bullet"/>
      <w:pStyle w:val="ListBullet2"/>
      <w:lvlText w:val=""/>
      <w:lvlJc w:val="left"/>
      <w:pPr>
        <w:tabs>
          <w:tab w:val="num" w:pos="1296"/>
        </w:tabs>
        <w:ind w:left="1296" w:hanging="360"/>
      </w:pPr>
      <w:rPr>
        <w:rFonts w:ascii="Symbol" w:hAnsi="Symbol" w:hint="default"/>
      </w:rPr>
    </w:lvl>
    <w:lvl w:ilvl="2">
      <w:start w:val="1"/>
      <w:numFmt w:val="bullet"/>
      <w:pStyle w:val="ListBullet3"/>
      <w:lvlText w:val=""/>
      <w:lvlJc w:val="left"/>
      <w:pPr>
        <w:tabs>
          <w:tab w:val="num" w:pos="1656"/>
        </w:tabs>
        <w:ind w:left="1656" w:hanging="360"/>
      </w:pPr>
      <w:rPr>
        <w:rFonts w:ascii="Symbol" w:hAnsi="Symbol" w:hint="default"/>
      </w:rPr>
    </w:lvl>
    <w:lvl w:ilvl="3">
      <w:start w:val="1"/>
      <w:numFmt w:val="bullet"/>
      <w:lvlText w:val=""/>
      <w:lvlJc w:val="left"/>
      <w:pPr>
        <w:tabs>
          <w:tab w:val="num" w:pos="2016"/>
        </w:tabs>
        <w:ind w:left="2016" w:hanging="360"/>
      </w:pPr>
      <w:rPr>
        <w:rFonts w:ascii="Symbol" w:hAnsi="Symbol" w:hint="default"/>
      </w:rPr>
    </w:lvl>
    <w:lvl w:ilvl="4">
      <w:start w:val="1"/>
      <w:numFmt w:val="bullet"/>
      <w:lvlText w:val=""/>
      <w:lvlJc w:val="left"/>
      <w:pPr>
        <w:tabs>
          <w:tab w:val="num" w:pos="2376"/>
        </w:tabs>
        <w:ind w:left="2376" w:hanging="360"/>
      </w:pPr>
      <w:rPr>
        <w:rFonts w:ascii="Symbol" w:hAnsi="Symbol" w:hint="default"/>
      </w:rPr>
    </w:lvl>
    <w:lvl w:ilvl="5">
      <w:start w:val="1"/>
      <w:numFmt w:val="bullet"/>
      <w:lvlText w:val=""/>
      <w:lvlJc w:val="left"/>
      <w:pPr>
        <w:tabs>
          <w:tab w:val="num" w:pos="2736"/>
        </w:tabs>
        <w:ind w:left="2736" w:hanging="360"/>
      </w:pPr>
      <w:rPr>
        <w:rFonts w:ascii="Wingdings" w:hAnsi="Wingdings" w:hint="default"/>
      </w:rPr>
    </w:lvl>
    <w:lvl w:ilvl="6">
      <w:start w:val="1"/>
      <w:numFmt w:val="bullet"/>
      <w:lvlText w:val=""/>
      <w:lvlJc w:val="left"/>
      <w:pPr>
        <w:tabs>
          <w:tab w:val="num" w:pos="3096"/>
        </w:tabs>
        <w:ind w:left="3096" w:hanging="360"/>
      </w:pPr>
      <w:rPr>
        <w:rFonts w:ascii="Wingdings" w:hAnsi="Wingdings" w:hint="default"/>
      </w:rPr>
    </w:lvl>
    <w:lvl w:ilvl="7">
      <w:start w:val="1"/>
      <w:numFmt w:val="bullet"/>
      <w:lvlText w:val=""/>
      <w:lvlJc w:val="left"/>
      <w:pPr>
        <w:tabs>
          <w:tab w:val="num" w:pos="3456"/>
        </w:tabs>
        <w:ind w:left="3456" w:hanging="360"/>
      </w:pPr>
      <w:rPr>
        <w:rFonts w:ascii="Symbol" w:hAnsi="Symbol" w:hint="default"/>
      </w:rPr>
    </w:lvl>
    <w:lvl w:ilvl="8">
      <w:start w:val="1"/>
      <w:numFmt w:val="bullet"/>
      <w:lvlText w:val=""/>
      <w:lvlJc w:val="left"/>
      <w:pPr>
        <w:tabs>
          <w:tab w:val="num" w:pos="3816"/>
        </w:tabs>
        <w:ind w:left="3816" w:hanging="360"/>
      </w:pPr>
      <w:rPr>
        <w:rFonts w:ascii="Symbol" w:hAnsi="Symbol" w:hint="default"/>
      </w:rPr>
    </w:lvl>
  </w:abstractNum>
  <w:abstractNum w:abstractNumId="57">
    <w:nsid w:val="73BE1470"/>
    <w:multiLevelType w:val="hybridMultilevel"/>
    <w:tmpl w:val="5F46548C"/>
    <w:lvl w:ilvl="0" w:tplc="1766273E">
      <w:start w:val="1"/>
      <w:numFmt w:val="bullet"/>
      <w:pStyle w:val="Bulletlis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4664A28"/>
    <w:multiLevelType w:val="hybridMultilevel"/>
    <w:tmpl w:val="F16A0B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nsid w:val="750466B7"/>
    <w:multiLevelType w:val="multilevel"/>
    <w:tmpl w:val="636A338C"/>
    <w:lvl w:ilvl="0">
      <w:start w:val="4"/>
      <w:numFmt w:val="decimal"/>
      <w:lvlText w:val="%1"/>
      <w:lvlJc w:val="left"/>
      <w:pPr>
        <w:tabs>
          <w:tab w:val="num" w:pos="1152"/>
        </w:tabs>
        <w:ind w:left="1152" w:hanging="432"/>
      </w:pPr>
      <w:rPr>
        <w:rFonts w:cs="Times New Roman" w:hint="default"/>
      </w:rPr>
    </w:lvl>
    <w:lvl w:ilvl="1">
      <w:start w:val="1"/>
      <w:numFmt w:val="decimal"/>
      <w:lvlText w:val="%1.%2"/>
      <w:lvlJc w:val="left"/>
      <w:pPr>
        <w:tabs>
          <w:tab w:val="num" w:pos="1296"/>
        </w:tabs>
        <w:ind w:left="1296" w:hanging="576"/>
      </w:pPr>
      <w:rPr>
        <w:rFonts w:cs="Times New Roman" w:hint="default"/>
        <w:bCs w:val="0"/>
        <w:i w:val="0"/>
        <w:iCs w:val="0"/>
        <w:caps w:val="0"/>
        <w:smallCaps w:val="0"/>
        <w:strike w:val="0"/>
        <w:dstrike w:val="0"/>
        <w:vanish w:val="0"/>
        <w:color w:val="000000"/>
        <w:spacing w:val="0"/>
        <w:kern w:val="0"/>
        <w:position w:val="0"/>
        <w:u w:val="none"/>
        <w:vertAlign w:val="baseline"/>
      </w:rPr>
    </w:lvl>
    <w:lvl w:ilvl="2">
      <w:start w:val="1"/>
      <w:numFmt w:val="decimal"/>
      <w:lvlText w:val="%1.%2.%3"/>
      <w:lvlJc w:val="left"/>
      <w:pPr>
        <w:tabs>
          <w:tab w:val="num" w:pos="1800"/>
        </w:tabs>
        <w:ind w:left="1800" w:hanging="720"/>
      </w:pPr>
      <w:rPr>
        <w:rFonts w:cs="Times New Roman" w:hint="default"/>
        <w:sz w:val="28"/>
        <w:szCs w:val="28"/>
      </w:rPr>
    </w:lvl>
    <w:lvl w:ilvl="3">
      <w:start w:val="1"/>
      <w:numFmt w:val="decimal"/>
      <w:lvlText w:val="%1.%2.%3.%4"/>
      <w:lvlJc w:val="left"/>
      <w:pPr>
        <w:tabs>
          <w:tab w:val="num" w:pos="2484"/>
        </w:tabs>
        <w:ind w:left="2484" w:hanging="864"/>
      </w:pPr>
      <w:rPr>
        <w:rFonts w:cs="Times New Roman" w:hint="default"/>
      </w:rPr>
    </w:lvl>
    <w:lvl w:ilvl="4">
      <w:start w:val="1"/>
      <w:numFmt w:val="decimal"/>
      <w:lvlText w:val="%1.%2.%3.%4.%5"/>
      <w:lvlJc w:val="left"/>
      <w:pPr>
        <w:tabs>
          <w:tab w:val="num" w:pos="2088"/>
        </w:tabs>
        <w:ind w:left="2088" w:hanging="1008"/>
      </w:pPr>
      <w:rPr>
        <w:rFonts w:cs="Times New Roman" w:hint="default"/>
      </w:rPr>
    </w:lvl>
    <w:lvl w:ilvl="5">
      <w:start w:val="1"/>
      <w:numFmt w:val="decimal"/>
      <w:lvlText w:val="%1.%2.%3.%4.%5.%6"/>
      <w:lvlJc w:val="left"/>
      <w:pPr>
        <w:tabs>
          <w:tab w:val="num" w:pos="2232"/>
        </w:tabs>
        <w:ind w:left="2232" w:hanging="1152"/>
      </w:pPr>
      <w:rPr>
        <w:rFonts w:cs="Times New Roman" w:hint="default"/>
      </w:rPr>
    </w:lvl>
    <w:lvl w:ilvl="6">
      <w:start w:val="1"/>
      <w:numFmt w:val="decimal"/>
      <w:lvlText w:val="%1.%2.%3.%4.%5.%6.%7"/>
      <w:lvlJc w:val="left"/>
      <w:pPr>
        <w:tabs>
          <w:tab w:val="num" w:pos="2376"/>
        </w:tabs>
        <w:ind w:left="2376" w:hanging="1296"/>
      </w:pPr>
      <w:rPr>
        <w:rFonts w:cs="Times New Roman" w:hint="default"/>
      </w:rPr>
    </w:lvl>
    <w:lvl w:ilvl="7">
      <w:start w:val="1"/>
      <w:numFmt w:val="decimal"/>
      <w:lvlText w:val="%1.%2.%3.%4.%5.%6.%7.%8"/>
      <w:lvlJc w:val="left"/>
      <w:pPr>
        <w:tabs>
          <w:tab w:val="num" w:pos="2520"/>
        </w:tabs>
        <w:ind w:left="2520" w:hanging="1440"/>
      </w:pPr>
      <w:rPr>
        <w:rFonts w:cs="Times New Roman" w:hint="default"/>
      </w:rPr>
    </w:lvl>
    <w:lvl w:ilvl="8">
      <w:start w:val="1"/>
      <w:numFmt w:val="decimal"/>
      <w:lvlText w:val="%1.%2.%3.%4.%5.%6.%7.%8.%9"/>
      <w:lvlJc w:val="left"/>
      <w:pPr>
        <w:tabs>
          <w:tab w:val="num" w:pos="2664"/>
        </w:tabs>
        <w:ind w:left="2664" w:hanging="1584"/>
      </w:pPr>
      <w:rPr>
        <w:rFonts w:cs="Times New Roman" w:hint="default"/>
      </w:rPr>
    </w:lvl>
  </w:abstractNum>
  <w:abstractNum w:abstractNumId="60">
    <w:nsid w:val="756B4A6E"/>
    <w:multiLevelType w:val="hybridMultilevel"/>
    <w:tmpl w:val="7612008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1">
    <w:nsid w:val="75CD7DB1"/>
    <w:multiLevelType w:val="hybridMultilevel"/>
    <w:tmpl w:val="A5BCB044"/>
    <w:lvl w:ilvl="0" w:tplc="04090001">
      <w:start w:val="1"/>
      <w:numFmt w:val="bullet"/>
      <w:lvlText w:val=""/>
      <w:lvlJc w:val="left"/>
      <w:pPr>
        <w:ind w:left="882" w:hanging="360"/>
      </w:pPr>
      <w:rPr>
        <w:rFonts w:ascii="Symbol" w:hAnsi="Symbol" w:hint="default"/>
      </w:rPr>
    </w:lvl>
    <w:lvl w:ilvl="1" w:tplc="04090003" w:tentative="1">
      <w:start w:val="1"/>
      <w:numFmt w:val="bullet"/>
      <w:lvlText w:val="o"/>
      <w:lvlJc w:val="left"/>
      <w:pPr>
        <w:ind w:left="1602" w:hanging="360"/>
      </w:pPr>
      <w:rPr>
        <w:rFonts w:ascii="Courier New" w:hAnsi="Courier New" w:cs="Courier New" w:hint="default"/>
      </w:rPr>
    </w:lvl>
    <w:lvl w:ilvl="2" w:tplc="04090005" w:tentative="1">
      <w:start w:val="1"/>
      <w:numFmt w:val="bullet"/>
      <w:lvlText w:val=""/>
      <w:lvlJc w:val="left"/>
      <w:pPr>
        <w:ind w:left="2322" w:hanging="360"/>
      </w:pPr>
      <w:rPr>
        <w:rFonts w:ascii="Wingdings" w:hAnsi="Wingdings" w:hint="default"/>
      </w:rPr>
    </w:lvl>
    <w:lvl w:ilvl="3" w:tplc="04090001" w:tentative="1">
      <w:start w:val="1"/>
      <w:numFmt w:val="bullet"/>
      <w:lvlText w:val=""/>
      <w:lvlJc w:val="left"/>
      <w:pPr>
        <w:ind w:left="3042" w:hanging="360"/>
      </w:pPr>
      <w:rPr>
        <w:rFonts w:ascii="Symbol" w:hAnsi="Symbol" w:hint="default"/>
      </w:rPr>
    </w:lvl>
    <w:lvl w:ilvl="4" w:tplc="04090003" w:tentative="1">
      <w:start w:val="1"/>
      <w:numFmt w:val="bullet"/>
      <w:lvlText w:val="o"/>
      <w:lvlJc w:val="left"/>
      <w:pPr>
        <w:ind w:left="3762" w:hanging="360"/>
      </w:pPr>
      <w:rPr>
        <w:rFonts w:ascii="Courier New" w:hAnsi="Courier New" w:cs="Courier New" w:hint="default"/>
      </w:rPr>
    </w:lvl>
    <w:lvl w:ilvl="5" w:tplc="04090005" w:tentative="1">
      <w:start w:val="1"/>
      <w:numFmt w:val="bullet"/>
      <w:lvlText w:val=""/>
      <w:lvlJc w:val="left"/>
      <w:pPr>
        <w:ind w:left="4482" w:hanging="360"/>
      </w:pPr>
      <w:rPr>
        <w:rFonts w:ascii="Wingdings" w:hAnsi="Wingdings" w:hint="default"/>
      </w:rPr>
    </w:lvl>
    <w:lvl w:ilvl="6" w:tplc="04090001" w:tentative="1">
      <w:start w:val="1"/>
      <w:numFmt w:val="bullet"/>
      <w:lvlText w:val=""/>
      <w:lvlJc w:val="left"/>
      <w:pPr>
        <w:ind w:left="5202" w:hanging="360"/>
      </w:pPr>
      <w:rPr>
        <w:rFonts w:ascii="Symbol" w:hAnsi="Symbol" w:hint="default"/>
      </w:rPr>
    </w:lvl>
    <w:lvl w:ilvl="7" w:tplc="04090003" w:tentative="1">
      <w:start w:val="1"/>
      <w:numFmt w:val="bullet"/>
      <w:lvlText w:val="o"/>
      <w:lvlJc w:val="left"/>
      <w:pPr>
        <w:ind w:left="5922" w:hanging="360"/>
      </w:pPr>
      <w:rPr>
        <w:rFonts w:ascii="Courier New" w:hAnsi="Courier New" w:cs="Courier New" w:hint="default"/>
      </w:rPr>
    </w:lvl>
    <w:lvl w:ilvl="8" w:tplc="04090005" w:tentative="1">
      <w:start w:val="1"/>
      <w:numFmt w:val="bullet"/>
      <w:lvlText w:val=""/>
      <w:lvlJc w:val="left"/>
      <w:pPr>
        <w:ind w:left="6642" w:hanging="360"/>
      </w:pPr>
      <w:rPr>
        <w:rFonts w:ascii="Wingdings" w:hAnsi="Wingdings" w:hint="default"/>
      </w:rPr>
    </w:lvl>
  </w:abstractNum>
  <w:abstractNum w:abstractNumId="62">
    <w:nsid w:val="78786E3D"/>
    <w:multiLevelType w:val="multilevel"/>
    <w:tmpl w:val="68969B38"/>
    <w:lvl w:ilvl="0">
      <w:start w:val="1"/>
      <w:numFmt w:val="bullet"/>
      <w:lvlText w:val=""/>
      <w:lvlJc w:val="left"/>
      <w:pPr>
        <w:tabs>
          <w:tab w:val="num" w:pos="1800"/>
        </w:tabs>
        <w:ind w:left="180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240"/>
        </w:tabs>
        <w:ind w:left="3240" w:hanging="360"/>
      </w:pPr>
      <w:rPr>
        <w:rFonts w:ascii="Symbol" w:hAnsi="Symbol"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63">
    <w:nsid w:val="79557C8D"/>
    <w:multiLevelType w:val="multilevel"/>
    <w:tmpl w:val="E0B2C148"/>
    <w:lvl w:ilvl="0">
      <w:start w:val="1"/>
      <w:numFmt w:val="decimal"/>
      <w:pStyle w:val="ListNumber"/>
      <w:lvlText w:val="%1."/>
      <w:lvlJc w:val="left"/>
      <w:pPr>
        <w:tabs>
          <w:tab w:val="num" w:pos="360"/>
        </w:tabs>
        <w:ind w:left="360" w:hanging="360"/>
      </w:pPr>
      <w:rPr>
        <w:rFonts w:cs="Times New Roman" w:hint="default"/>
      </w:rPr>
    </w:lvl>
    <w:lvl w:ilvl="1">
      <w:start w:val="1"/>
      <w:numFmt w:val="lowerLetter"/>
      <w:pStyle w:val="ListNumber2"/>
      <w:lvlText w:val="%2."/>
      <w:lvlJc w:val="left"/>
      <w:pPr>
        <w:tabs>
          <w:tab w:val="num" w:pos="720"/>
        </w:tabs>
        <w:ind w:left="720" w:hanging="360"/>
      </w:pPr>
      <w:rPr>
        <w:rFonts w:cs="Times New Roman" w:hint="default"/>
      </w:rPr>
    </w:lvl>
    <w:lvl w:ilvl="2">
      <w:start w:val="1"/>
      <w:numFmt w:val="none"/>
      <w:pStyle w:val="ListNumber3"/>
      <w:lvlText w:val="i"/>
      <w:lvlJc w:val="left"/>
      <w:pPr>
        <w:tabs>
          <w:tab w:val="num" w:pos="1080"/>
        </w:tabs>
        <w:ind w:left="1080" w:hanging="360"/>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64">
    <w:nsid w:val="79C53DC0"/>
    <w:multiLevelType w:val="hybridMultilevel"/>
    <w:tmpl w:val="FF16AB3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5">
    <w:nsid w:val="7B7052A4"/>
    <w:multiLevelType w:val="hybridMultilevel"/>
    <w:tmpl w:val="296A26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C396777"/>
    <w:multiLevelType w:val="hybridMultilevel"/>
    <w:tmpl w:val="1E3A1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D6F6C83"/>
    <w:multiLevelType w:val="hybridMultilevel"/>
    <w:tmpl w:val="5686AC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F942642"/>
    <w:multiLevelType w:val="hybridMultilevel"/>
    <w:tmpl w:val="F6BE8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 w:numId="6">
    <w:abstractNumId w:val="45"/>
  </w:num>
  <w:num w:numId="7">
    <w:abstractNumId w:val="8"/>
  </w:num>
  <w:num w:numId="8">
    <w:abstractNumId w:val="53"/>
  </w:num>
  <w:num w:numId="9">
    <w:abstractNumId w:val="37"/>
  </w:num>
  <w:num w:numId="10">
    <w:abstractNumId w:val="56"/>
  </w:num>
  <w:num w:numId="11">
    <w:abstractNumId w:val="63"/>
    <w:lvlOverride w:ilvl="0">
      <w:startOverride w:val="1"/>
    </w:lvlOverride>
  </w:num>
  <w:num w:numId="12">
    <w:abstractNumId w:val="5"/>
  </w:num>
  <w:num w:numId="13">
    <w:abstractNumId w:val="64"/>
  </w:num>
  <w:num w:numId="14">
    <w:abstractNumId w:val="14"/>
  </w:num>
  <w:num w:numId="15">
    <w:abstractNumId w:val="15"/>
  </w:num>
  <w:num w:numId="16">
    <w:abstractNumId w:val="55"/>
  </w:num>
  <w:num w:numId="17">
    <w:abstractNumId w:val="42"/>
  </w:num>
  <w:num w:numId="18">
    <w:abstractNumId w:val="26"/>
  </w:num>
  <w:num w:numId="19">
    <w:abstractNumId w:val="62"/>
  </w:num>
  <w:num w:numId="20">
    <w:abstractNumId w:val="52"/>
  </w:num>
  <w:num w:numId="21">
    <w:abstractNumId w:val="38"/>
  </w:num>
  <w:num w:numId="22">
    <w:abstractNumId w:val="47"/>
  </w:num>
  <w:num w:numId="23">
    <w:abstractNumId w:val="23"/>
  </w:num>
  <w:num w:numId="24">
    <w:abstractNumId w:val="38"/>
  </w:num>
  <w:num w:numId="25">
    <w:abstractNumId w:val="32"/>
  </w:num>
  <w:num w:numId="26">
    <w:abstractNumId w:val="7"/>
  </w:num>
  <w:num w:numId="27">
    <w:abstractNumId w:val="40"/>
  </w:num>
  <w:num w:numId="28">
    <w:abstractNumId w:val="19"/>
  </w:num>
  <w:num w:numId="29">
    <w:abstractNumId w:val="24"/>
  </w:num>
  <w:num w:numId="30">
    <w:abstractNumId w:val="39"/>
  </w:num>
  <w:num w:numId="31">
    <w:abstractNumId w:val="30"/>
  </w:num>
  <w:num w:numId="32">
    <w:abstractNumId w:val="57"/>
  </w:num>
  <w:num w:numId="33">
    <w:abstractNumId w:val="43"/>
  </w:num>
  <w:num w:numId="34">
    <w:abstractNumId w:val="28"/>
  </w:num>
  <w:num w:numId="35">
    <w:abstractNumId w:val="9"/>
  </w:num>
  <w:num w:numId="36">
    <w:abstractNumId w:val="25"/>
  </w:num>
  <w:num w:numId="37">
    <w:abstractNumId w:val="44"/>
  </w:num>
  <w:num w:numId="38">
    <w:abstractNumId w:val="41"/>
  </w:num>
  <w:num w:numId="39">
    <w:abstractNumId w:val="10"/>
  </w:num>
  <w:num w:numId="40">
    <w:abstractNumId w:val="49"/>
  </w:num>
  <w:num w:numId="41">
    <w:abstractNumId w:val="58"/>
  </w:num>
  <w:num w:numId="42">
    <w:abstractNumId w:val="22"/>
  </w:num>
  <w:num w:numId="43">
    <w:abstractNumId w:val="61"/>
  </w:num>
  <w:num w:numId="44">
    <w:abstractNumId w:val="48"/>
  </w:num>
  <w:num w:numId="45">
    <w:abstractNumId w:val="31"/>
  </w:num>
  <w:num w:numId="46">
    <w:abstractNumId w:val="68"/>
  </w:num>
  <w:num w:numId="47">
    <w:abstractNumId w:val="34"/>
  </w:num>
  <w:num w:numId="48">
    <w:abstractNumId w:val="18"/>
  </w:num>
  <w:num w:numId="49">
    <w:abstractNumId w:val="20"/>
  </w:num>
  <w:num w:numId="50">
    <w:abstractNumId w:val="27"/>
  </w:num>
  <w:num w:numId="51">
    <w:abstractNumId w:val="16"/>
  </w:num>
  <w:num w:numId="52">
    <w:abstractNumId w:val="50"/>
  </w:num>
  <w:num w:numId="53">
    <w:abstractNumId w:val="35"/>
  </w:num>
  <w:num w:numId="54">
    <w:abstractNumId w:val="17"/>
  </w:num>
  <w:num w:numId="55">
    <w:abstractNumId w:val="29"/>
  </w:num>
  <w:num w:numId="56">
    <w:abstractNumId w:val="60"/>
  </w:num>
  <w:num w:numId="57">
    <w:abstractNumId w:val="21"/>
  </w:num>
  <w:num w:numId="58">
    <w:abstractNumId w:val="13"/>
  </w:num>
  <w:num w:numId="59">
    <w:abstractNumId w:val="6"/>
  </w:num>
  <w:num w:numId="60">
    <w:abstractNumId w:val="12"/>
  </w:num>
  <w:num w:numId="61">
    <w:abstractNumId w:val="66"/>
  </w:num>
  <w:num w:numId="62">
    <w:abstractNumId w:val="33"/>
  </w:num>
  <w:num w:numId="63">
    <w:abstractNumId w:val="65"/>
  </w:num>
  <w:num w:numId="64">
    <w:abstractNumId w:val="54"/>
  </w:num>
  <w:num w:numId="65">
    <w:abstractNumId w:val="36"/>
  </w:num>
  <w:num w:numId="66">
    <w:abstractNumId w:val="46"/>
  </w:num>
  <w:num w:numId="67">
    <w:abstractNumId w:val="67"/>
  </w:num>
  <w:num w:numId="68">
    <w:abstractNumId w:val="59"/>
  </w:num>
  <w:num w:numId="69">
    <w:abstractNumId w:val="3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1"/>
  </w:num>
  <w:num w:numId="71">
    <w:abstractNumId w:val="1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wtDQxNja3NLMwNTUzNTBS0lEKTi0uzszPAykwrAUAqraUISwAAAA="/>
  </w:docVars>
  <w:rsids>
    <w:rsidRoot w:val="00C85E53"/>
    <w:rsid w:val="000001E4"/>
    <w:rsid w:val="00001582"/>
    <w:rsid w:val="0000331B"/>
    <w:rsid w:val="00003B0F"/>
    <w:rsid w:val="000060E4"/>
    <w:rsid w:val="0000747E"/>
    <w:rsid w:val="00010117"/>
    <w:rsid w:val="000102B4"/>
    <w:rsid w:val="000108AF"/>
    <w:rsid w:val="00010F3D"/>
    <w:rsid w:val="000141E3"/>
    <w:rsid w:val="00015D40"/>
    <w:rsid w:val="00016890"/>
    <w:rsid w:val="000173FF"/>
    <w:rsid w:val="00017566"/>
    <w:rsid w:val="00020B24"/>
    <w:rsid w:val="00021A82"/>
    <w:rsid w:val="000222D8"/>
    <w:rsid w:val="0002379F"/>
    <w:rsid w:val="00023DA9"/>
    <w:rsid w:val="00027D4F"/>
    <w:rsid w:val="00035B66"/>
    <w:rsid w:val="000361A9"/>
    <w:rsid w:val="00036EAA"/>
    <w:rsid w:val="000404D0"/>
    <w:rsid w:val="00040DFD"/>
    <w:rsid w:val="000413A6"/>
    <w:rsid w:val="0004201A"/>
    <w:rsid w:val="00042131"/>
    <w:rsid w:val="00042E10"/>
    <w:rsid w:val="00043286"/>
    <w:rsid w:val="000462F7"/>
    <w:rsid w:val="00046AE2"/>
    <w:rsid w:val="00047044"/>
    <w:rsid w:val="00050C8A"/>
    <w:rsid w:val="00051CD9"/>
    <w:rsid w:val="0005241E"/>
    <w:rsid w:val="00053AD7"/>
    <w:rsid w:val="00053CB5"/>
    <w:rsid w:val="00055436"/>
    <w:rsid w:val="00055DAC"/>
    <w:rsid w:val="000579EA"/>
    <w:rsid w:val="00060E75"/>
    <w:rsid w:val="00061B12"/>
    <w:rsid w:val="0006333E"/>
    <w:rsid w:val="000637E9"/>
    <w:rsid w:val="00065715"/>
    <w:rsid w:val="00066A57"/>
    <w:rsid w:val="00066EC9"/>
    <w:rsid w:val="00067064"/>
    <w:rsid w:val="000672C2"/>
    <w:rsid w:val="00070464"/>
    <w:rsid w:val="000709D0"/>
    <w:rsid w:val="000716F3"/>
    <w:rsid w:val="00071AC3"/>
    <w:rsid w:val="00074633"/>
    <w:rsid w:val="00074EB4"/>
    <w:rsid w:val="000765DD"/>
    <w:rsid w:val="000826AF"/>
    <w:rsid w:val="0008346A"/>
    <w:rsid w:val="00083DD7"/>
    <w:rsid w:val="000869CE"/>
    <w:rsid w:val="00087990"/>
    <w:rsid w:val="000919B7"/>
    <w:rsid w:val="00094155"/>
    <w:rsid w:val="00095A66"/>
    <w:rsid w:val="0009704A"/>
    <w:rsid w:val="000974BD"/>
    <w:rsid w:val="000A1A54"/>
    <w:rsid w:val="000A2B1A"/>
    <w:rsid w:val="000A4CB2"/>
    <w:rsid w:val="000A67ED"/>
    <w:rsid w:val="000A6EAC"/>
    <w:rsid w:val="000B4A05"/>
    <w:rsid w:val="000B4CF4"/>
    <w:rsid w:val="000B5DA5"/>
    <w:rsid w:val="000B6D01"/>
    <w:rsid w:val="000C330E"/>
    <w:rsid w:val="000D1685"/>
    <w:rsid w:val="000D443F"/>
    <w:rsid w:val="000D4DF3"/>
    <w:rsid w:val="000E1AC9"/>
    <w:rsid w:val="000E2986"/>
    <w:rsid w:val="000E60AB"/>
    <w:rsid w:val="000E6A69"/>
    <w:rsid w:val="000F23DF"/>
    <w:rsid w:val="000F32B7"/>
    <w:rsid w:val="000F4DE6"/>
    <w:rsid w:val="000F5127"/>
    <w:rsid w:val="000F7693"/>
    <w:rsid w:val="00100C5D"/>
    <w:rsid w:val="00106336"/>
    <w:rsid w:val="00107809"/>
    <w:rsid w:val="00107D39"/>
    <w:rsid w:val="0011011F"/>
    <w:rsid w:val="0011274D"/>
    <w:rsid w:val="001132CE"/>
    <w:rsid w:val="001147CA"/>
    <w:rsid w:val="00117776"/>
    <w:rsid w:val="00117A90"/>
    <w:rsid w:val="00117C1D"/>
    <w:rsid w:val="0012045E"/>
    <w:rsid w:val="00121B4C"/>
    <w:rsid w:val="00123282"/>
    <w:rsid w:val="0013222D"/>
    <w:rsid w:val="0013233B"/>
    <w:rsid w:val="00133160"/>
    <w:rsid w:val="001355CA"/>
    <w:rsid w:val="001356A3"/>
    <w:rsid w:val="00136855"/>
    <w:rsid w:val="0014026D"/>
    <w:rsid w:val="00140781"/>
    <w:rsid w:val="00140BA9"/>
    <w:rsid w:val="00141746"/>
    <w:rsid w:val="001422DD"/>
    <w:rsid w:val="0014616C"/>
    <w:rsid w:val="0014727B"/>
    <w:rsid w:val="00150152"/>
    <w:rsid w:val="00151578"/>
    <w:rsid w:val="001525E7"/>
    <w:rsid w:val="00152AE5"/>
    <w:rsid w:val="00152BAD"/>
    <w:rsid w:val="00153A0D"/>
    <w:rsid w:val="001543E3"/>
    <w:rsid w:val="001549EF"/>
    <w:rsid w:val="00155171"/>
    <w:rsid w:val="001555FC"/>
    <w:rsid w:val="00156085"/>
    <w:rsid w:val="00156954"/>
    <w:rsid w:val="00163574"/>
    <w:rsid w:val="0016412B"/>
    <w:rsid w:val="00165AFD"/>
    <w:rsid w:val="001666C0"/>
    <w:rsid w:val="001701DB"/>
    <w:rsid w:val="00170826"/>
    <w:rsid w:val="00170DC1"/>
    <w:rsid w:val="00170E1B"/>
    <w:rsid w:val="0017122F"/>
    <w:rsid w:val="0017230F"/>
    <w:rsid w:val="0017257C"/>
    <w:rsid w:val="00177CEC"/>
    <w:rsid w:val="001858C0"/>
    <w:rsid w:val="001859B1"/>
    <w:rsid w:val="00187A4C"/>
    <w:rsid w:val="00187E4E"/>
    <w:rsid w:val="00190DBB"/>
    <w:rsid w:val="00191488"/>
    <w:rsid w:val="00195264"/>
    <w:rsid w:val="0019528C"/>
    <w:rsid w:val="0019626E"/>
    <w:rsid w:val="00196830"/>
    <w:rsid w:val="001979A0"/>
    <w:rsid w:val="001A0124"/>
    <w:rsid w:val="001A10E7"/>
    <w:rsid w:val="001A13CA"/>
    <w:rsid w:val="001A1681"/>
    <w:rsid w:val="001A2BF8"/>
    <w:rsid w:val="001A4B9E"/>
    <w:rsid w:val="001A678D"/>
    <w:rsid w:val="001A71EF"/>
    <w:rsid w:val="001B5C1B"/>
    <w:rsid w:val="001B64D3"/>
    <w:rsid w:val="001C00DA"/>
    <w:rsid w:val="001C11C3"/>
    <w:rsid w:val="001C1A70"/>
    <w:rsid w:val="001C294D"/>
    <w:rsid w:val="001C34B6"/>
    <w:rsid w:val="001C4C25"/>
    <w:rsid w:val="001C70A7"/>
    <w:rsid w:val="001C7B35"/>
    <w:rsid w:val="001D105A"/>
    <w:rsid w:val="001D2266"/>
    <w:rsid w:val="001D2BA4"/>
    <w:rsid w:val="001D3E62"/>
    <w:rsid w:val="001D461E"/>
    <w:rsid w:val="001D4FEA"/>
    <w:rsid w:val="001E2C7A"/>
    <w:rsid w:val="001E46A0"/>
    <w:rsid w:val="001E7DFE"/>
    <w:rsid w:val="001F1B06"/>
    <w:rsid w:val="001F4117"/>
    <w:rsid w:val="00205ABC"/>
    <w:rsid w:val="00206224"/>
    <w:rsid w:val="002120E6"/>
    <w:rsid w:val="00212B08"/>
    <w:rsid w:val="00217715"/>
    <w:rsid w:val="00220C9A"/>
    <w:rsid w:val="002210E4"/>
    <w:rsid w:val="0022223C"/>
    <w:rsid w:val="002228CC"/>
    <w:rsid w:val="002228E3"/>
    <w:rsid w:val="002239AC"/>
    <w:rsid w:val="00223B91"/>
    <w:rsid w:val="00224C6C"/>
    <w:rsid w:val="00226404"/>
    <w:rsid w:val="00226920"/>
    <w:rsid w:val="002300E2"/>
    <w:rsid w:val="00232E7F"/>
    <w:rsid w:val="00233AFF"/>
    <w:rsid w:val="0023553A"/>
    <w:rsid w:val="002379F2"/>
    <w:rsid w:val="00240DBC"/>
    <w:rsid w:val="00240F3C"/>
    <w:rsid w:val="0024110A"/>
    <w:rsid w:val="00242BF6"/>
    <w:rsid w:val="002432A9"/>
    <w:rsid w:val="002460EA"/>
    <w:rsid w:val="0025251C"/>
    <w:rsid w:val="00253CC6"/>
    <w:rsid w:val="00254443"/>
    <w:rsid w:val="00254E26"/>
    <w:rsid w:val="002559C8"/>
    <w:rsid w:val="002567D6"/>
    <w:rsid w:val="00260C1A"/>
    <w:rsid w:val="002627DE"/>
    <w:rsid w:val="00267984"/>
    <w:rsid w:val="00270A9E"/>
    <w:rsid w:val="0027186C"/>
    <w:rsid w:val="002721C3"/>
    <w:rsid w:val="002724D8"/>
    <w:rsid w:val="00272EA7"/>
    <w:rsid w:val="002738AF"/>
    <w:rsid w:val="00273CB4"/>
    <w:rsid w:val="00274B24"/>
    <w:rsid w:val="0027536A"/>
    <w:rsid w:val="00275EBF"/>
    <w:rsid w:val="00276209"/>
    <w:rsid w:val="0028309E"/>
    <w:rsid w:val="00283788"/>
    <w:rsid w:val="00285DDD"/>
    <w:rsid w:val="00291ED5"/>
    <w:rsid w:val="00293ACA"/>
    <w:rsid w:val="00293E9F"/>
    <w:rsid w:val="00297022"/>
    <w:rsid w:val="00297704"/>
    <w:rsid w:val="002A12CC"/>
    <w:rsid w:val="002A15DE"/>
    <w:rsid w:val="002A31B2"/>
    <w:rsid w:val="002A60F2"/>
    <w:rsid w:val="002A7939"/>
    <w:rsid w:val="002A7C2C"/>
    <w:rsid w:val="002B6EBC"/>
    <w:rsid w:val="002B6F6D"/>
    <w:rsid w:val="002B764D"/>
    <w:rsid w:val="002C0B55"/>
    <w:rsid w:val="002C0BE9"/>
    <w:rsid w:val="002C2334"/>
    <w:rsid w:val="002C2E74"/>
    <w:rsid w:val="002C4F1D"/>
    <w:rsid w:val="002C7CE4"/>
    <w:rsid w:val="002D69E7"/>
    <w:rsid w:val="002D7601"/>
    <w:rsid w:val="002E1AFA"/>
    <w:rsid w:val="002E48B7"/>
    <w:rsid w:val="002E5EEB"/>
    <w:rsid w:val="002E7152"/>
    <w:rsid w:val="002F1CC1"/>
    <w:rsid w:val="002F2372"/>
    <w:rsid w:val="002F500C"/>
    <w:rsid w:val="002F5121"/>
    <w:rsid w:val="00302D0B"/>
    <w:rsid w:val="003035F0"/>
    <w:rsid w:val="00304B46"/>
    <w:rsid w:val="00305DAC"/>
    <w:rsid w:val="00305F42"/>
    <w:rsid w:val="00306553"/>
    <w:rsid w:val="003066B3"/>
    <w:rsid w:val="00310510"/>
    <w:rsid w:val="00310CD0"/>
    <w:rsid w:val="003114EF"/>
    <w:rsid w:val="00313B6F"/>
    <w:rsid w:val="0031798D"/>
    <w:rsid w:val="00320BDA"/>
    <w:rsid w:val="00322D8E"/>
    <w:rsid w:val="00324DD0"/>
    <w:rsid w:val="00326172"/>
    <w:rsid w:val="003272F7"/>
    <w:rsid w:val="0033153C"/>
    <w:rsid w:val="00332C29"/>
    <w:rsid w:val="00334098"/>
    <w:rsid w:val="003349CB"/>
    <w:rsid w:val="003358E4"/>
    <w:rsid w:val="00335C30"/>
    <w:rsid w:val="00340849"/>
    <w:rsid w:val="003412C9"/>
    <w:rsid w:val="0034262B"/>
    <w:rsid w:val="00342811"/>
    <w:rsid w:val="00342974"/>
    <w:rsid w:val="0034453E"/>
    <w:rsid w:val="00344F03"/>
    <w:rsid w:val="00346C74"/>
    <w:rsid w:val="0035126F"/>
    <w:rsid w:val="003516A9"/>
    <w:rsid w:val="00351957"/>
    <w:rsid w:val="003529F0"/>
    <w:rsid w:val="00353CE8"/>
    <w:rsid w:val="00356166"/>
    <w:rsid w:val="003567D8"/>
    <w:rsid w:val="003569FF"/>
    <w:rsid w:val="003610B2"/>
    <w:rsid w:val="0036178B"/>
    <w:rsid w:val="00363260"/>
    <w:rsid w:val="00364132"/>
    <w:rsid w:val="00364591"/>
    <w:rsid w:val="00364C50"/>
    <w:rsid w:val="00366A39"/>
    <w:rsid w:val="003674C7"/>
    <w:rsid w:val="00367FD4"/>
    <w:rsid w:val="00370970"/>
    <w:rsid w:val="00370FF7"/>
    <w:rsid w:val="003710B5"/>
    <w:rsid w:val="00373FBC"/>
    <w:rsid w:val="003763C1"/>
    <w:rsid w:val="00376680"/>
    <w:rsid w:val="00376D37"/>
    <w:rsid w:val="00377F13"/>
    <w:rsid w:val="003843FA"/>
    <w:rsid w:val="0038445F"/>
    <w:rsid w:val="00384C3B"/>
    <w:rsid w:val="00385D75"/>
    <w:rsid w:val="00386136"/>
    <w:rsid w:val="00390039"/>
    <w:rsid w:val="00392ABD"/>
    <w:rsid w:val="00392B30"/>
    <w:rsid w:val="00393DFB"/>
    <w:rsid w:val="003941A3"/>
    <w:rsid w:val="00394BC0"/>
    <w:rsid w:val="003952B5"/>
    <w:rsid w:val="003965C3"/>
    <w:rsid w:val="0039782E"/>
    <w:rsid w:val="0039783E"/>
    <w:rsid w:val="00397AAA"/>
    <w:rsid w:val="003A05D5"/>
    <w:rsid w:val="003A15E3"/>
    <w:rsid w:val="003A2332"/>
    <w:rsid w:val="003A360D"/>
    <w:rsid w:val="003A3C86"/>
    <w:rsid w:val="003A4F38"/>
    <w:rsid w:val="003A52C0"/>
    <w:rsid w:val="003A779D"/>
    <w:rsid w:val="003A7DDB"/>
    <w:rsid w:val="003B1968"/>
    <w:rsid w:val="003B2432"/>
    <w:rsid w:val="003B2726"/>
    <w:rsid w:val="003B2FCB"/>
    <w:rsid w:val="003B5693"/>
    <w:rsid w:val="003B576A"/>
    <w:rsid w:val="003B65ED"/>
    <w:rsid w:val="003C05EB"/>
    <w:rsid w:val="003C1CC9"/>
    <w:rsid w:val="003C3B67"/>
    <w:rsid w:val="003C3F7F"/>
    <w:rsid w:val="003C533B"/>
    <w:rsid w:val="003C5FD7"/>
    <w:rsid w:val="003C6759"/>
    <w:rsid w:val="003C7FBC"/>
    <w:rsid w:val="003D0E2C"/>
    <w:rsid w:val="003D1BAD"/>
    <w:rsid w:val="003D28EB"/>
    <w:rsid w:val="003D4662"/>
    <w:rsid w:val="003D516E"/>
    <w:rsid w:val="003D64E5"/>
    <w:rsid w:val="003D6AB3"/>
    <w:rsid w:val="003D7610"/>
    <w:rsid w:val="003E06E8"/>
    <w:rsid w:val="003E2487"/>
    <w:rsid w:val="003E4ABC"/>
    <w:rsid w:val="003E50DD"/>
    <w:rsid w:val="003F0083"/>
    <w:rsid w:val="003F09F6"/>
    <w:rsid w:val="003F0C2B"/>
    <w:rsid w:val="003F2D5D"/>
    <w:rsid w:val="003F52CD"/>
    <w:rsid w:val="003F69D3"/>
    <w:rsid w:val="00405553"/>
    <w:rsid w:val="0040738C"/>
    <w:rsid w:val="004103B3"/>
    <w:rsid w:val="00410ECB"/>
    <w:rsid w:val="00411723"/>
    <w:rsid w:val="00411A9B"/>
    <w:rsid w:val="00415969"/>
    <w:rsid w:val="004178C9"/>
    <w:rsid w:val="00420353"/>
    <w:rsid w:val="004213C3"/>
    <w:rsid w:val="004217A0"/>
    <w:rsid w:val="00423FA9"/>
    <w:rsid w:val="004243B5"/>
    <w:rsid w:val="004264F8"/>
    <w:rsid w:val="0042716C"/>
    <w:rsid w:val="00427893"/>
    <w:rsid w:val="004324F9"/>
    <w:rsid w:val="00433849"/>
    <w:rsid w:val="00435858"/>
    <w:rsid w:val="00443D1B"/>
    <w:rsid w:val="004449EB"/>
    <w:rsid w:val="004518A2"/>
    <w:rsid w:val="004557B3"/>
    <w:rsid w:val="00456465"/>
    <w:rsid w:val="00461551"/>
    <w:rsid w:val="0046255B"/>
    <w:rsid w:val="00463C90"/>
    <w:rsid w:val="00464546"/>
    <w:rsid w:val="00465DDA"/>
    <w:rsid w:val="00466AE6"/>
    <w:rsid w:val="0047014B"/>
    <w:rsid w:val="0047123A"/>
    <w:rsid w:val="00472176"/>
    <w:rsid w:val="00473007"/>
    <w:rsid w:val="004758C2"/>
    <w:rsid w:val="00475FF1"/>
    <w:rsid w:val="00476547"/>
    <w:rsid w:val="00484506"/>
    <w:rsid w:val="00490596"/>
    <w:rsid w:val="00493894"/>
    <w:rsid w:val="0049775B"/>
    <w:rsid w:val="004A4C85"/>
    <w:rsid w:val="004A7DF6"/>
    <w:rsid w:val="004B20A7"/>
    <w:rsid w:val="004B33E4"/>
    <w:rsid w:val="004B3E0B"/>
    <w:rsid w:val="004B538F"/>
    <w:rsid w:val="004B5433"/>
    <w:rsid w:val="004B785A"/>
    <w:rsid w:val="004C209D"/>
    <w:rsid w:val="004C2598"/>
    <w:rsid w:val="004C2B7A"/>
    <w:rsid w:val="004C53CC"/>
    <w:rsid w:val="004C6E60"/>
    <w:rsid w:val="004D0AA7"/>
    <w:rsid w:val="004D237A"/>
    <w:rsid w:val="004D347A"/>
    <w:rsid w:val="004D34B4"/>
    <w:rsid w:val="004D3ED7"/>
    <w:rsid w:val="004D4A74"/>
    <w:rsid w:val="004D59D3"/>
    <w:rsid w:val="004D6703"/>
    <w:rsid w:val="004D728E"/>
    <w:rsid w:val="004D7C18"/>
    <w:rsid w:val="004E1F56"/>
    <w:rsid w:val="004E48F0"/>
    <w:rsid w:val="004F1136"/>
    <w:rsid w:val="004F3AB8"/>
    <w:rsid w:val="004F3B86"/>
    <w:rsid w:val="004F3E40"/>
    <w:rsid w:val="004F63E1"/>
    <w:rsid w:val="005003E1"/>
    <w:rsid w:val="005008E1"/>
    <w:rsid w:val="0050265A"/>
    <w:rsid w:val="00503A6A"/>
    <w:rsid w:val="005061A6"/>
    <w:rsid w:val="00510635"/>
    <w:rsid w:val="0051150F"/>
    <w:rsid w:val="005176F3"/>
    <w:rsid w:val="005177B1"/>
    <w:rsid w:val="0052454B"/>
    <w:rsid w:val="00525A8E"/>
    <w:rsid w:val="00531858"/>
    <w:rsid w:val="00532529"/>
    <w:rsid w:val="0053272E"/>
    <w:rsid w:val="00536E75"/>
    <w:rsid w:val="00537ED2"/>
    <w:rsid w:val="00540F99"/>
    <w:rsid w:val="005411AA"/>
    <w:rsid w:val="005436AF"/>
    <w:rsid w:val="00550BB5"/>
    <w:rsid w:val="00554ACF"/>
    <w:rsid w:val="00557473"/>
    <w:rsid w:val="00562483"/>
    <w:rsid w:val="005629CE"/>
    <w:rsid w:val="00563B96"/>
    <w:rsid w:val="00564F57"/>
    <w:rsid w:val="00565675"/>
    <w:rsid w:val="00566C32"/>
    <w:rsid w:val="00567108"/>
    <w:rsid w:val="005676F0"/>
    <w:rsid w:val="00570A54"/>
    <w:rsid w:val="00572155"/>
    <w:rsid w:val="0057250C"/>
    <w:rsid w:val="00572C57"/>
    <w:rsid w:val="0057374D"/>
    <w:rsid w:val="005746EB"/>
    <w:rsid w:val="0058191B"/>
    <w:rsid w:val="00581C4B"/>
    <w:rsid w:val="00582357"/>
    <w:rsid w:val="00582A1A"/>
    <w:rsid w:val="00582FEF"/>
    <w:rsid w:val="00583565"/>
    <w:rsid w:val="005911D7"/>
    <w:rsid w:val="005951B8"/>
    <w:rsid w:val="0059626C"/>
    <w:rsid w:val="00596611"/>
    <w:rsid w:val="00597207"/>
    <w:rsid w:val="005A6394"/>
    <w:rsid w:val="005B2314"/>
    <w:rsid w:val="005B2C48"/>
    <w:rsid w:val="005B3041"/>
    <w:rsid w:val="005B767E"/>
    <w:rsid w:val="005C00EC"/>
    <w:rsid w:val="005C209B"/>
    <w:rsid w:val="005C3871"/>
    <w:rsid w:val="005C45DF"/>
    <w:rsid w:val="005C5661"/>
    <w:rsid w:val="005C75FD"/>
    <w:rsid w:val="005C7BE6"/>
    <w:rsid w:val="005D1142"/>
    <w:rsid w:val="005D1F44"/>
    <w:rsid w:val="005D34A9"/>
    <w:rsid w:val="005D406D"/>
    <w:rsid w:val="005D433D"/>
    <w:rsid w:val="005D4438"/>
    <w:rsid w:val="005D55B9"/>
    <w:rsid w:val="005D55FE"/>
    <w:rsid w:val="005D745D"/>
    <w:rsid w:val="005D7D7B"/>
    <w:rsid w:val="005E15C3"/>
    <w:rsid w:val="005E25C3"/>
    <w:rsid w:val="005E35BB"/>
    <w:rsid w:val="005E3D6D"/>
    <w:rsid w:val="005E6DE2"/>
    <w:rsid w:val="005E7379"/>
    <w:rsid w:val="005F1D4C"/>
    <w:rsid w:val="005F44D0"/>
    <w:rsid w:val="005F559C"/>
    <w:rsid w:val="005F63DA"/>
    <w:rsid w:val="00600022"/>
    <w:rsid w:val="006019AD"/>
    <w:rsid w:val="0060296B"/>
    <w:rsid w:val="00605C18"/>
    <w:rsid w:val="00606511"/>
    <w:rsid w:val="00606BAA"/>
    <w:rsid w:val="00606C6C"/>
    <w:rsid w:val="00610212"/>
    <w:rsid w:val="006113FF"/>
    <w:rsid w:val="00611BC0"/>
    <w:rsid w:val="006131F4"/>
    <w:rsid w:val="00614116"/>
    <w:rsid w:val="006143CC"/>
    <w:rsid w:val="00614B36"/>
    <w:rsid w:val="00614C1D"/>
    <w:rsid w:val="00615289"/>
    <w:rsid w:val="00616AD3"/>
    <w:rsid w:val="006240C6"/>
    <w:rsid w:val="00624D53"/>
    <w:rsid w:val="00625728"/>
    <w:rsid w:val="00625D54"/>
    <w:rsid w:val="00632B7D"/>
    <w:rsid w:val="00634865"/>
    <w:rsid w:val="00634B19"/>
    <w:rsid w:val="00634E46"/>
    <w:rsid w:val="00635C6B"/>
    <w:rsid w:val="00636BDF"/>
    <w:rsid w:val="006378FF"/>
    <w:rsid w:val="00644581"/>
    <w:rsid w:val="00644AE8"/>
    <w:rsid w:val="006454E6"/>
    <w:rsid w:val="006463F0"/>
    <w:rsid w:val="00646C5C"/>
    <w:rsid w:val="00650623"/>
    <w:rsid w:val="0065140E"/>
    <w:rsid w:val="006529FE"/>
    <w:rsid w:val="00654EF6"/>
    <w:rsid w:val="006568D2"/>
    <w:rsid w:val="00656947"/>
    <w:rsid w:val="00656DE1"/>
    <w:rsid w:val="00663232"/>
    <w:rsid w:val="006643CD"/>
    <w:rsid w:val="0066565B"/>
    <w:rsid w:val="00665DE0"/>
    <w:rsid w:val="00666FB8"/>
    <w:rsid w:val="0066750F"/>
    <w:rsid w:val="006707C4"/>
    <w:rsid w:val="006718C7"/>
    <w:rsid w:val="0067602B"/>
    <w:rsid w:val="00680DC7"/>
    <w:rsid w:val="0068255D"/>
    <w:rsid w:val="00682A95"/>
    <w:rsid w:val="00686249"/>
    <w:rsid w:val="00687C42"/>
    <w:rsid w:val="00690653"/>
    <w:rsid w:val="006909A4"/>
    <w:rsid w:val="00692520"/>
    <w:rsid w:val="00695227"/>
    <w:rsid w:val="006952E8"/>
    <w:rsid w:val="006A0663"/>
    <w:rsid w:val="006A18D4"/>
    <w:rsid w:val="006A3B31"/>
    <w:rsid w:val="006A3C84"/>
    <w:rsid w:val="006A4CE4"/>
    <w:rsid w:val="006A6D6B"/>
    <w:rsid w:val="006B0386"/>
    <w:rsid w:val="006B2CA3"/>
    <w:rsid w:val="006B4C7E"/>
    <w:rsid w:val="006B6543"/>
    <w:rsid w:val="006C0B81"/>
    <w:rsid w:val="006C14F2"/>
    <w:rsid w:val="006C315C"/>
    <w:rsid w:val="006C44E5"/>
    <w:rsid w:val="006C70AB"/>
    <w:rsid w:val="006C7921"/>
    <w:rsid w:val="006D0C91"/>
    <w:rsid w:val="006D0D14"/>
    <w:rsid w:val="006D75B2"/>
    <w:rsid w:val="006E034B"/>
    <w:rsid w:val="006E1386"/>
    <w:rsid w:val="006E5FE0"/>
    <w:rsid w:val="006E77D2"/>
    <w:rsid w:val="006F186F"/>
    <w:rsid w:val="006F2A71"/>
    <w:rsid w:val="006F3730"/>
    <w:rsid w:val="006F5C48"/>
    <w:rsid w:val="00701511"/>
    <w:rsid w:val="00701DA1"/>
    <w:rsid w:val="007060E9"/>
    <w:rsid w:val="007076C7"/>
    <w:rsid w:val="007113B0"/>
    <w:rsid w:val="00711962"/>
    <w:rsid w:val="007122E9"/>
    <w:rsid w:val="0071294F"/>
    <w:rsid w:val="00713721"/>
    <w:rsid w:val="00714684"/>
    <w:rsid w:val="0071532E"/>
    <w:rsid w:val="00715484"/>
    <w:rsid w:val="007154EA"/>
    <w:rsid w:val="0071551F"/>
    <w:rsid w:val="007157E1"/>
    <w:rsid w:val="00716872"/>
    <w:rsid w:val="00721600"/>
    <w:rsid w:val="00722F95"/>
    <w:rsid w:val="00724DDE"/>
    <w:rsid w:val="0072644A"/>
    <w:rsid w:val="00726EA3"/>
    <w:rsid w:val="00730655"/>
    <w:rsid w:val="00730DC2"/>
    <w:rsid w:val="00732717"/>
    <w:rsid w:val="00735D32"/>
    <w:rsid w:val="00736158"/>
    <w:rsid w:val="00740DF5"/>
    <w:rsid w:val="00741D24"/>
    <w:rsid w:val="0074365F"/>
    <w:rsid w:val="0074388B"/>
    <w:rsid w:val="00743B06"/>
    <w:rsid w:val="00745EC7"/>
    <w:rsid w:val="00746156"/>
    <w:rsid w:val="007471BA"/>
    <w:rsid w:val="0075181C"/>
    <w:rsid w:val="00753A5B"/>
    <w:rsid w:val="0075680C"/>
    <w:rsid w:val="00761BD5"/>
    <w:rsid w:val="00762865"/>
    <w:rsid w:val="00766876"/>
    <w:rsid w:val="00767211"/>
    <w:rsid w:val="007678D3"/>
    <w:rsid w:val="00771453"/>
    <w:rsid w:val="00771625"/>
    <w:rsid w:val="0077194D"/>
    <w:rsid w:val="00771D7C"/>
    <w:rsid w:val="0077272E"/>
    <w:rsid w:val="00772949"/>
    <w:rsid w:val="00773E80"/>
    <w:rsid w:val="00775A1A"/>
    <w:rsid w:val="00775EFF"/>
    <w:rsid w:val="00777F34"/>
    <w:rsid w:val="00780355"/>
    <w:rsid w:val="00780CB5"/>
    <w:rsid w:val="007826A8"/>
    <w:rsid w:val="00785A32"/>
    <w:rsid w:val="0078752A"/>
    <w:rsid w:val="00790022"/>
    <w:rsid w:val="007916A2"/>
    <w:rsid w:val="007919D7"/>
    <w:rsid w:val="0079460C"/>
    <w:rsid w:val="0079487C"/>
    <w:rsid w:val="00795996"/>
    <w:rsid w:val="00795D08"/>
    <w:rsid w:val="007968A9"/>
    <w:rsid w:val="007A005D"/>
    <w:rsid w:val="007A050B"/>
    <w:rsid w:val="007A38D0"/>
    <w:rsid w:val="007A4773"/>
    <w:rsid w:val="007B3683"/>
    <w:rsid w:val="007B580B"/>
    <w:rsid w:val="007B5EA1"/>
    <w:rsid w:val="007B605C"/>
    <w:rsid w:val="007B6B48"/>
    <w:rsid w:val="007C16C2"/>
    <w:rsid w:val="007C1C6F"/>
    <w:rsid w:val="007C2BA9"/>
    <w:rsid w:val="007C6BBD"/>
    <w:rsid w:val="007C707C"/>
    <w:rsid w:val="007C7184"/>
    <w:rsid w:val="007C7FBE"/>
    <w:rsid w:val="007D058E"/>
    <w:rsid w:val="007D1042"/>
    <w:rsid w:val="007D1652"/>
    <w:rsid w:val="007D1D72"/>
    <w:rsid w:val="007D312D"/>
    <w:rsid w:val="007D329B"/>
    <w:rsid w:val="007D5647"/>
    <w:rsid w:val="007D5D7A"/>
    <w:rsid w:val="007D78DB"/>
    <w:rsid w:val="007D7BE2"/>
    <w:rsid w:val="007E209E"/>
    <w:rsid w:val="007E2BBB"/>
    <w:rsid w:val="007E3572"/>
    <w:rsid w:val="007E53ED"/>
    <w:rsid w:val="007F082B"/>
    <w:rsid w:val="007F1AE5"/>
    <w:rsid w:val="007F247E"/>
    <w:rsid w:val="007F2B98"/>
    <w:rsid w:val="007F7698"/>
    <w:rsid w:val="00800D33"/>
    <w:rsid w:val="008031A0"/>
    <w:rsid w:val="0080376F"/>
    <w:rsid w:val="00805B6A"/>
    <w:rsid w:val="00811A21"/>
    <w:rsid w:val="00812DC0"/>
    <w:rsid w:val="00813B12"/>
    <w:rsid w:val="00814F13"/>
    <w:rsid w:val="00821220"/>
    <w:rsid w:val="00821B5D"/>
    <w:rsid w:val="00822F92"/>
    <w:rsid w:val="00823DBB"/>
    <w:rsid w:val="008242AE"/>
    <w:rsid w:val="00824F0E"/>
    <w:rsid w:val="00825C83"/>
    <w:rsid w:val="00825FD0"/>
    <w:rsid w:val="0082780B"/>
    <w:rsid w:val="008328B9"/>
    <w:rsid w:val="00832952"/>
    <w:rsid w:val="00834239"/>
    <w:rsid w:val="00835D26"/>
    <w:rsid w:val="00840627"/>
    <w:rsid w:val="00840982"/>
    <w:rsid w:val="00840AE6"/>
    <w:rsid w:val="00844294"/>
    <w:rsid w:val="00844702"/>
    <w:rsid w:val="00847017"/>
    <w:rsid w:val="00850060"/>
    <w:rsid w:val="00853D87"/>
    <w:rsid w:val="00854162"/>
    <w:rsid w:val="00854354"/>
    <w:rsid w:val="0085560F"/>
    <w:rsid w:val="008567E9"/>
    <w:rsid w:val="00856C1D"/>
    <w:rsid w:val="00857934"/>
    <w:rsid w:val="00862D97"/>
    <w:rsid w:val="00863353"/>
    <w:rsid w:val="00864733"/>
    <w:rsid w:val="00865ECA"/>
    <w:rsid w:val="00866422"/>
    <w:rsid w:val="00870C5D"/>
    <w:rsid w:val="00871DB2"/>
    <w:rsid w:val="008742EE"/>
    <w:rsid w:val="00874613"/>
    <w:rsid w:val="008747BA"/>
    <w:rsid w:val="00876E43"/>
    <w:rsid w:val="00877B7C"/>
    <w:rsid w:val="00877DAD"/>
    <w:rsid w:val="008811E0"/>
    <w:rsid w:val="008814F3"/>
    <w:rsid w:val="00883D62"/>
    <w:rsid w:val="00883E9B"/>
    <w:rsid w:val="00884208"/>
    <w:rsid w:val="008917C7"/>
    <w:rsid w:val="0089221A"/>
    <w:rsid w:val="00892812"/>
    <w:rsid w:val="008930F5"/>
    <w:rsid w:val="008931AA"/>
    <w:rsid w:val="00894428"/>
    <w:rsid w:val="008A07A2"/>
    <w:rsid w:val="008A11CD"/>
    <w:rsid w:val="008A4A96"/>
    <w:rsid w:val="008A4B90"/>
    <w:rsid w:val="008A5104"/>
    <w:rsid w:val="008B0D44"/>
    <w:rsid w:val="008B18E5"/>
    <w:rsid w:val="008B345B"/>
    <w:rsid w:val="008B3FBA"/>
    <w:rsid w:val="008B6E66"/>
    <w:rsid w:val="008B7764"/>
    <w:rsid w:val="008B7B09"/>
    <w:rsid w:val="008C0400"/>
    <w:rsid w:val="008C4623"/>
    <w:rsid w:val="008C7BB2"/>
    <w:rsid w:val="008D060F"/>
    <w:rsid w:val="008D2937"/>
    <w:rsid w:val="008D44DB"/>
    <w:rsid w:val="008E3522"/>
    <w:rsid w:val="008F0400"/>
    <w:rsid w:val="008F51D4"/>
    <w:rsid w:val="008F58DE"/>
    <w:rsid w:val="008F722C"/>
    <w:rsid w:val="008F7B01"/>
    <w:rsid w:val="009027BA"/>
    <w:rsid w:val="009027F9"/>
    <w:rsid w:val="00907828"/>
    <w:rsid w:val="0091281F"/>
    <w:rsid w:val="0091290A"/>
    <w:rsid w:val="00912A7A"/>
    <w:rsid w:val="00913045"/>
    <w:rsid w:val="00913DD0"/>
    <w:rsid w:val="00914C1B"/>
    <w:rsid w:val="0091746B"/>
    <w:rsid w:val="0091751F"/>
    <w:rsid w:val="0092020D"/>
    <w:rsid w:val="0092047F"/>
    <w:rsid w:val="00921C09"/>
    <w:rsid w:val="009261EA"/>
    <w:rsid w:val="00931B1C"/>
    <w:rsid w:val="00931F23"/>
    <w:rsid w:val="00935DC3"/>
    <w:rsid w:val="009367DE"/>
    <w:rsid w:val="0093732B"/>
    <w:rsid w:val="009406C9"/>
    <w:rsid w:val="009433F3"/>
    <w:rsid w:val="00945CD5"/>
    <w:rsid w:val="00946DBF"/>
    <w:rsid w:val="00950C59"/>
    <w:rsid w:val="00953E4D"/>
    <w:rsid w:val="00954DF9"/>
    <w:rsid w:val="00956305"/>
    <w:rsid w:val="00962521"/>
    <w:rsid w:val="0096270F"/>
    <w:rsid w:val="00965030"/>
    <w:rsid w:val="00965656"/>
    <w:rsid w:val="009664A5"/>
    <w:rsid w:val="009668D9"/>
    <w:rsid w:val="00971F1E"/>
    <w:rsid w:val="00972BEF"/>
    <w:rsid w:val="00974E38"/>
    <w:rsid w:val="009768AF"/>
    <w:rsid w:val="00976B61"/>
    <w:rsid w:val="009802DB"/>
    <w:rsid w:val="0098306D"/>
    <w:rsid w:val="0098494F"/>
    <w:rsid w:val="00984F96"/>
    <w:rsid w:val="00986AA3"/>
    <w:rsid w:val="00987CCC"/>
    <w:rsid w:val="00987D69"/>
    <w:rsid w:val="00990BA3"/>
    <w:rsid w:val="00995EA5"/>
    <w:rsid w:val="009A1B0F"/>
    <w:rsid w:val="009A6C5A"/>
    <w:rsid w:val="009A719E"/>
    <w:rsid w:val="009B2594"/>
    <w:rsid w:val="009B50A9"/>
    <w:rsid w:val="009B608B"/>
    <w:rsid w:val="009B7EB9"/>
    <w:rsid w:val="009C5DEB"/>
    <w:rsid w:val="009D0C40"/>
    <w:rsid w:val="009D1728"/>
    <w:rsid w:val="009D4F5F"/>
    <w:rsid w:val="009D5FF7"/>
    <w:rsid w:val="009E17CC"/>
    <w:rsid w:val="009E3D3D"/>
    <w:rsid w:val="009E3F8D"/>
    <w:rsid w:val="009E72A9"/>
    <w:rsid w:val="009E7B87"/>
    <w:rsid w:val="009F563B"/>
    <w:rsid w:val="009F58A3"/>
    <w:rsid w:val="009F6904"/>
    <w:rsid w:val="00A0034D"/>
    <w:rsid w:val="00A0171D"/>
    <w:rsid w:val="00A01A05"/>
    <w:rsid w:val="00A05451"/>
    <w:rsid w:val="00A0687D"/>
    <w:rsid w:val="00A11595"/>
    <w:rsid w:val="00A12464"/>
    <w:rsid w:val="00A126FA"/>
    <w:rsid w:val="00A12CA6"/>
    <w:rsid w:val="00A130F2"/>
    <w:rsid w:val="00A22FAD"/>
    <w:rsid w:val="00A232D7"/>
    <w:rsid w:val="00A239E3"/>
    <w:rsid w:val="00A246FC"/>
    <w:rsid w:val="00A2484C"/>
    <w:rsid w:val="00A26478"/>
    <w:rsid w:val="00A26B7A"/>
    <w:rsid w:val="00A27B18"/>
    <w:rsid w:val="00A30C43"/>
    <w:rsid w:val="00A32237"/>
    <w:rsid w:val="00A32AAE"/>
    <w:rsid w:val="00A3356A"/>
    <w:rsid w:val="00A340C1"/>
    <w:rsid w:val="00A35641"/>
    <w:rsid w:val="00A35C86"/>
    <w:rsid w:val="00A35D41"/>
    <w:rsid w:val="00A37B2D"/>
    <w:rsid w:val="00A4109A"/>
    <w:rsid w:val="00A439D9"/>
    <w:rsid w:val="00A43C74"/>
    <w:rsid w:val="00A445A1"/>
    <w:rsid w:val="00A459FB"/>
    <w:rsid w:val="00A47FA4"/>
    <w:rsid w:val="00A5039A"/>
    <w:rsid w:val="00A52415"/>
    <w:rsid w:val="00A53198"/>
    <w:rsid w:val="00A5321C"/>
    <w:rsid w:val="00A535C8"/>
    <w:rsid w:val="00A5479A"/>
    <w:rsid w:val="00A5545C"/>
    <w:rsid w:val="00A61218"/>
    <w:rsid w:val="00A618AE"/>
    <w:rsid w:val="00A618B5"/>
    <w:rsid w:val="00A62E1D"/>
    <w:rsid w:val="00A66970"/>
    <w:rsid w:val="00A671A7"/>
    <w:rsid w:val="00A701A4"/>
    <w:rsid w:val="00A70A5E"/>
    <w:rsid w:val="00A71F7D"/>
    <w:rsid w:val="00A730D3"/>
    <w:rsid w:val="00A7310A"/>
    <w:rsid w:val="00A739C6"/>
    <w:rsid w:val="00A74C43"/>
    <w:rsid w:val="00A779C3"/>
    <w:rsid w:val="00A8004C"/>
    <w:rsid w:val="00A80CC5"/>
    <w:rsid w:val="00A8171E"/>
    <w:rsid w:val="00A818A8"/>
    <w:rsid w:val="00A81D53"/>
    <w:rsid w:val="00A82E3A"/>
    <w:rsid w:val="00A8317C"/>
    <w:rsid w:val="00A84A4B"/>
    <w:rsid w:val="00A853A5"/>
    <w:rsid w:val="00A86A02"/>
    <w:rsid w:val="00A92F75"/>
    <w:rsid w:val="00A93941"/>
    <w:rsid w:val="00A944B9"/>
    <w:rsid w:val="00A9482E"/>
    <w:rsid w:val="00A97354"/>
    <w:rsid w:val="00AA552C"/>
    <w:rsid w:val="00AA6468"/>
    <w:rsid w:val="00AA7EFD"/>
    <w:rsid w:val="00AB2E6B"/>
    <w:rsid w:val="00AB3345"/>
    <w:rsid w:val="00AB5A41"/>
    <w:rsid w:val="00AB66FE"/>
    <w:rsid w:val="00AB6AAC"/>
    <w:rsid w:val="00AC0266"/>
    <w:rsid w:val="00AC04A8"/>
    <w:rsid w:val="00AC266E"/>
    <w:rsid w:val="00AC4CA4"/>
    <w:rsid w:val="00AC4FA3"/>
    <w:rsid w:val="00AC5C62"/>
    <w:rsid w:val="00AC5E76"/>
    <w:rsid w:val="00AC6748"/>
    <w:rsid w:val="00AC6DE6"/>
    <w:rsid w:val="00AC7FB3"/>
    <w:rsid w:val="00AD22AF"/>
    <w:rsid w:val="00AD22EB"/>
    <w:rsid w:val="00AD3EDB"/>
    <w:rsid w:val="00AD6D37"/>
    <w:rsid w:val="00AE294B"/>
    <w:rsid w:val="00AE3DEB"/>
    <w:rsid w:val="00AE6114"/>
    <w:rsid w:val="00AE7D58"/>
    <w:rsid w:val="00AF14EA"/>
    <w:rsid w:val="00AF2C60"/>
    <w:rsid w:val="00AF31A0"/>
    <w:rsid w:val="00AF3904"/>
    <w:rsid w:val="00AF46F5"/>
    <w:rsid w:val="00AF4737"/>
    <w:rsid w:val="00AF4B9D"/>
    <w:rsid w:val="00AF7692"/>
    <w:rsid w:val="00AF793D"/>
    <w:rsid w:val="00B00022"/>
    <w:rsid w:val="00B02CD2"/>
    <w:rsid w:val="00B03B21"/>
    <w:rsid w:val="00B07BC8"/>
    <w:rsid w:val="00B118CA"/>
    <w:rsid w:val="00B13A1B"/>
    <w:rsid w:val="00B16F15"/>
    <w:rsid w:val="00B17B5D"/>
    <w:rsid w:val="00B20EFA"/>
    <w:rsid w:val="00B21E8F"/>
    <w:rsid w:val="00B22660"/>
    <w:rsid w:val="00B23D60"/>
    <w:rsid w:val="00B30CD6"/>
    <w:rsid w:val="00B34AC1"/>
    <w:rsid w:val="00B35734"/>
    <w:rsid w:val="00B36E13"/>
    <w:rsid w:val="00B40870"/>
    <w:rsid w:val="00B41B36"/>
    <w:rsid w:val="00B425D3"/>
    <w:rsid w:val="00B43F70"/>
    <w:rsid w:val="00B44C6E"/>
    <w:rsid w:val="00B50980"/>
    <w:rsid w:val="00B51181"/>
    <w:rsid w:val="00B52509"/>
    <w:rsid w:val="00B5314A"/>
    <w:rsid w:val="00B53738"/>
    <w:rsid w:val="00B5399D"/>
    <w:rsid w:val="00B57BBB"/>
    <w:rsid w:val="00B57E90"/>
    <w:rsid w:val="00B6184F"/>
    <w:rsid w:val="00B620ED"/>
    <w:rsid w:val="00B628FE"/>
    <w:rsid w:val="00B65B25"/>
    <w:rsid w:val="00B66778"/>
    <w:rsid w:val="00B66DAF"/>
    <w:rsid w:val="00B74B0E"/>
    <w:rsid w:val="00B762EA"/>
    <w:rsid w:val="00B76BC5"/>
    <w:rsid w:val="00B76F22"/>
    <w:rsid w:val="00B80C97"/>
    <w:rsid w:val="00B81AF8"/>
    <w:rsid w:val="00B8233B"/>
    <w:rsid w:val="00B8447A"/>
    <w:rsid w:val="00B85003"/>
    <w:rsid w:val="00B85305"/>
    <w:rsid w:val="00B86456"/>
    <w:rsid w:val="00B86767"/>
    <w:rsid w:val="00B87027"/>
    <w:rsid w:val="00B877FD"/>
    <w:rsid w:val="00B92F3C"/>
    <w:rsid w:val="00B953F2"/>
    <w:rsid w:val="00B9639B"/>
    <w:rsid w:val="00BA01AE"/>
    <w:rsid w:val="00BA2388"/>
    <w:rsid w:val="00BA25AE"/>
    <w:rsid w:val="00BA32A8"/>
    <w:rsid w:val="00BA36EC"/>
    <w:rsid w:val="00BA6FDD"/>
    <w:rsid w:val="00BB0A38"/>
    <w:rsid w:val="00BB1287"/>
    <w:rsid w:val="00BB3072"/>
    <w:rsid w:val="00BC0E4C"/>
    <w:rsid w:val="00BC5900"/>
    <w:rsid w:val="00BC642E"/>
    <w:rsid w:val="00BC6F1E"/>
    <w:rsid w:val="00BC7B0E"/>
    <w:rsid w:val="00BD1006"/>
    <w:rsid w:val="00BD1877"/>
    <w:rsid w:val="00BD3D72"/>
    <w:rsid w:val="00BD456E"/>
    <w:rsid w:val="00BE3156"/>
    <w:rsid w:val="00BE53EC"/>
    <w:rsid w:val="00BE56EF"/>
    <w:rsid w:val="00BE638D"/>
    <w:rsid w:val="00BE7E53"/>
    <w:rsid w:val="00BF2BFF"/>
    <w:rsid w:val="00BF3A48"/>
    <w:rsid w:val="00BF5117"/>
    <w:rsid w:val="00BF5F60"/>
    <w:rsid w:val="00BF7BDF"/>
    <w:rsid w:val="00C0035F"/>
    <w:rsid w:val="00C01D05"/>
    <w:rsid w:val="00C01F32"/>
    <w:rsid w:val="00C03594"/>
    <w:rsid w:val="00C04DEE"/>
    <w:rsid w:val="00C06879"/>
    <w:rsid w:val="00C1057B"/>
    <w:rsid w:val="00C11D8A"/>
    <w:rsid w:val="00C122E5"/>
    <w:rsid w:val="00C12BA4"/>
    <w:rsid w:val="00C14BF8"/>
    <w:rsid w:val="00C15FBA"/>
    <w:rsid w:val="00C16575"/>
    <w:rsid w:val="00C16D66"/>
    <w:rsid w:val="00C232BC"/>
    <w:rsid w:val="00C23C7A"/>
    <w:rsid w:val="00C32621"/>
    <w:rsid w:val="00C33082"/>
    <w:rsid w:val="00C33CDF"/>
    <w:rsid w:val="00C376EC"/>
    <w:rsid w:val="00C378BD"/>
    <w:rsid w:val="00C378F5"/>
    <w:rsid w:val="00C41D0C"/>
    <w:rsid w:val="00C44F43"/>
    <w:rsid w:val="00C4699B"/>
    <w:rsid w:val="00C505BF"/>
    <w:rsid w:val="00C50972"/>
    <w:rsid w:val="00C5116A"/>
    <w:rsid w:val="00C528C8"/>
    <w:rsid w:val="00C53B8A"/>
    <w:rsid w:val="00C5514E"/>
    <w:rsid w:val="00C5536B"/>
    <w:rsid w:val="00C60553"/>
    <w:rsid w:val="00C65749"/>
    <w:rsid w:val="00C658A0"/>
    <w:rsid w:val="00C65A27"/>
    <w:rsid w:val="00C66C2C"/>
    <w:rsid w:val="00C67B41"/>
    <w:rsid w:val="00C708D6"/>
    <w:rsid w:val="00C70AF2"/>
    <w:rsid w:val="00C74700"/>
    <w:rsid w:val="00C83487"/>
    <w:rsid w:val="00C83F8E"/>
    <w:rsid w:val="00C8406B"/>
    <w:rsid w:val="00C85E53"/>
    <w:rsid w:val="00C86646"/>
    <w:rsid w:val="00C87799"/>
    <w:rsid w:val="00C92227"/>
    <w:rsid w:val="00C934C7"/>
    <w:rsid w:val="00C936D5"/>
    <w:rsid w:val="00C94C8A"/>
    <w:rsid w:val="00C9694F"/>
    <w:rsid w:val="00C96E8F"/>
    <w:rsid w:val="00CA1249"/>
    <w:rsid w:val="00CA166F"/>
    <w:rsid w:val="00CA28EB"/>
    <w:rsid w:val="00CA3EB9"/>
    <w:rsid w:val="00CA496B"/>
    <w:rsid w:val="00CA52E3"/>
    <w:rsid w:val="00CA79D4"/>
    <w:rsid w:val="00CA7F60"/>
    <w:rsid w:val="00CB53DC"/>
    <w:rsid w:val="00CB63D4"/>
    <w:rsid w:val="00CB7DB2"/>
    <w:rsid w:val="00CC0CB5"/>
    <w:rsid w:val="00CC1463"/>
    <w:rsid w:val="00CC1F32"/>
    <w:rsid w:val="00CC2809"/>
    <w:rsid w:val="00CC2B53"/>
    <w:rsid w:val="00CC3ECD"/>
    <w:rsid w:val="00CC54D7"/>
    <w:rsid w:val="00CC62B7"/>
    <w:rsid w:val="00CC752B"/>
    <w:rsid w:val="00CD0B3F"/>
    <w:rsid w:val="00CD10A3"/>
    <w:rsid w:val="00CD134C"/>
    <w:rsid w:val="00CD252C"/>
    <w:rsid w:val="00CD36AE"/>
    <w:rsid w:val="00CD3AC9"/>
    <w:rsid w:val="00CD3B4D"/>
    <w:rsid w:val="00CD40BC"/>
    <w:rsid w:val="00CD41FF"/>
    <w:rsid w:val="00CD5719"/>
    <w:rsid w:val="00CD6544"/>
    <w:rsid w:val="00CD6AA5"/>
    <w:rsid w:val="00CD74E9"/>
    <w:rsid w:val="00CE093E"/>
    <w:rsid w:val="00CE1AE8"/>
    <w:rsid w:val="00CE1BD4"/>
    <w:rsid w:val="00CE2011"/>
    <w:rsid w:val="00CE2D14"/>
    <w:rsid w:val="00CE4711"/>
    <w:rsid w:val="00CF0573"/>
    <w:rsid w:val="00CF2CB4"/>
    <w:rsid w:val="00CF4F5B"/>
    <w:rsid w:val="00CF7DB3"/>
    <w:rsid w:val="00D0049F"/>
    <w:rsid w:val="00D07CC9"/>
    <w:rsid w:val="00D12676"/>
    <w:rsid w:val="00D126B3"/>
    <w:rsid w:val="00D1380B"/>
    <w:rsid w:val="00D13E97"/>
    <w:rsid w:val="00D16169"/>
    <w:rsid w:val="00D1652F"/>
    <w:rsid w:val="00D21A6B"/>
    <w:rsid w:val="00D232EF"/>
    <w:rsid w:val="00D24D5A"/>
    <w:rsid w:val="00D24FE0"/>
    <w:rsid w:val="00D37B61"/>
    <w:rsid w:val="00D425A6"/>
    <w:rsid w:val="00D435F4"/>
    <w:rsid w:val="00D436CE"/>
    <w:rsid w:val="00D44330"/>
    <w:rsid w:val="00D4725B"/>
    <w:rsid w:val="00D4747B"/>
    <w:rsid w:val="00D5106E"/>
    <w:rsid w:val="00D52C74"/>
    <w:rsid w:val="00D53A04"/>
    <w:rsid w:val="00D549D0"/>
    <w:rsid w:val="00D54D84"/>
    <w:rsid w:val="00D55850"/>
    <w:rsid w:val="00D56635"/>
    <w:rsid w:val="00D571D7"/>
    <w:rsid w:val="00D65D0B"/>
    <w:rsid w:val="00D65E25"/>
    <w:rsid w:val="00D6644C"/>
    <w:rsid w:val="00D71D42"/>
    <w:rsid w:val="00D72C58"/>
    <w:rsid w:val="00D7405D"/>
    <w:rsid w:val="00D748DD"/>
    <w:rsid w:val="00D7529F"/>
    <w:rsid w:val="00D75AB2"/>
    <w:rsid w:val="00D8007F"/>
    <w:rsid w:val="00D82FDC"/>
    <w:rsid w:val="00D841E7"/>
    <w:rsid w:val="00D86DDA"/>
    <w:rsid w:val="00D921EF"/>
    <w:rsid w:val="00D92F60"/>
    <w:rsid w:val="00D94DC2"/>
    <w:rsid w:val="00D94FA7"/>
    <w:rsid w:val="00D95AC6"/>
    <w:rsid w:val="00D96628"/>
    <w:rsid w:val="00D96B59"/>
    <w:rsid w:val="00DA21A1"/>
    <w:rsid w:val="00DA3838"/>
    <w:rsid w:val="00DA3EED"/>
    <w:rsid w:val="00DA40FF"/>
    <w:rsid w:val="00DA46CD"/>
    <w:rsid w:val="00DA6C80"/>
    <w:rsid w:val="00DA7688"/>
    <w:rsid w:val="00DA7BEE"/>
    <w:rsid w:val="00DB0A97"/>
    <w:rsid w:val="00DB10FE"/>
    <w:rsid w:val="00DB1472"/>
    <w:rsid w:val="00DB2305"/>
    <w:rsid w:val="00DB2A0A"/>
    <w:rsid w:val="00DB4DC6"/>
    <w:rsid w:val="00DB7FD1"/>
    <w:rsid w:val="00DC09E0"/>
    <w:rsid w:val="00DC1899"/>
    <w:rsid w:val="00DC1A01"/>
    <w:rsid w:val="00DC1CFC"/>
    <w:rsid w:val="00DC205D"/>
    <w:rsid w:val="00DC20F8"/>
    <w:rsid w:val="00DC425E"/>
    <w:rsid w:val="00DC47C6"/>
    <w:rsid w:val="00DC62A9"/>
    <w:rsid w:val="00DC6F16"/>
    <w:rsid w:val="00DC6F31"/>
    <w:rsid w:val="00DD1045"/>
    <w:rsid w:val="00DD34B7"/>
    <w:rsid w:val="00DD4021"/>
    <w:rsid w:val="00DD4AE5"/>
    <w:rsid w:val="00DD4BE1"/>
    <w:rsid w:val="00DE0383"/>
    <w:rsid w:val="00DE2A27"/>
    <w:rsid w:val="00DE545F"/>
    <w:rsid w:val="00DE56FA"/>
    <w:rsid w:val="00DE5758"/>
    <w:rsid w:val="00DE6377"/>
    <w:rsid w:val="00DE6B33"/>
    <w:rsid w:val="00DE6EC6"/>
    <w:rsid w:val="00DE7EDE"/>
    <w:rsid w:val="00DE7EF8"/>
    <w:rsid w:val="00DF05DE"/>
    <w:rsid w:val="00DF24CF"/>
    <w:rsid w:val="00DF2865"/>
    <w:rsid w:val="00DF28BC"/>
    <w:rsid w:val="00DF3C6F"/>
    <w:rsid w:val="00DF546A"/>
    <w:rsid w:val="00DF5A8C"/>
    <w:rsid w:val="00DF5EB3"/>
    <w:rsid w:val="00DF6236"/>
    <w:rsid w:val="00DF6D64"/>
    <w:rsid w:val="00E00C16"/>
    <w:rsid w:val="00E0143C"/>
    <w:rsid w:val="00E020C7"/>
    <w:rsid w:val="00E03743"/>
    <w:rsid w:val="00E047E6"/>
    <w:rsid w:val="00E04D4B"/>
    <w:rsid w:val="00E05531"/>
    <w:rsid w:val="00E0554C"/>
    <w:rsid w:val="00E07218"/>
    <w:rsid w:val="00E1203D"/>
    <w:rsid w:val="00E134E5"/>
    <w:rsid w:val="00E1426B"/>
    <w:rsid w:val="00E142CC"/>
    <w:rsid w:val="00E1584A"/>
    <w:rsid w:val="00E16F5A"/>
    <w:rsid w:val="00E17DE6"/>
    <w:rsid w:val="00E20D5D"/>
    <w:rsid w:val="00E20FCB"/>
    <w:rsid w:val="00E249C5"/>
    <w:rsid w:val="00E2648D"/>
    <w:rsid w:val="00E267AA"/>
    <w:rsid w:val="00E27B94"/>
    <w:rsid w:val="00E30985"/>
    <w:rsid w:val="00E33FE9"/>
    <w:rsid w:val="00E33FEB"/>
    <w:rsid w:val="00E36096"/>
    <w:rsid w:val="00E40C48"/>
    <w:rsid w:val="00E415A2"/>
    <w:rsid w:val="00E415F4"/>
    <w:rsid w:val="00E45041"/>
    <w:rsid w:val="00E45BFC"/>
    <w:rsid w:val="00E46222"/>
    <w:rsid w:val="00E468BE"/>
    <w:rsid w:val="00E51904"/>
    <w:rsid w:val="00E532CB"/>
    <w:rsid w:val="00E55263"/>
    <w:rsid w:val="00E5623C"/>
    <w:rsid w:val="00E5661F"/>
    <w:rsid w:val="00E5683E"/>
    <w:rsid w:val="00E610AB"/>
    <w:rsid w:val="00E6130D"/>
    <w:rsid w:val="00E65299"/>
    <w:rsid w:val="00E65A31"/>
    <w:rsid w:val="00E67E33"/>
    <w:rsid w:val="00E719D0"/>
    <w:rsid w:val="00E72023"/>
    <w:rsid w:val="00E73F46"/>
    <w:rsid w:val="00E75D62"/>
    <w:rsid w:val="00E76A9E"/>
    <w:rsid w:val="00E81307"/>
    <w:rsid w:val="00E81D1F"/>
    <w:rsid w:val="00E8447B"/>
    <w:rsid w:val="00E84CAC"/>
    <w:rsid w:val="00E8578D"/>
    <w:rsid w:val="00E86C3C"/>
    <w:rsid w:val="00E87409"/>
    <w:rsid w:val="00E92CD8"/>
    <w:rsid w:val="00E94D4C"/>
    <w:rsid w:val="00E954CA"/>
    <w:rsid w:val="00E95AFA"/>
    <w:rsid w:val="00E95B40"/>
    <w:rsid w:val="00E96EBA"/>
    <w:rsid w:val="00EA117D"/>
    <w:rsid w:val="00EA19F5"/>
    <w:rsid w:val="00EA3283"/>
    <w:rsid w:val="00EA5481"/>
    <w:rsid w:val="00EA5993"/>
    <w:rsid w:val="00EA62D8"/>
    <w:rsid w:val="00EB24FC"/>
    <w:rsid w:val="00EB2C1C"/>
    <w:rsid w:val="00EB3AD5"/>
    <w:rsid w:val="00EC07AA"/>
    <w:rsid w:val="00EC25F5"/>
    <w:rsid w:val="00EC29A0"/>
    <w:rsid w:val="00EC4233"/>
    <w:rsid w:val="00EC4500"/>
    <w:rsid w:val="00EC4806"/>
    <w:rsid w:val="00EC4F60"/>
    <w:rsid w:val="00EC53B2"/>
    <w:rsid w:val="00EC5F27"/>
    <w:rsid w:val="00EC63D9"/>
    <w:rsid w:val="00EC677E"/>
    <w:rsid w:val="00ED0181"/>
    <w:rsid w:val="00ED1939"/>
    <w:rsid w:val="00ED2670"/>
    <w:rsid w:val="00ED2989"/>
    <w:rsid w:val="00ED32F9"/>
    <w:rsid w:val="00ED42FB"/>
    <w:rsid w:val="00ED4B73"/>
    <w:rsid w:val="00ED4DA6"/>
    <w:rsid w:val="00ED5494"/>
    <w:rsid w:val="00ED5E75"/>
    <w:rsid w:val="00ED6F8F"/>
    <w:rsid w:val="00EE44EA"/>
    <w:rsid w:val="00EE7BEA"/>
    <w:rsid w:val="00EF26C4"/>
    <w:rsid w:val="00EF4107"/>
    <w:rsid w:val="00EF4388"/>
    <w:rsid w:val="00EF5EE1"/>
    <w:rsid w:val="00EF7166"/>
    <w:rsid w:val="00EF7DE6"/>
    <w:rsid w:val="00F011F1"/>
    <w:rsid w:val="00F016D1"/>
    <w:rsid w:val="00F01795"/>
    <w:rsid w:val="00F044AE"/>
    <w:rsid w:val="00F06D44"/>
    <w:rsid w:val="00F11A1A"/>
    <w:rsid w:val="00F14226"/>
    <w:rsid w:val="00F14C7B"/>
    <w:rsid w:val="00F15697"/>
    <w:rsid w:val="00F16C3B"/>
    <w:rsid w:val="00F2111F"/>
    <w:rsid w:val="00F21351"/>
    <w:rsid w:val="00F23797"/>
    <w:rsid w:val="00F26B86"/>
    <w:rsid w:val="00F30FFD"/>
    <w:rsid w:val="00F36D56"/>
    <w:rsid w:val="00F37997"/>
    <w:rsid w:val="00F40CCB"/>
    <w:rsid w:val="00F419BF"/>
    <w:rsid w:val="00F4213C"/>
    <w:rsid w:val="00F43617"/>
    <w:rsid w:val="00F44E7E"/>
    <w:rsid w:val="00F45727"/>
    <w:rsid w:val="00F4742C"/>
    <w:rsid w:val="00F47B1F"/>
    <w:rsid w:val="00F47B59"/>
    <w:rsid w:val="00F50706"/>
    <w:rsid w:val="00F53BA2"/>
    <w:rsid w:val="00F53E45"/>
    <w:rsid w:val="00F55D0A"/>
    <w:rsid w:val="00F576E7"/>
    <w:rsid w:val="00F57EE1"/>
    <w:rsid w:val="00F61D9D"/>
    <w:rsid w:val="00F62384"/>
    <w:rsid w:val="00F641B3"/>
    <w:rsid w:val="00F6514B"/>
    <w:rsid w:val="00F654F8"/>
    <w:rsid w:val="00F65D64"/>
    <w:rsid w:val="00F7033F"/>
    <w:rsid w:val="00F716F2"/>
    <w:rsid w:val="00F76F35"/>
    <w:rsid w:val="00F77198"/>
    <w:rsid w:val="00F8281A"/>
    <w:rsid w:val="00F8574F"/>
    <w:rsid w:val="00F859B2"/>
    <w:rsid w:val="00F85F2D"/>
    <w:rsid w:val="00F871EC"/>
    <w:rsid w:val="00F9501C"/>
    <w:rsid w:val="00F95F54"/>
    <w:rsid w:val="00FA0989"/>
    <w:rsid w:val="00FA0CC4"/>
    <w:rsid w:val="00FA13BB"/>
    <w:rsid w:val="00FA34B1"/>
    <w:rsid w:val="00FA3528"/>
    <w:rsid w:val="00FA4D26"/>
    <w:rsid w:val="00FA4D42"/>
    <w:rsid w:val="00FA6D21"/>
    <w:rsid w:val="00FA7E6C"/>
    <w:rsid w:val="00FB1DBC"/>
    <w:rsid w:val="00FB3C8A"/>
    <w:rsid w:val="00FB4C21"/>
    <w:rsid w:val="00FB5B44"/>
    <w:rsid w:val="00FC1074"/>
    <w:rsid w:val="00FC2E15"/>
    <w:rsid w:val="00FC39B7"/>
    <w:rsid w:val="00FD08B2"/>
    <w:rsid w:val="00FD37D4"/>
    <w:rsid w:val="00FD3810"/>
    <w:rsid w:val="00FD4847"/>
    <w:rsid w:val="00FD536D"/>
    <w:rsid w:val="00FD7698"/>
    <w:rsid w:val="00FD7923"/>
    <w:rsid w:val="00FE114C"/>
    <w:rsid w:val="00FE1746"/>
    <w:rsid w:val="00FE5117"/>
    <w:rsid w:val="00FE6EDD"/>
    <w:rsid w:val="00FE6FDA"/>
    <w:rsid w:val="00FE705A"/>
    <w:rsid w:val="00FE7FAC"/>
    <w:rsid w:val="00FF0E82"/>
    <w:rsid w:val="00FF1A97"/>
    <w:rsid w:val="00FF225C"/>
    <w:rsid w:val="00FF25E9"/>
    <w:rsid w:val="00FF29CC"/>
    <w:rsid w:val="00FF599B"/>
    <w:rsid w:val="00FF63D3"/>
    <w:rsid w:val="00FF68C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Type"/>
  <w:smartTagType w:namespaceuri="urn:schemas-microsoft-com:office:smarttags" w:name="PlaceName"/>
  <w:smartTagType w:namespaceuri="urn:schemas-microsoft-com:office:smarttags" w:name="City"/>
  <w:smartTagType w:namespaceuri="urn:schemas-microsoft-com:office:smarttags" w:name="place"/>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nhideWhenUsed="0" w:qFormat="1"/>
    <w:lsdException w:name="Emphasis" w:semiHidden="0" w:unhideWhenUsed="0" w:qFormat="1"/>
    <w:lsdException w:name="Table Grid" w:semiHidden="0" w:uiPriority="0"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DF6236"/>
    <w:pPr>
      <w:spacing w:after="120"/>
    </w:pPr>
    <w:rPr>
      <w:rFonts w:ascii="Arial" w:hAnsi="Arial"/>
      <w:lang w:eastAsia="de-DE"/>
    </w:rPr>
  </w:style>
  <w:style w:type="paragraph" w:styleId="Heading1">
    <w:name w:val="heading 1"/>
    <w:basedOn w:val="Normal"/>
    <w:next w:val="BodyText"/>
    <w:link w:val="Heading1Char"/>
    <w:qFormat/>
    <w:rsid w:val="003610B2"/>
    <w:pPr>
      <w:keepNext/>
      <w:widowControl w:val="0"/>
      <w:numPr>
        <w:numId w:val="24"/>
      </w:numPr>
      <w:tabs>
        <w:tab w:val="left" w:pos="0"/>
      </w:tabs>
      <w:spacing w:before="360"/>
      <w:outlineLvl w:val="0"/>
    </w:pPr>
    <w:rPr>
      <w:rFonts w:ascii="Arial Narrow" w:hAnsi="Arial Narrow"/>
      <w:b/>
      <w:caps/>
      <w:sz w:val="36"/>
      <w:szCs w:val="32"/>
      <w:lang w:val="x-none"/>
    </w:rPr>
  </w:style>
  <w:style w:type="paragraph" w:styleId="Heading2">
    <w:name w:val="heading 2"/>
    <w:basedOn w:val="Normal"/>
    <w:next w:val="BodyText"/>
    <w:link w:val="Heading2Char"/>
    <w:qFormat/>
    <w:rsid w:val="003610B2"/>
    <w:pPr>
      <w:keepNext/>
      <w:numPr>
        <w:ilvl w:val="1"/>
        <w:numId w:val="24"/>
      </w:numPr>
      <w:tabs>
        <w:tab w:val="left" w:pos="0"/>
      </w:tabs>
      <w:spacing w:before="240"/>
      <w:outlineLvl w:val="1"/>
    </w:pPr>
    <w:rPr>
      <w:rFonts w:ascii="Arial Narrow" w:hAnsi="Arial Narrow"/>
      <w:b/>
      <w:sz w:val="28"/>
      <w:szCs w:val="28"/>
      <w:lang w:val="x-none"/>
    </w:rPr>
  </w:style>
  <w:style w:type="paragraph" w:styleId="Heading3">
    <w:name w:val="heading 3"/>
    <w:basedOn w:val="Normal"/>
    <w:next w:val="BodyText"/>
    <w:link w:val="Heading3Char"/>
    <w:qFormat/>
    <w:rsid w:val="003610B2"/>
    <w:pPr>
      <w:keepNext/>
      <w:numPr>
        <w:ilvl w:val="2"/>
        <w:numId w:val="24"/>
      </w:numPr>
      <w:tabs>
        <w:tab w:val="left" w:pos="0"/>
      </w:tabs>
      <w:spacing w:before="240"/>
      <w:outlineLvl w:val="2"/>
    </w:pPr>
    <w:rPr>
      <w:rFonts w:ascii="Arial Narrow" w:hAnsi="Arial Narrow"/>
      <w:b/>
      <w:sz w:val="24"/>
      <w:szCs w:val="24"/>
      <w:lang w:val="en-CA" w:eastAsia="en-CA"/>
    </w:rPr>
  </w:style>
  <w:style w:type="paragraph" w:styleId="Heading4">
    <w:name w:val="heading 4"/>
    <w:basedOn w:val="Normal"/>
    <w:next w:val="Normal"/>
    <w:link w:val="Heading4Char"/>
    <w:autoRedefine/>
    <w:uiPriority w:val="99"/>
    <w:qFormat/>
    <w:rsid w:val="00463C90"/>
    <w:pPr>
      <w:numPr>
        <w:numId w:val="42"/>
      </w:numPr>
      <w:tabs>
        <w:tab w:val="left" w:pos="1080"/>
      </w:tabs>
      <w:outlineLvl w:val="3"/>
    </w:pPr>
    <w:rPr>
      <w:rFonts w:ascii="Calibri" w:hAnsi="Calibri" w:cs="Calibri"/>
      <w:lang w:val="en-CA" w:eastAsia="en-CA"/>
    </w:rPr>
  </w:style>
  <w:style w:type="paragraph" w:styleId="Heading5">
    <w:name w:val="heading 5"/>
    <w:basedOn w:val="Normal"/>
    <w:next w:val="Normal"/>
    <w:link w:val="Heading5Char"/>
    <w:qFormat/>
    <w:rsid w:val="003610B2"/>
    <w:pPr>
      <w:numPr>
        <w:ilvl w:val="4"/>
        <w:numId w:val="24"/>
      </w:numPr>
      <w:spacing w:before="240" w:after="60"/>
      <w:outlineLvl w:val="4"/>
    </w:pPr>
    <w:rPr>
      <w:lang w:val="x-none"/>
    </w:rPr>
  </w:style>
  <w:style w:type="paragraph" w:styleId="Heading6">
    <w:name w:val="heading 6"/>
    <w:basedOn w:val="Normal"/>
    <w:next w:val="Normal"/>
    <w:link w:val="Heading6Char"/>
    <w:qFormat/>
    <w:rsid w:val="003610B2"/>
    <w:pPr>
      <w:numPr>
        <w:ilvl w:val="5"/>
        <w:numId w:val="24"/>
      </w:numPr>
      <w:spacing w:before="240" w:after="60"/>
      <w:outlineLvl w:val="5"/>
    </w:pPr>
    <w:rPr>
      <w:rFonts w:ascii="Times New Roman" w:hAnsi="Times New Roman"/>
      <w:i/>
      <w:lang w:val="x-none"/>
    </w:rPr>
  </w:style>
  <w:style w:type="paragraph" w:styleId="Heading7">
    <w:name w:val="heading 7"/>
    <w:basedOn w:val="Normal"/>
    <w:next w:val="Normal"/>
    <w:link w:val="Heading7Char"/>
    <w:qFormat/>
    <w:rsid w:val="003610B2"/>
    <w:pPr>
      <w:numPr>
        <w:ilvl w:val="6"/>
        <w:numId w:val="24"/>
      </w:numPr>
      <w:spacing w:before="240" w:after="60"/>
      <w:outlineLvl w:val="6"/>
    </w:pPr>
    <w:rPr>
      <w:lang w:val="x-none"/>
    </w:rPr>
  </w:style>
  <w:style w:type="paragraph" w:styleId="Heading8">
    <w:name w:val="heading 8"/>
    <w:basedOn w:val="Normal"/>
    <w:next w:val="Normal"/>
    <w:link w:val="Heading8Char"/>
    <w:qFormat/>
    <w:rsid w:val="003610B2"/>
    <w:pPr>
      <w:numPr>
        <w:ilvl w:val="7"/>
        <w:numId w:val="24"/>
      </w:numPr>
      <w:spacing w:before="240" w:after="60"/>
      <w:outlineLvl w:val="7"/>
    </w:pPr>
    <w:rPr>
      <w:i/>
      <w:lang w:val="x-none"/>
    </w:rPr>
  </w:style>
  <w:style w:type="paragraph" w:styleId="Heading9">
    <w:name w:val="heading 9"/>
    <w:basedOn w:val="Normal"/>
    <w:next w:val="Normal"/>
    <w:link w:val="Heading9Char"/>
    <w:qFormat/>
    <w:rsid w:val="003610B2"/>
    <w:pPr>
      <w:numPr>
        <w:ilvl w:val="8"/>
        <w:numId w:val="24"/>
      </w:numPr>
      <w:spacing w:before="240" w:after="60"/>
      <w:outlineLvl w:val="8"/>
    </w:pPr>
    <w:rPr>
      <w:b/>
      <w:i/>
      <w:sz w:val="18"/>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D7405D"/>
    <w:rPr>
      <w:rFonts w:ascii="Arial Narrow" w:hAnsi="Arial Narrow"/>
      <w:b/>
      <w:caps/>
      <w:sz w:val="36"/>
      <w:szCs w:val="32"/>
      <w:lang w:val="x-none" w:eastAsia="de-DE"/>
    </w:rPr>
  </w:style>
  <w:style w:type="character" w:customStyle="1" w:styleId="Heading2Char">
    <w:name w:val="Heading 2 Char"/>
    <w:link w:val="Heading2"/>
    <w:locked/>
    <w:rsid w:val="00811A21"/>
    <w:rPr>
      <w:rFonts w:ascii="Arial Narrow" w:hAnsi="Arial Narrow"/>
      <w:b/>
      <w:sz w:val="28"/>
      <w:szCs w:val="28"/>
      <w:lang w:val="x-none" w:eastAsia="de-DE"/>
    </w:rPr>
  </w:style>
  <w:style w:type="character" w:customStyle="1" w:styleId="Heading3Char">
    <w:name w:val="Heading 3 Char"/>
    <w:link w:val="Heading3"/>
    <w:locked/>
    <w:rsid w:val="00834239"/>
    <w:rPr>
      <w:rFonts w:ascii="Arial Narrow" w:hAnsi="Arial Narrow"/>
      <w:b/>
      <w:sz w:val="24"/>
      <w:szCs w:val="24"/>
      <w:lang w:val="en-CA" w:eastAsia="en-CA"/>
    </w:rPr>
  </w:style>
  <w:style w:type="character" w:customStyle="1" w:styleId="Heading4Char">
    <w:name w:val="Heading 4 Char"/>
    <w:link w:val="Heading4"/>
    <w:uiPriority w:val="99"/>
    <w:locked/>
    <w:rsid w:val="00463C90"/>
    <w:rPr>
      <w:rFonts w:ascii="Calibri" w:hAnsi="Calibri" w:cs="Calibri"/>
      <w:lang w:val="en-CA" w:eastAsia="en-CA"/>
    </w:rPr>
  </w:style>
  <w:style w:type="character" w:customStyle="1" w:styleId="Heading5Char">
    <w:name w:val="Heading 5 Char"/>
    <w:link w:val="Heading5"/>
    <w:locked/>
    <w:rsid w:val="00D7405D"/>
    <w:rPr>
      <w:rFonts w:ascii="Arial" w:hAnsi="Arial"/>
      <w:lang w:val="x-none" w:eastAsia="de-DE"/>
    </w:rPr>
  </w:style>
  <w:style w:type="character" w:customStyle="1" w:styleId="Heading6Char">
    <w:name w:val="Heading 6 Char"/>
    <w:link w:val="Heading6"/>
    <w:locked/>
    <w:rsid w:val="00D7405D"/>
    <w:rPr>
      <w:i/>
      <w:lang w:val="x-none" w:eastAsia="de-DE"/>
    </w:rPr>
  </w:style>
  <w:style w:type="character" w:customStyle="1" w:styleId="Heading7Char">
    <w:name w:val="Heading 7 Char"/>
    <w:link w:val="Heading7"/>
    <w:locked/>
    <w:rsid w:val="00D7405D"/>
    <w:rPr>
      <w:rFonts w:ascii="Arial" w:hAnsi="Arial"/>
      <w:lang w:val="x-none" w:eastAsia="de-DE"/>
    </w:rPr>
  </w:style>
  <w:style w:type="character" w:customStyle="1" w:styleId="Heading8Char">
    <w:name w:val="Heading 8 Char"/>
    <w:link w:val="Heading8"/>
    <w:locked/>
    <w:rsid w:val="00D7405D"/>
    <w:rPr>
      <w:rFonts w:ascii="Arial" w:hAnsi="Arial"/>
      <w:i/>
      <w:lang w:val="x-none" w:eastAsia="de-DE"/>
    </w:rPr>
  </w:style>
  <w:style w:type="character" w:customStyle="1" w:styleId="Heading9Char">
    <w:name w:val="Heading 9 Char"/>
    <w:link w:val="Heading9"/>
    <w:locked/>
    <w:rsid w:val="00D7405D"/>
    <w:rPr>
      <w:rFonts w:ascii="Arial" w:hAnsi="Arial"/>
      <w:b/>
      <w:i/>
      <w:sz w:val="18"/>
      <w:lang w:val="x-none" w:eastAsia="de-DE"/>
    </w:rPr>
  </w:style>
  <w:style w:type="paragraph" w:styleId="BodyText">
    <w:name w:val="Body Text"/>
    <w:basedOn w:val="Normal"/>
    <w:link w:val="BodyTextChar"/>
    <w:semiHidden/>
    <w:rsid w:val="00420353"/>
    <w:pPr>
      <w:keepLines/>
      <w:widowControl w:val="0"/>
    </w:pPr>
    <w:rPr>
      <w:lang w:eastAsia="en-US"/>
    </w:rPr>
  </w:style>
  <w:style w:type="character" w:customStyle="1" w:styleId="BodyTextChar">
    <w:name w:val="Body Text Char"/>
    <w:link w:val="BodyText"/>
    <w:locked/>
    <w:rsid w:val="00420353"/>
    <w:rPr>
      <w:rFonts w:ascii="Arial" w:hAnsi="Arial" w:cs="Times New Roman"/>
      <w:lang w:val="en-US" w:eastAsia="en-US" w:bidi="ar-SA"/>
    </w:rPr>
  </w:style>
  <w:style w:type="paragraph" w:styleId="ListNumber">
    <w:name w:val="List Number"/>
    <w:basedOn w:val="Normal"/>
    <w:link w:val="ListNumberChar"/>
    <w:uiPriority w:val="99"/>
    <w:rsid w:val="00420353"/>
    <w:pPr>
      <w:numPr>
        <w:numId w:val="11"/>
      </w:numPr>
    </w:pPr>
    <w:rPr>
      <w:lang w:val="x-none"/>
    </w:rPr>
  </w:style>
  <w:style w:type="paragraph" w:styleId="Header">
    <w:name w:val="header"/>
    <w:basedOn w:val="Normal"/>
    <w:link w:val="HeaderChar"/>
    <w:rsid w:val="00420353"/>
    <w:pPr>
      <w:tabs>
        <w:tab w:val="center" w:pos="4536"/>
        <w:tab w:val="right" w:pos="9341"/>
      </w:tabs>
      <w:spacing w:before="40" w:after="0"/>
      <w:jc w:val="right"/>
    </w:pPr>
    <w:rPr>
      <w:rFonts w:ascii="Arial Narrow" w:hAnsi="Arial Narrow"/>
      <w:b/>
      <w:lang w:val="x-none"/>
    </w:rPr>
  </w:style>
  <w:style w:type="character" w:customStyle="1" w:styleId="HeaderChar">
    <w:name w:val="Header Char"/>
    <w:link w:val="Header"/>
    <w:uiPriority w:val="99"/>
    <w:locked/>
    <w:rsid w:val="00083DD7"/>
    <w:rPr>
      <w:rFonts w:ascii="Arial Narrow" w:hAnsi="Arial Narrow" w:cs="Times New Roman"/>
      <w:b/>
      <w:lang w:eastAsia="de-DE"/>
    </w:rPr>
  </w:style>
  <w:style w:type="paragraph" w:styleId="Footer">
    <w:name w:val="footer"/>
    <w:basedOn w:val="Normal"/>
    <w:link w:val="FooterChar"/>
    <w:uiPriority w:val="99"/>
    <w:rsid w:val="00420353"/>
    <w:pPr>
      <w:pBdr>
        <w:top w:val="single" w:sz="4" w:space="1" w:color="auto"/>
      </w:pBdr>
      <w:tabs>
        <w:tab w:val="right" w:pos="8640"/>
      </w:tabs>
      <w:ind w:left="-720"/>
    </w:pPr>
    <w:rPr>
      <w:rFonts w:ascii="Arial Narrow" w:hAnsi="Arial Narrow"/>
      <w:b/>
      <w:lang w:val="en-GB"/>
    </w:rPr>
  </w:style>
  <w:style w:type="character" w:customStyle="1" w:styleId="FooterChar">
    <w:name w:val="Footer Char"/>
    <w:link w:val="Footer"/>
    <w:uiPriority w:val="99"/>
    <w:locked/>
    <w:rsid w:val="00420353"/>
    <w:rPr>
      <w:rFonts w:ascii="Arial Narrow" w:hAnsi="Arial Narrow" w:cs="Times New Roman"/>
      <w:b/>
      <w:lang w:val="en-GB" w:eastAsia="de-DE" w:bidi="ar-SA"/>
    </w:rPr>
  </w:style>
  <w:style w:type="paragraph" w:styleId="NormalWeb">
    <w:name w:val="Normal (Web)"/>
    <w:basedOn w:val="Normal"/>
    <w:uiPriority w:val="99"/>
    <w:rsid w:val="00420353"/>
    <w:pPr>
      <w:spacing w:before="100" w:beforeAutospacing="1" w:after="100" w:afterAutospacing="1"/>
    </w:pPr>
    <w:rPr>
      <w:rFonts w:ascii="Verdana" w:hAnsi="Verdana"/>
      <w:color w:val="000000"/>
      <w:sz w:val="17"/>
      <w:szCs w:val="17"/>
      <w:lang w:eastAsia="en-US"/>
    </w:rPr>
  </w:style>
  <w:style w:type="character" w:styleId="Hyperlink">
    <w:name w:val="Hyperlink"/>
    <w:uiPriority w:val="99"/>
    <w:rsid w:val="00420353"/>
    <w:rPr>
      <w:rFonts w:cs="Times New Roman"/>
      <w:color w:val="0000FF"/>
      <w:u w:val="single"/>
    </w:rPr>
  </w:style>
  <w:style w:type="paragraph" w:customStyle="1" w:styleId="DocumentID">
    <w:name w:val="Document ID"/>
    <w:basedOn w:val="Documentsub-title"/>
    <w:uiPriority w:val="99"/>
    <w:rsid w:val="00420353"/>
    <w:pPr>
      <w:framePr w:hSpace="187" w:wrap="around" w:vAnchor="page" w:hAnchor="page" w:x="433" w:y="1"/>
      <w:spacing w:before="80" w:after="80"/>
    </w:pPr>
    <w:rPr>
      <w:sz w:val="24"/>
    </w:rPr>
  </w:style>
  <w:style w:type="character" w:customStyle="1" w:styleId="HTMLPreformattedChar">
    <w:name w:val="HTML Preformatted Char"/>
    <w:uiPriority w:val="99"/>
    <w:locked/>
    <w:rsid w:val="00635C6B"/>
    <w:rPr>
      <w:rFonts w:ascii="Courier New" w:hAnsi="Courier New"/>
      <w:lang w:val="en-US" w:eastAsia="de-DE"/>
    </w:rPr>
  </w:style>
  <w:style w:type="paragraph" w:styleId="BalloonText">
    <w:name w:val="Balloon Text"/>
    <w:basedOn w:val="Normal"/>
    <w:link w:val="BalloonTextChar"/>
    <w:uiPriority w:val="99"/>
    <w:semiHidden/>
    <w:rsid w:val="00DF6236"/>
    <w:rPr>
      <w:rFonts w:ascii="Times New Roman" w:hAnsi="Times New Roman"/>
      <w:lang w:val="x-none"/>
    </w:rPr>
  </w:style>
  <w:style w:type="character" w:customStyle="1" w:styleId="BalloonTextChar">
    <w:name w:val="Balloon Text Char"/>
    <w:link w:val="BalloonText"/>
    <w:uiPriority w:val="99"/>
    <w:semiHidden/>
    <w:locked/>
    <w:rsid w:val="00DF6236"/>
    <w:rPr>
      <w:lang w:val="x-none" w:eastAsia="de-DE"/>
    </w:rPr>
  </w:style>
  <w:style w:type="paragraph" w:styleId="ListParagraph">
    <w:name w:val="List Paragraph"/>
    <w:basedOn w:val="Normal"/>
    <w:uiPriority w:val="34"/>
    <w:qFormat/>
    <w:rsid w:val="00635C6B"/>
    <w:pPr>
      <w:ind w:left="720"/>
      <w:contextualSpacing/>
    </w:pPr>
  </w:style>
  <w:style w:type="character" w:styleId="CommentReference">
    <w:name w:val="annotation reference"/>
    <w:uiPriority w:val="99"/>
    <w:semiHidden/>
    <w:rsid w:val="00420353"/>
    <w:rPr>
      <w:rFonts w:cs="Times New Roman"/>
      <w:sz w:val="16"/>
      <w:szCs w:val="16"/>
    </w:rPr>
  </w:style>
  <w:style w:type="paragraph" w:styleId="CommentText">
    <w:name w:val="annotation text"/>
    <w:basedOn w:val="Normal"/>
    <w:link w:val="CommentTextChar"/>
    <w:uiPriority w:val="99"/>
    <w:semiHidden/>
    <w:rsid w:val="00420353"/>
    <w:rPr>
      <w:lang w:val="x-none"/>
    </w:rPr>
  </w:style>
  <w:style w:type="character" w:customStyle="1" w:styleId="CommentTextChar">
    <w:name w:val="Comment Text Char"/>
    <w:link w:val="CommentText"/>
    <w:uiPriority w:val="99"/>
    <w:semiHidden/>
    <w:locked/>
    <w:rsid w:val="00D7405D"/>
    <w:rPr>
      <w:rFonts w:ascii="Arial" w:hAnsi="Arial" w:cs="Times New Roman"/>
      <w:sz w:val="20"/>
      <w:szCs w:val="20"/>
      <w:lang w:eastAsia="de-DE"/>
    </w:rPr>
  </w:style>
  <w:style w:type="paragraph" w:styleId="CommentSubject">
    <w:name w:val="annotation subject"/>
    <w:basedOn w:val="CommentText"/>
    <w:next w:val="CommentText"/>
    <w:link w:val="CommentSubjectChar"/>
    <w:uiPriority w:val="99"/>
    <w:semiHidden/>
    <w:rsid w:val="00420353"/>
    <w:rPr>
      <w:b/>
      <w:bCs/>
    </w:rPr>
  </w:style>
  <w:style w:type="character" w:customStyle="1" w:styleId="CommentSubjectChar">
    <w:name w:val="Comment Subject Char"/>
    <w:link w:val="CommentSubject"/>
    <w:uiPriority w:val="99"/>
    <w:semiHidden/>
    <w:locked/>
    <w:rsid w:val="00D7405D"/>
    <w:rPr>
      <w:rFonts w:ascii="Arial" w:hAnsi="Arial" w:cs="Times New Roman"/>
      <w:b/>
      <w:bCs/>
      <w:sz w:val="20"/>
      <w:szCs w:val="20"/>
      <w:lang w:eastAsia="de-DE"/>
    </w:rPr>
  </w:style>
  <w:style w:type="paragraph" w:styleId="Caption">
    <w:name w:val="caption"/>
    <w:basedOn w:val="Normal"/>
    <w:next w:val="Normal"/>
    <w:uiPriority w:val="99"/>
    <w:qFormat/>
    <w:rsid w:val="003610B2"/>
    <w:pPr>
      <w:shd w:val="clear" w:color="FFFFFF" w:fill="auto"/>
      <w:spacing w:before="120"/>
      <w:jc w:val="center"/>
    </w:pPr>
  </w:style>
  <w:style w:type="paragraph" w:styleId="FootnoteText">
    <w:name w:val="footnote text"/>
    <w:basedOn w:val="Normal"/>
    <w:link w:val="FootnoteTextChar"/>
    <w:uiPriority w:val="99"/>
    <w:semiHidden/>
    <w:rsid w:val="00420353"/>
  </w:style>
  <w:style w:type="character" w:customStyle="1" w:styleId="FootnoteTextChar">
    <w:name w:val="Footnote Text Char"/>
    <w:link w:val="FootnoteText"/>
    <w:uiPriority w:val="99"/>
    <w:semiHidden/>
    <w:locked/>
    <w:rsid w:val="00A35C86"/>
    <w:rPr>
      <w:rFonts w:ascii="Arial" w:hAnsi="Arial" w:cs="Times New Roman"/>
      <w:lang w:val="en-US" w:eastAsia="de-DE" w:bidi="ar-SA"/>
    </w:rPr>
  </w:style>
  <w:style w:type="character" w:styleId="FootnoteReference">
    <w:name w:val="footnote reference"/>
    <w:uiPriority w:val="99"/>
    <w:semiHidden/>
    <w:rsid w:val="00420353"/>
    <w:rPr>
      <w:rFonts w:cs="Times New Roman"/>
      <w:vertAlign w:val="superscript"/>
    </w:rPr>
  </w:style>
  <w:style w:type="paragraph" w:styleId="TOC1">
    <w:name w:val="toc 1"/>
    <w:basedOn w:val="Normal"/>
    <w:next w:val="Normal"/>
    <w:autoRedefine/>
    <w:uiPriority w:val="39"/>
    <w:rsid w:val="001C00DA"/>
    <w:pPr>
      <w:tabs>
        <w:tab w:val="left" w:pos="-180"/>
        <w:tab w:val="left" w:pos="720"/>
        <w:tab w:val="right" w:leader="dot" w:pos="8640"/>
      </w:tabs>
      <w:spacing w:before="180" w:after="60"/>
      <w:ind w:left="547" w:hanging="547"/>
      <w:outlineLvl w:val="0"/>
    </w:pPr>
    <w:rPr>
      <w:b/>
      <w:noProof/>
      <w:szCs w:val="22"/>
    </w:rPr>
  </w:style>
  <w:style w:type="paragraph" w:styleId="TOC2">
    <w:name w:val="toc 2"/>
    <w:basedOn w:val="Normal"/>
    <w:next w:val="Normal"/>
    <w:autoRedefine/>
    <w:uiPriority w:val="39"/>
    <w:rsid w:val="00863353"/>
    <w:pPr>
      <w:tabs>
        <w:tab w:val="left" w:pos="720"/>
        <w:tab w:val="left" w:pos="835"/>
        <w:tab w:val="right" w:leader="dot" w:pos="8640"/>
      </w:tabs>
      <w:spacing w:before="60" w:after="60"/>
    </w:pPr>
    <w:rPr>
      <w:noProof/>
    </w:rPr>
  </w:style>
  <w:style w:type="paragraph" w:styleId="TOC3">
    <w:name w:val="toc 3"/>
    <w:basedOn w:val="Normal"/>
    <w:next w:val="Normal"/>
    <w:autoRedefine/>
    <w:uiPriority w:val="39"/>
    <w:rsid w:val="00420353"/>
    <w:pPr>
      <w:tabs>
        <w:tab w:val="left" w:pos="1080"/>
        <w:tab w:val="right" w:leader="dot" w:pos="8640"/>
      </w:tabs>
      <w:spacing w:before="60" w:after="60"/>
      <w:ind w:left="1080" w:hanging="720"/>
    </w:pPr>
    <w:rPr>
      <w:noProof/>
      <w:szCs w:val="18"/>
    </w:rPr>
  </w:style>
  <w:style w:type="paragraph" w:customStyle="1" w:styleId="BoxedTechnicalSpec">
    <w:name w:val="Boxed_TechnicalSpec"/>
    <w:basedOn w:val="HTMLPreformatted"/>
    <w:link w:val="BoxedTechnicalSpecChar"/>
    <w:autoRedefine/>
    <w:uiPriority w:val="99"/>
    <w:rsid w:val="00FB1DBC"/>
    <w:pPr>
      <w:pBdr>
        <w:top w:val="single" w:sz="4" w:space="4" w:color="808080"/>
        <w:left w:val="single" w:sz="4" w:space="4" w:color="808080"/>
        <w:bottom w:val="single" w:sz="4" w:space="4" w:color="808080"/>
        <w:right w:val="single" w:sz="4" w:space="4" w:color="808080"/>
      </w:pBdr>
      <w:spacing w:before="240" w:after="240"/>
      <w:ind w:left="1440" w:right="1440"/>
    </w:pPr>
    <w:rPr>
      <w:rFonts w:ascii="Arial" w:hAnsi="Arial" w:cs="Arial"/>
      <w:b/>
      <w:sz w:val="22"/>
      <w:szCs w:val="22"/>
      <w:lang w:val="en-US"/>
    </w:rPr>
  </w:style>
  <w:style w:type="character" w:customStyle="1" w:styleId="BoxedTechnicalSpecChar">
    <w:name w:val="Boxed_TechnicalSpec Char"/>
    <w:link w:val="BoxedTechnicalSpec"/>
    <w:uiPriority w:val="99"/>
    <w:locked/>
    <w:rsid w:val="00FB1DBC"/>
    <w:rPr>
      <w:rFonts w:ascii="Arial" w:hAnsi="Arial" w:cs="Arial"/>
      <w:b/>
      <w:sz w:val="22"/>
      <w:szCs w:val="22"/>
      <w:lang w:val="en-US" w:eastAsia="de-DE" w:bidi="ar-SA"/>
    </w:rPr>
  </w:style>
  <w:style w:type="table" w:styleId="TableGrid">
    <w:name w:val="Table Grid"/>
    <w:basedOn w:val="TableNormal"/>
    <w:rsid w:val="00420353"/>
    <w:pPr>
      <w:spacing w:after="120"/>
      <w:ind w:left="864"/>
    </w:pPr>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1">
    <w:name w:val="Subtitle1"/>
    <w:basedOn w:val="BodyText"/>
    <w:uiPriority w:val="99"/>
    <w:rsid w:val="00DC1CFC"/>
    <w:pPr>
      <w:keepLines w:val="0"/>
      <w:widowControl/>
      <w:tabs>
        <w:tab w:val="left" w:pos="3060"/>
      </w:tabs>
    </w:pPr>
    <w:rPr>
      <w:b/>
      <w:sz w:val="28"/>
      <w:szCs w:val="28"/>
    </w:rPr>
  </w:style>
  <w:style w:type="paragraph" w:styleId="NoSpacing">
    <w:name w:val="No Spacing"/>
    <w:link w:val="NoSpacingChar"/>
    <w:uiPriority w:val="1"/>
    <w:qFormat/>
    <w:rsid w:val="00083DD7"/>
    <w:rPr>
      <w:rFonts w:ascii="Calibri" w:hAnsi="Calibri"/>
      <w:sz w:val="22"/>
      <w:szCs w:val="22"/>
    </w:rPr>
  </w:style>
  <w:style w:type="character" w:customStyle="1" w:styleId="NoSpacingChar">
    <w:name w:val="No Spacing Char"/>
    <w:link w:val="NoSpacing"/>
    <w:uiPriority w:val="99"/>
    <w:locked/>
    <w:rsid w:val="00083DD7"/>
    <w:rPr>
      <w:rFonts w:ascii="Calibri" w:hAnsi="Calibri"/>
      <w:sz w:val="22"/>
      <w:szCs w:val="22"/>
      <w:lang w:val="en-US" w:eastAsia="en-US" w:bidi="ar-SA"/>
    </w:rPr>
  </w:style>
  <w:style w:type="paragraph" w:styleId="Revision">
    <w:name w:val="Revision"/>
    <w:hidden/>
    <w:uiPriority w:val="99"/>
    <w:semiHidden/>
    <w:rsid w:val="00377F13"/>
    <w:rPr>
      <w:rFonts w:ascii="Arial" w:hAnsi="Arial"/>
      <w:lang w:eastAsia="de-DE"/>
    </w:rPr>
  </w:style>
  <w:style w:type="paragraph" w:styleId="TOC4">
    <w:name w:val="toc 4"/>
    <w:basedOn w:val="Normal"/>
    <w:next w:val="Normal"/>
    <w:autoRedefine/>
    <w:uiPriority w:val="39"/>
    <w:rsid w:val="00420353"/>
    <w:pPr>
      <w:tabs>
        <w:tab w:val="left" w:pos="1134"/>
        <w:tab w:val="right" w:leader="dot" w:pos="9911"/>
      </w:tabs>
      <w:spacing w:before="40" w:after="40"/>
      <w:ind w:left="1134" w:hanging="1134"/>
    </w:pPr>
    <w:rPr>
      <w:noProof/>
    </w:rPr>
  </w:style>
  <w:style w:type="paragraph" w:styleId="TOC5">
    <w:name w:val="toc 5"/>
    <w:basedOn w:val="Normal"/>
    <w:next w:val="Normal"/>
    <w:autoRedefine/>
    <w:uiPriority w:val="39"/>
    <w:rsid w:val="00420353"/>
    <w:pPr>
      <w:ind w:left="880"/>
    </w:pPr>
  </w:style>
  <w:style w:type="paragraph" w:styleId="TOC6">
    <w:name w:val="toc 6"/>
    <w:basedOn w:val="Normal"/>
    <w:next w:val="Normal"/>
    <w:autoRedefine/>
    <w:uiPriority w:val="39"/>
    <w:rsid w:val="00420353"/>
    <w:pPr>
      <w:ind w:left="1100"/>
    </w:pPr>
  </w:style>
  <w:style w:type="paragraph" w:styleId="TOC7">
    <w:name w:val="toc 7"/>
    <w:basedOn w:val="Normal"/>
    <w:next w:val="Normal"/>
    <w:autoRedefine/>
    <w:uiPriority w:val="39"/>
    <w:rsid w:val="00420353"/>
    <w:pPr>
      <w:ind w:left="1320"/>
    </w:pPr>
  </w:style>
  <w:style w:type="paragraph" w:styleId="TOC8">
    <w:name w:val="toc 8"/>
    <w:basedOn w:val="Normal"/>
    <w:next w:val="Normal"/>
    <w:autoRedefine/>
    <w:uiPriority w:val="39"/>
    <w:rsid w:val="00420353"/>
    <w:pPr>
      <w:ind w:left="1540"/>
    </w:pPr>
  </w:style>
  <w:style w:type="paragraph" w:styleId="TOC9">
    <w:name w:val="toc 9"/>
    <w:basedOn w:val="Normal"/>
    <w:next w:val="Normal"/>
    <w:autoRedefine/>
    <w:uiPriority w:val="39"/>
    <w:rsid w:val="00420353"/>
    <w:pPr>
      <w:ind w:left="1760"/>
    </w:pPr>
  </w:style>
  <w:style w:type="paragraph" w:styleId="NormalIndent">
    <w:name w:val="Normal Indent"/>
    <w:basedOn w:val="Normal"/>
    <w:uiPriority w:val="99"/>
    <w:semiHidden/>
    <w:rsid w:val="00420353"/>
    <w:pPr>
      <w:spacing w:before="60" w:after="60"/>
    </w:pPr>
    <w:rPr>
      <w:rFonts w:ascii="Helvetica" w:hAnsi="Helvetica"/>
    </w:rPr>
  </w:style>
  <w:style w:type="character" w:styleId="PageNumber">
    <w:name w:val="page number"/>
    <w:uiPriority w:val="99"/>
    <w:semiHidden/>
    <w:rsid w:val="00420353"/>
    <w:rPr>
      <w:rFonts w:cs="Times New Roman"/>
    </w:rPr>
  </w:style>
  <w:style w:type="character" w:styleId="FollowedHyperlink">
    <w:name w:val="FollowedHyperlink"/>
    <w:uiPriority w:val="99"/>
    <w:semiHidden/>
    <w:rsid w:val="00420353"/>
    <w:rPr>
      <w:rFonts w:cs="Times New Roman"/>
      <w:color w:val="800080"/>
      <w:u w:val="single"/>
    </w:rPr>
  </w:style>
  <w:style w:type="paragraph" w:styleId="ListBullet">
    <w:name w:val="List Bullet"/>
    <w:basedOn w:val="Normal"/>
    <w:link w:val="ListBulletChar"/>
    <w:autoRedefine/>
    <w:uiPriority w:val="99"/>
    <w:rsid w:val="002D69E7"/>
    <w:pPr>
      <w:suppressLineNumbers/>
      <w:ind w:left="162"/>
    </w:pPr>
    <w:rPr>
      <w:rFonts w:cs="Arial"/>
      <w:lang w:val="x-none"/>
    </w:rPr>
  </w:style>
  <w:style w:type="paragraph" w:styleId="ListBullet2">
    <w:name w:val="List Bullet 2"/>
    <w:basedOn w:val="Normal"/>
    <w:link w:val="ListBullet2Char"/>
    <w:uiPriority w:val="99"/>
    <w:semiHidden/>
    <w:rsid w:val="00420353"/>
    <w:pPr>
      <w:numPr>
        <w:ilvl w:val="1"/>
        <w:numId w:val="10"/>
      </w:numPr>
    </w:pPr>
    <w:rPr>
      <w:lang w:val="x-none"/>
    </w:rPr>
  </w:style>
  <w:style w:type="paragraph" w:styleId="ListBullet3">
    <w:name w:val="List Bullet 3"/>
    <w:basedOn w:val="Normal"/>
    <w:uiPriority w:val="99"/>
    <w:semiHidden/>
    <w:rsid w:val="00420353"/>
    <w:pPr>
      <w:numPr>
        <w:ilvl w:val="2"/>
        <w:numId w:val="10"/>
      </w:numPr>
      <w:tabs>
        <w:tab w:val="left" w:pos="1440"/>
      </w:tabs>
    </w:pPr>
  </w:style>
  <w:style w:type="paragraph" w:styleId="ListBullet4">
    <w:name w:val="List Bullet 4"/>
    <w:basedOn w:val="Normal"/>
    <w:uiPriority w:val="99"/>
    <w:semiHidden/>
    <w:rsid w:val="00420353"/>
    <w:pPr>
      <w:numPr>
        <w:numId w:val="2"/>
      </w:numPr>
      <w:tabs>
        <w:tab w:val="clear" w:pos="1080"/>
        <w:tab w:val="num" w:pos="1440"/>
        <w:tab w:val="num" w:pos="1800"/>
      </w:tabs>
      <w:ind w:left="1440"/>
    </w:pPr>
  </w:style>
  <w:style w:type="paragraph" w:styleId="DocumentMap">
    <w:name w:val="Document Map"/>
    <w:basedOn w:val="Normal"/>
    <w:link w:val="DocumentMapChar"/>
    <w:uiPriority w:val="99"/>
    <w:semiHidden/>
    <w:rsid w:val="00420353"/>
    <w:pPr>
      <w:shd w:val="clear" w:color="auto" w:fill="000080"/>
    </w:pPr>
    <w:rPr>
      <w:rFonts w:ascii="Times New Roman" w:hAnsi="Times New Roman"/>
      <w:sz w:val="2"/>
      <w:lang w:val="x-none"/>
    </w:rPr>
  </w:style>
  <w:style w:type="character" w:customStyle="1" w:styleId="DocumentMapChar">
    <w:name w:val="Document Map Char"/>
    <w:link w:val="DocumentMap"/>
    <w:uiPriority w:val="99"/>
    <w:semiHidden/>
    <w:locked/>
    <w:rsid w:val="00D7405D"/>
    <w:rPr>
      <w:rFonts w:cs="Times New Roman"/>
      <w:sz w:val="2"/>
      <w:lang w:eastAsia="de-DE"/>
    </w:rPr>
  </w:style>
  <w:style w:type="paragraph" w:customStyle="1" w:styleId="Table">
    <w:name w:val="Table"/>
    <w:basedOn w:val="Normal"/>
    <w:uiPriority w:val="99"/>
    <w:semiHidden/>
    <w:rsid w:val="00420353"/>
    <w:pPr>
      <w:framePr w:hSpace="180" w:wrap="around" w:vAnchor="text" w:hAnchor="margin" w:y="253"/>
      <w:widowControl w:val="0"/>
      <w:spacing w:before="40" w:after="40"/>
    </w:pPr>
    <w:rPr>
      <w:b/>
      <w:sz w:val="16"/>
    </w:rPr>
  </w:style>
  <w:style w:type="paragraph" w:styleId="BodyText3">
    <w:name w:val="Body Text 3"/>
    <w:basedOn w:val="Normal"/>
    <w:link w:val="BodyText3Char"/>
    <w:uiPriority w:val="99"/>
    <w:semiHidden/>
    <w:rsid w:val="00420353"/>
    <w:rPr>
      <w:sz w:val="16"/>
      <w:szCs w:val="16"/>
      <w:lang w:val="x-none"/>
    </w:rPr>
  </w:style>
  <w:style w:type="character" w:customStyle="1" w:styleId="BodyText3Char">
    <w:name w:val="Body Text 3 Char"/>
    <w:link w:val="BodyText3"/>
    <w:uiPriority w:val="99"/>
    <w:semiHidden/>
    <w:locked/>
    <w:rsid w:val="00D7405D"/>
    <w:rPr>
      <w:rFonts w:ascii="Arial" w:hAnsi="Arial" w:cs="Times New Roman"/>
      <w:sz w:val="16"/>
      <w:szCs w:val="16"/>
      <w:lang w:eastAsia="de-DE"/>
    </w:rPr>
  </w:style>
  <w:style w:type="paragraph" w:customStyle="1" w:styleId="Appendixheading1">
    <w:name w:val="Appendix heading 1"/>
    <w:basedOn w:val="Normal"/>
    <w:next w:val="Normal"/>
    <w:uiPriority w:val="99"/>
    <w:semiHidden/>
    <w:rsid w:val="00420353"/>
    <w:pPr>
      <w:widowControl w:val="0"/>
      <w:numPr>
        <w:numId w:val="8"/>
      </w:numPr>
      <w:spacing w:before="90" w:after="180"/>
    </w:pPr>
    <w:rPr>
      <w:b/>
      <w:sz w:val="24"/>
      <w:lang w:eastAsia="en-US"/>
    </w:rPr>
  </w:style>
  <w:style w:type="paragraph" w:styleId="BlockText">
    <w:name w:val="Block Text"/>
    <w:basedOn w:val="Normal"/>
    <w:uiPriority w:val="99"/>
    <w:semiHidden/>
    <w:rsid w:val="00420353"/>
    <w:pPr>
      <w:ind w:left="1440" w:right="1440"/>
    </w:pPr>
  </w:style>
  <w:style w:type="paragraph" w:styleId="BodyText2">
    <w:name w:val="Body Text 2"/>
    <w:basedOn w:val="Normal"/>
    <w:link w:val="BodyText2Char"/>
    <w:uiPriority w:val="99"/>
    <w:semiHidden/>
    <w:rsid w:val="00420353"/>
    <w:pPr>
      <w:spacing w:line="480" w:lineRule="auto"/>
    </w:pPr>
    <w:rPr>
      <w:lang w:val="x-none"/>
    </w:rPr>
  </w:style>
  <w:style w:type="character" w:customStyle="1" w:styleId="BodyText2Char">
    <w:name w:val="Body Text 2 Char"/>
    <w:link w:val="BodyText2"/>
    <w:uiPriority w:val="99"/>
    <w:semiHidden/>
    <w:locked/>
    <w:rsid w:val="00D7405D"/>
    <w:rPr>
      <w:rFonts w:ascii="Arial" w:hAnsi="Arial" w:cs="Times New Roman"/>
      <w:sz w:val="20"/>
      <w:szCs w:val="20"/>
      <w:lang w:eastAsia="de-DE"/>
    </w:rPr>
  </w:style>
  <w:style w:type="paragraph" w:styleId="BodyTextFirstIndent">
    <w:name w:val="Body Text First Indent"/>
    <w:basedOn w:val="BodyText"/>
    <w:link w:val="BodyTextFirstIndentChar"/>
    <w:uiPriority w:val="99"/>
    <w:semiHidden/>
    <w:rsid w:val="00420353"/>
    <w:pPr>
      <w:keepLines w:val="0"/>
      <w:widowControl/>
      <w:ind w:firstLine="210"/>
    </w:pPr>
    <w:rPr>
      <w:lang w:eastAsia="de-DE"/>
    </w:rPr>
  </w:style>
  <w:style w:type="character" w:customStyle="1" w:styleId="BodyTextFirstIndentChar">
    <w:name w:val="Body Text First Indent Char"/>
    <w:link w:val="BodyTextFirstIndent"/>
    <w:uiPriority w:val="99"/>
    <w:semiHidden/>
    <w:locked/>
    <w:rsid w:val="00D7405D"/>
    <w:rPr>
      <w:rFonts w:ascii="Arial" w:hAnsi="Arial" w:cs="Times New Roman"/>
      <w:sz w:val="20"/>
      <w:szCs w:val="20"/>
      <w:lang w:val="en-US" w:eastAsia="de-DE" w:bidi="ar-SA"/>
    </w:rPr>
  </w:style>
  <w:style w:type="paragraph" w:styleId="BodyTextIndent">
    <w:name w:val="Body Text Indent"/>
    <w:basedOn w:val="Normal"/>
    <w:link w:val="BodyTextIndentChar"/>
    <w:uiPriority w:val="99"/>
    <w:semiHidden/>
    <w:rsid w:val="00420353"/>
    <w:pPr>
      <w:ind w:left="360"/>
    </w:pPr>
    <w:rPr>
      <w:lang w:val="x-none"/>
    </w:rPr>
  </w:style>
  <w:style w:type="character" w:customStyle="1" w:styleId="BodyTextIndentChar">
    <w:name w:val="Body Text Indent Char"/>
    <w:link w:val="BodyTextIndent"/>
    <w:uiPriority w:val="99"/>
    <w:semiHidden/>
    <w:locked/>
    <w:rsid w:val="00D7405D"/>
    <w:rPr>
      <w:rFonts w:ascii="Arial" w:hAnsi="Arial" w:cs="Times New Roman"/>
      <w:sz w:val="20"/>
      <w:szCs w:val="20"/>
      <w:lang w:eastAsia="de-DE"/>
    </w:rPr>
  </w:style>
  <w:style w:type="paragraph" w:styleId="BodyTextFirstIndent2">
    <w:name w:val="Body Text First Indent 2"/>
    <w:basedOn w:val="BodyTextIndent"/>
    <w:link w:val="BodyTextFirstIndent2Char"/>
    <w:uiPriority w:val="99"/>
    <w:semiHidden/>
    <w:rsid w:val="00420353"/>
    <w:pPr>
      <w:ind w:firstLine="210"/>
    </w:pPr>
  </w:style>
  <w:style w:type="character" w:customStyle="1" w:styleId="BodyTextFirstIndent2Char">
    <w:name w:val="Body Text First Indent 2 Char"/>
    <w:link w:val="BodyTextFirstIndent2"/>
    <w:uiPriority w:val="99"/>
    <w:semiHidden/>
    <w:locked/>
    <w:rsid w:val="00D7405D"/>
    <w:rPr>
      <w:rFonts w:ascii="Arial" w:hAnsi="Arial" w:cs="Times New Roman"/>
      <w:sz w:val="20"/>
      <w:szCs w:val="20"/>
      <w:lang w:eastAsia="de-DE"/>
    </w:rPr>
  </w:style>
  <w:style w:type="paragraph" w:styleId="BodyTextIndent2">
    <w:name w:val="Body Text Indent 2"/>
    <w:basedOn w:val="Normal"/>
    <w:link w:val="BodyTextIndent2Char"/>
    <w:uiPriority w:val="99"/>
    <w:semiHidden/>
    <w:rsid w:val="00420353"/>
    <w:pPr>
      <w:spacing w:line="480" w:lineRule="auto"/>
      <w:ind w:left="360"/>
    </w:pPr>
    <w:rPr>
      <w:lang w:val="x-none"/>
    </w:rPr>
  </w:style>
  <w:style w:type="character" w:customStyle="1" w:styleId="BodyTextIndent2Char">
    <w:name w:val="Body Text Indent 2 Char"/>
    <w:link w:val="BodyTextIndent2"/>
    <w:uiPriority w:val="99"/>
    <w:semiHidden/>
    <w:locked/>
    <w:rsid w:val="00D7405D"/>
    <w:rPr>
      <w:rFonts w:ascii="Arial" w:hAnsi="Arial" w:cs="Times New Roman"/>
      <w:sz w:val="20"/>
      <w:szCs w:val="20"/>
      <w:lang w:eastAsia="de-DE"/>
    </w:rPr>
  </w:style>
  <w:style w:type="paragraph" w:styleId="BodyTextIndent3">
    <w:name w:val="Body Text Indent 3"/>
    <w:basedOn w:val="Normal"/>
    <w:link w:val="BodyTextIndent3Char"/>
    <w:rsid w:val="00420353"/>
    <w:pPr>
      <w:ind w:left="360"/>
    </w:pPr>
    <w:rPr>
      <w:sz w:val="16"/>
      <w:szCs w:val="16"/>
      <w:lang w:val="x-none"/>
    </w:rPr>
  </w:style>
  <w:style w:type="character" w:customStyle="1" w:styleId="BodyTextIndent3Char">
    <w:name w:val="Body Text Indent 3 Char"/>
    <w:link w:val="BodyTextIndent3"/>
    <w:locked/>
    <w:rsid w:val="00D7405D"/>
    <w:rPr>
      <w:rFonts w:ascii="Arial" w:hAnsi="Arial" w:cs="Times New Roman"/>
      <w:sz w:val="16"/>
      <w:szCs w:val="16"/>
      <w:lang w:eastAsia="de-DE"/>
    </w:rPr>
  </w:style>
  <w:style w:type="paragraph" w:customStyle="1" w:styleId="Copyright">
    <w:name w:val="Copyright"/>
    <w:basedOn w:val="Normal"/>
    <w:next w:val="BodyText"/>
    <w:uiPriority w:val="99"/>
    <w:semiHidden/>
    <w:rsid w:val="00420353"/>
    <w:pPr>
      <w:spacing w:before="240"/>
    </w:pPr>
    <w:rPr>
      <w:rFonts w:ascii="Arial Narrow" w:hAnsi="Arial Narrow"/>
      <w:b/>
      <w:sz w:val="28"/>
      <w:szCs w:val="28"/>
    </w:rPr>
  </w:style>
  <w:style w:type="paragraph" w:styleId="Date">
    <w:name w:val="Date"/>
    <w:basedOn w:val="Normal"/>
    <w:next w:val="Normal"/>
    <w:link w:val="DateChar"/>
    <w:uiPriority w:val="99"/>
    <w:semiHidden/>
    <w:rsid w:val="00420353"/>
    <w:rPr>
      <w:lang w:val="x-none"/>
    </w:rPr>
  </w:style>
  <w:style w:type="character" w:customStyle="1" w:styleId="DateChar">
    <w:name w:val="Date Char"/>
    <w:link w:val="Date"/>
    <w:uiPriority w:val="99"/>
    <w:semiHidden/>
    <w:locked/>
    <w:rsid w:val="00D7405D"/>
    <w:rPr>
      <w:rFonts w:ascii="Arial" w:hAnsi="Arial" w:cs="Times New Roman"/>
      <w:sz w:val="20"/>
      <w:szCs w:val="20"/>
      <w:lang w:eastAsia="de-DE"/>
    </w:rPr>
  </w:style>
  <w:style w:type="paragraph" w:customStyle="1" w:styleId="DocumentTitle">
    <w:name w:val="Document Title"/>
    <w:next w:val="BodyText"/>
    <w:uiPriority w:val="99"/>
    <w:rsid w:val="00420353"/>
    <w:pPr>
      <w:widowControl w:val="0"/>
      <w:spacing w:before="880" w:after="240"/>
    </w:pPr>
    <w:rPr>
      <w:rFonts w:ascii="Arial" w:hAnsi="Arial"/>
      <w:b/>
      <w:sz w:val="52"/>
      <w:szCs w:val="24"/>
    </w:rPr>
  </w:style>
  <w:style w:type="paragraph" w:customStyle="1" w:styleId="StyleDocumentTitle16pt">
    <w:name w:val="Style Document Title + 16 pt"/>
    <w:basedOn w:val="DocumentTitle"/>
    <w:uiPriority w:val="99"/>
    <w:semiHidden/>
    <w:rsid w:val="00420353"/>
    <w:rPr>
      <w:bCs/>
      <w:sz w:val="32"/>
    </w:rPr>
  </w:style>
  <w:style w:type="paragraph" w:customStyle="1" w:styleId="Documentsub-title">
    <w:name w:val="Document sub-title"/>
    <w:basedOn w:val="StyleDocumentTitle16pt"/>
    <w:uiPriority w:val="99"/>
    <w:rsid w:val="00420353"/>
    <w:pPr>
      <w:spacing w:before="240"/>
    </w:pPr>
    <w:rPr>
      <w:sz w:val="36"/>
    </w:rPr>
  </w:style>
  <w:style w:type="paragraph" w:styleId="E-mailSignature">
    <w:name w:val="E-mail Signature"/>
    <w:basedOn w:val="Normal"/>
    <w:link w:val="E-mailSignatureChar"/>
    <w:uiPriority w:val="99"/>
    <w:semiHidden/>
    <w:rsid w:val="00420353"/>
    <w:rPr>
      <w:lang w:val="x-none"/>
    </w:rPr>
  </w:style>
  <w:style w:type="character" w:customStyle="1" w:styleId="E-mailSignatureChar">
    <w:name w:val="E-mail Signature Char"/>
    <w:link w:val="E-mailSignature"/>
    <w:uiPriority w:val="99"/>
    <w:semiHidden/>
    <w:locked/>
    <w:rsid w:val="00D7405D"/>
    <w:rPr>
      <w:rFonts w:ascii="Arial" w:hAnsi="Arial" w:cs="Times New Roman"/>
      <w:sz w:val="20"/>
      <w:szCs w:val="20"/>
      <w:lang w:eastAsia="de-DE"/>
    </w:rPr>
  </w:style>
  <w:style w:type="character" w:styleId="Emphasis">
    <w:name w:val="Emphasis"/>
    <w:uiPriority w:val="99"/>
    <w:qFormat/>
    <w:rsid w:val="003610B2"/>
    <w:rPr>
      <w:rFonts w:cs="Times New Roman"/>
      <w:i/>
      <w:iCs/>
    </w:rPr>
  </w:style>
  <w:style w:type="character" w:styleId="EndnoteReference">
    <w:name w:val="endnote reference"/>
    <w:uiPriority w:val="99"/>
    <w:semiHidden/>
    <w:rsid w:val="00420353"/>
    <w:rPr>
      <w:rFonts w:cs="Times New Roman"/>
      <w:vertAlign w:val="superscript"/>
    </w:rPr>
  </w:style>
  <w:style w:type="paragraph" w:styleId="EndnoteText">
    <w:name w:val="endnote text"/>
    <w:basedOn w:val="Normal"/>
    <w:link w:val="EndnoteTextChar"/>
    <w:uiPriority w:val="99"/>
    <w:semiHidden/>
    <w:rsid w:val="00420353"/>
    <w:rPr>
      <w:lang w:val="x-none"/>
    </w:rPr>
  </w:style>
  <w:style w:type="character" w:customStyle="1" w:styleId="EndnoteTextChar">
    <w:name w:val="Endnote Text Char"/>
    <w:link w:val="EndnoteText"/>
    <w:uiPriority w:val="99"/>
    <w:semiHidden/>
    <w:locked/>
    <w:rsid w:val="00D7405D"/>
    <w:rPr>
      <w:rFonts w:ascii="Arial" w:hAnsi="Arial" w:cs="Times New Roman"/>
      <w:sz w:val="20"/>
      <w:szCs w:val="20"/>
      <w:lang w:eastAsia="de-DE"/>
    </w:rPr>
  </w:style>
  <w:style w:type="paragraph" w:styleId="EnvelopeAddress">
    <w:name w:val="envelope address"/>
    <w:basedOn w:val="Normal"/>
    <w:uiPriority w:val="99"/>
    <w:semiHidden/>
    <w:rsid w:val="00420353"/>
    <w:pPr>
      <w:framePr w:w="7920" w:h="1980" w:hRule="exact" w:hSpace="180" w:wrap="auto" w:hAnchor="page" w:xAlign="center" w:yAlign="bottom"/>
      <w:ind w:left="2880"/>
    </w:pPr>
    <w:rPr>
      <w:rFonts w:cs="Arial"/>
      <w:sz w:val="24"/>
      <w:szCs w:val="24"/>
    </w:rPr>
  </w:style>
  <w:style w:type="paragraph" w:styleId="EnvelopeReturn">
    <w:name w:val="envelope return"/>
    <w:basedOn w:val="Normal"/>
    <w:uiPriority w:val="99"/>
    <w:semiHidden/>
    <w:rsid w:val="00420353"/>
    <w:rPr>
      <w:rFonts w:cs="Arial"/>
    </w:rPr>
  </w:style>
  <w:style w:type="paragraph" w:customStyle="1" w:styleId="Heading1alt">
    <w:name w:val="Heading 1 alt"/>
    <w:next w:val="BodyText"/>
    <w:uiPriority w:val="99"/>
    <w:rsid w:val="00420353"/>
    <w:pPr>
      <w:spacing w:before="360"/>
    </w:pPr>
    <w:rPr>
      <w:rFonts w:ascii="Arial Narrow" w:hAnsi="Arial Narrow"/>
      <w:b/>
      <w:sz w:val="36"/>
      <w:szCs w:val="32"/>
      <w:lang w:eastAsia="de-DE"/>
    </w:rPr>
  </w:style>
  <w:style w:type="character" w:styleId="HTMLAcronym">
    <w:name w:val="HTML Acronym"/>
    <w:uiPriority w:val="99"/>
    <w:semiHidden/>
    <w:rsid w:val="00420353"/>
    <w:rPr>
      <w:rFonts w:cs="Times New Roman"/>
    </w:rPr>
  </w:style>
  <w:style w:type="paragraph" w:styleId="HTMLAddress">
    <w:name w:val="HTML Address"/>
    <w:basedOn w:val="Normal"/>
    <w:link w:val="HTMLAddressChar"/>
    <w:uiPriority w:val="99"/>
    <w:semiHidden/>
    <w:rsid w:val="00420353"/>
    <w:rPr>
      <w:i/>
      <w:iCs/>
      <w:lang w:val="x-none"/>
    </w:rPr>
  </w:style>
  <w:style w:type="character" w:customStyle="1" w:styleId="HTMLAddressChar">
    <w:name w:val="HTML Address Char"/>
    <w:link w:val="HTMLAddress"/>
    <w:uiPriority w:val="99"/>
    <w:semiHidden/>
    <w:locked/>
    <w:rsid w:val="00D7405D"/>
    <w:rPr>
      <w:rFonts w:ascii="Arial" w:hAnsi="Arial" w:cs="Times New Roman"/>
      <w:i/>
      <w:iCs/>
      <w:sz w:val="20"/>
      <w:szCs w:val="20"/>
      <w:lang w:eastAsia="de-DE"/>
    </w:rPr>
  </w:style>
  <w:style w:type="character" w:styleId="HTMLCite">
    <w:name w:val="HTML Cite"/>
    <w:uiPriority w:val="99"/>
    <w:semiHidden/>
    <w:rsid w:val="00420353"/>
    <w:rPr>
      <w:rFonts w:cs="Times New Roman"/>
      <w:i/>
      <w:iCs/>
    </w:rPr>
  </w:style>
  <w:style w:type="character" w:styleId="HTMLCode">
    <w:name w:val="HTML Code"/>
    <w:uiPriority w:val="99"/>
    <w:semiHidden/>
    <w:rsid w:val="00420353"/>
    <w:rPr>
      <w:rFonts w:ascii="Courier New" w:hAnsi="Courier New" w:cs="Courier New"/>
      <w:sz w:val="20"/>
      <w:szCs w:val="20"/>
    </w:rPr>
  </w:style>
  <w:style w:type="character" w:styleId="HTMLDefinition">
    <w:name w:val="HTML Definition"/>
    <w:uiPriority w:val="99"/>
    <w:semiHidden/>
    <w:rsid w:val="00420353"/>
    <w:rPr>
      <w:rFonts w:cs="Times New Roman"/>
      <w:i/>
      <w:iCs/>
    </w:rPr>
  </w:style>
  <w:style w:type="character" w:styleId="HTMLKeyboard">
    <w:name w:val="HTML Keyboard"/>
    <w:uiPriority w:val="99"/>
    <w:semiHidden/>
    <w:rsid w:val="00420353"/>
    <w:rPr>
      <w:rFonts w:ascii="Courier New" w:hAnsi="Courier New" w:cs="Courier New"/>
      <w:sz w:val="20"/>
      <w:szCs w:val="20"/>
    </w:rPr>
  </w:style>
  <w:style w:type="paragraph" w:styleId="HTMLPreformatted">
    <w:name w:val="HTML Preformatted"/>
    <w:basedOn w:val="Normal"/>
    <w:link w:val="HTMLPreformattedChar1"/>
    <w:uiPriority w:val="99"/>
    <w:semiHidden/>
    <w:rsid w:val="00420353"/>
    <w:rPr>
      <w:rFonts w:ascii="Courier New" w:hAnsi="Courier New"/>
      <w:lang w:val="x-none"/>
    </w:rPr>
  </w:style>
  <w:style w:type="character" w:customStyle="1" w:styleId="HTMLPreformattedChar1">
    <w:name w:val="HTML Preformatted Char1"/>
    <w:link w:val="HTMLPreformatted"/>
    <w:uiPriority w:val="99"/>
    <w:semiHidden/>
    <w:locked/>
    <w:rsid w:val="00D7405D"/>
    <w:rPr>
      <w:rFonts w:ascii="Courier New" w:hAnsi="Courier New" w:cs="Courier New"/>
      <w:sz w:val="20"/>
      <w:szCs w:val="20"/>
      <w:lang w:eastAsia="de-DE"/>
    </w:rPr>
  </w:style>
  <w:style w:type="character" w:styleId="HTMLSample">
    <w:name w:val="HTML Sample"/>
    <w:uiPriority w:val="99"/>
    <w:semiHidden/>
    <w:rsid w:val="00420353"/>
    <w:rPr>
      <w:rFonts w:ascii="Courier New" w:hAnsi="Courier New" w:cs="Courier New"/>
    </w:rPr>
  </w:style>
  <w:style w:type="character" w:styleId="HTMLTypewriter">
    <w:name w:val="HTML Typewriter"/>
    <w:uiPriority w:val="99"/>
    <w:semiHidden/>
    <w:rsid w:val="00420353"/>
    <w:rPr>
      <w:rFonts w:ascii="Courier New" w:hAnsi="Courier New" w:cs="Courier New"/>
      <w:sz w:val="20"/>
      <w:szCs w:val="20"/>
    </w:rPr>
  </w:style>
  <w:style w:type="character" w:styleId="HTMLVariable">
    <w:name w:val="HTML Variable"/>
    <w:uiPriority w:val="99"/>
    <w:semiHidden/>
    <w:rsid w:val="00420353"/>
    <w:rPr>
      <w:rFonts w:cs="Times New Roman"/>
      <w:i/>
      <w:iCs/>
    </w:rPr>
  </w:style>
  <w:style w:type="paragraph" w:styleId="Index1">
    <w:name w:val="index 1"/>
    <w:basedOn w:val="Normal"/>
    <w:next w:val="Normal"/>
    <w:autoRedefine/>
    <w:uiPriority w:val="99"/>
    <w:semiHidden/>
    <w:rsid w:val="00420353"/>
    <w:pPr>
      <w:ind w:left="200" w:hanging="200"/>
    </w:pPr>
  </w:style>
  <w:style w:type="paragraph" w:styleId="Index2">
    <w:name w:val="index 2"/>
    <w:basedOn w:val="Normal"/>
    <w:next w:val="Normal"/>
    <w:autoRedefine/>
    <w:uiPriority w:val="99"/>
    <w:semiHidden/>
    <w:rsid w:val="00420353"/>
    <w:pPr>
      <w:ind w:left="400" w:hanging="200"/>
    </w:pPr>
  </w:style>
  <w:style w:type="paragraph" w:styleId="Index3">
    <w:name w:val="index 3"/>
    <w:basedOn w:val="Normal"/>
    <w:next w:val="Normal"/>
    <w:autoRedefine/>
    <w:uiPriority w:val="99"/>
    <w:semiHidden/>
    <w:rsid w:val="00420353"/>
    <w:pPr>
      <w:ind w:left="600" w:hanging="200"/>
    </w:pPr>
  </w:style>
  <w:style w:type="paragraph" w:styleId="Index4">
    <w:name w:val="index 4"/>
    <w:basedOn w:val="Normal"/>
    <w:next w:val="Normal"/>
    <w:autoRedefine/>
    <w:uiPriority w:val="99"/>
    <w:semiHidden/>
    <w:rsid w:val="00420353"/>
    <w:pPr>
      <w:ind w:left="800" w:hanging="200"/>
    </w:pPr>
  </w:style>
  <w:style w:type="paragraph" w:styleId="Index5">
    <w:name w:val="index 5"/>
    <w:basedOn w:val="Normal"/>
    <w:next w:val="Normal"/>
    <w:autoRedefine/>
    <w:uiPriority w:val="99"/>
    <w:semiHidden/>
    <w:rsid w:val="00420353"/>
    <w:pPr>
      <w:ind w:left="1000" w:hanging="200"/>
    </w:pPr>
  </w:style>
  <w:style w:type="paragraph" w:styleId="Index6">
    <w:name w:val="index 6"/>
    <w:basedOn w:val="Normal"/>
    <w:next w:val="Normal"/>
    <w:autoRedefine/>
    <w:uiPriority w:val="99"/>
    <w:semiHidden/>
    <w:rsid w:val="00420353"/>
    <w:pPr>
      <w:ind w:left="1200" w:hanging="200"/>
    </w:pPr>
  </w:style>
  <w:style w:type="paragraph" w:styleId="Index7">
    <w:name w:val="index 7"/>
    <w:basedOn w:val="Normal"/>
    <w:next w:val="Normal"/>
    <w:autoRedefine/>
    <w:uiPriority w:val="99"/>
    <w:semiHidden/>
    <w:rsid w:val="00420353"/>
    <w:pPr>
      <w:ind w:left="1400" w:hanging="200"/>
    </w:pPr>
  </w:style>
  <w:style w:type="paragraph" w:styleId="Index8">
    <w:name w:val="index 8"/>
    <w:basedOn w:val="Normal"/>
    <w:next w:val="Normal"/>
    <w:autoRedefine/>
    <w:uiPriority w:val="99"/>
    <w:semiHidden/>
    <w:rsid w:val="00420353"/>
    <w:pPr>
      <w:ind w:left="1600" w:hanging="200"/>
    </w:pPr>
  </w:style>
  <w:style w:type="paragraph" w:styleId="Index9">
    <w:name w:val="index 9"/>
    <w:basedOn w:val="Normal"/>
    <w:next w:val="Normal"/>
    <w:autoRedefine/>
    <w:uiPriority w:val="99"/>
    <w:semiHidden/>
    <w:rsid w:val="00420353"/>
    <w:pPr>
      <w:ind w:left="1800" w:hanging="200"/>
    </w:pPr>
  </w:style>
  <w:style w:type="paragraph" w:styleId="IndexHeading">
    <w:name w:val="index heading"/>
    <w:basedOn w:val="Normal"/>
    <w:next w:val="Index1"/>
    <w:uiPriority w:val="99"/>
    <w:semiHidden/>
    <w:rsid w:val="00420353"/>
    <w:rPr>
      <w:rFonts w:cs="Arial"/>
      <w:b/>
      <w:bCs/>
    </w:rPr>
  </w:style>
  <w:style w:type="character" w:styleId="LineNumber">
    <w:name w:val="line number"/>
    <w:uiPriority w:val="99"/>
    <w:semiHidden/>
    <w:rsid w:val="00420353"/>
    <w:rPr>
      <w:rFonts w:cs="Times New Roman"/>
    </w:rPr>
  </w:style>
  <w:style w:type="paragraph" w:styleId="List">
    <w:name w:val="List"/>
    <w:basedOn w:val="Normal"/>
    <w:uiPriority w:val="99"/>
    <w:semiHidden/>
    <w:rsid w:val="00420353"/>
    <w:pPr>
      <w:ind w:left="360" w:hanging="360"/>
    </w:pPr>
  </w:style>
  <w:style w:type="paragraph" w:styleId="List2">
    <w:name w:val="List 2"/>
    <w:basedOn w:val="Normal"/>
    <w:uiPriority w:val="99"/>
    <w:semiHidden/>
    <w:rsid w:val="00420353"/>
    <w:pPr>
      <w:ind w:left="720" w:hanging="360"/>
    </w:pPr>
  </w:style>
  <w:style w:type="paragraph" w:styleId="List3">
    <w:name w:val="List 3"/>
    <w:basedOn w:val="Normal"/>
    <w:uiPriority w:val="99"/>
    <w:semiHidden/>
    <w:rsid w:val="00420353"/>
    <w:pPr>
      <w:ind w:left="1080" w:hanging="360"/>
    </w:pPr>
  </w:style>
  <w:style w:type="paragraph" w:styleId="List4">
    <w:name w:val="List 4"/>
    <w:basedOn w:val="Normal"/>
    <w:uiPriority w:val="99"/>
    <w:semiHidden/>
    <w:rsid w:val="00420353"/>
    <w:pPr>
      <w:ind w:left="1440" w:hanging="360"/>
    </w:pPr>
  </w:style>
  <w:style w:type="paragraph" w:styleId="List5">
    <w:name w:val="List 5"/>
    <w:basedOn w:val="Normal"/>
    <w:uiPriority w:val="99"/>
    <w:semiHidden/>
    <w:rsid w:val="00420353"/>
    <w:pPr>
      <w:ind w:left="1800" w:hanging="360"/>
    </w:pPr>
  </w:style>
  <w:style w:type="character" w:customStyle="1" w:styleId="ListBullet2Char">
    <w:name w:val="List Bullet 2 Char"/>
    <w:link w:val="ListBullet2"/>
    <w:uiPriority w:val="99"/>
    <w:semiHidden/>
    <w:locked/>
    <w:rsid w:val="00420353"/>
    <w:rPr>
      <w:rFonts w:ascii="Arial" w:hAnsi="Arial"/>
      <w:lang w:val="x-none" w:eastAsia="de-DE"/>
    </w:rPr>
  </w:style>
  <w:style w:type="paragraph" w:styleId="ListBullet5">
    <w:name w:val="List Bullet 5"/>
    <w:basedOn w:val="Normal"/>
    <w:uiPriority w:val="99"/>
    <w:semiHidden/>
    <w:rsid w:val="00420353"/>
    <w:pPr>
      <w:numPr>
        <w:numId w:val="1"/>
      </w:numPr>
      <w:tabs>
        <w:tab w:val="clear" w:pos="360"/>
        <w:tab w:val="num" w:pos="720"/>
        <w:tab w:val="num" w:pos="1800"/>
      </w:tabs>
      <w:ind w:left="1800"/>
    </w:pPr>
  </w:style>
  <w:style w:type="character" w:customStyle="1" w:styleId="ListBulletChar">
    <w:name w:val="List Bullet Char"/>
    <w:link w:val="ListBullet"/>
    <w:uiPriority w:val="99"/>
    <w:locked/>
    <w:rsid w:val="002D69E7"/>
    <w:rPr>
      <w:rFonts w:ascii="Arial" w:hAnsi="Arial" w:cs="Arial"/>
      <w:lang w:val="x-none" w:eastAsia="de-DE"/>
    </w:rPr>
  </w:style>
  <w:style w:type="paragraph" w:styleId="ListContinue">
    <w:name w:val="List Continue"/>
    <w:basedOn w:val="Normal"/>
    <w:uiPriority w:val="99"/>
    <w:semiHidden/>
    <w:rsid w:val="00420353"/>
    <w:pPr>
      <w:ind w:left="360"/>
    </w:pPr>
  </w:style>
  <w:style w:type="paragraph" w:styleId="ListContinue2">
    <w:name w:val="List Continue 2"/>
    <w:basedOn w:val="ListContinue"/>
    <w:uiPriority w:val="99"/>
    <w:semiHidden/>
    <w:rsid w:val="00420353"/>
    <w:pPr>
      <w:ind w:left="720"/>
    </w:pPr>
  </w:style>
  <w:style w:type="paragraph" w:styleId="ListContinue3">
    <w:name w:val="List Continue 3"/>
    <w:basedOn w:val="Normal"/>
    <w:uiPriority w:val="99"/>
    <w:semiHidden/>
    <w:rsid w:val="00420353"/>
    <w:pPr>
      <w:ind w:left="1080"/>
    </w:pPr>
  </w:style>
  <w:style w:type="paragraph" w:styleId="ListContinue4">
    <w:name w:val="List Continue 4"/>
    <w:basedOn w:val="Normal"/>
    <w:uiPriority w:val="99"/>
    <w:semiHidden/>
    <w:rsid w:val="00420353"/>
    <w:pPr>
      <w:ind w:left="1440"/>
    </w:pPr>
  </w:style>
  <w:style w:type="paragraph" w:styleId="ListContinue5">
    <w:name w:val="List Continue 5"/>
    <w:basedOn w:val="Normal"/>
    <w:uiPriority w:val="99"/>
    <w:semiHidden/>
    <w:rsid w:val="00420353"/>
    <w:pPr>
      <w:ind w:left="1800"/>
    </w:pPr>
  </w:style>
  <w:style w:type="paragraph" w:styleId="ListNumber2">
    <w:name w:val="List Number 2"/>
    <w:basedOn w:val="Normal"/>
    <w:uiPriority w:val="99"/>
    <w:semiHidden/>
    <w:rsid w:val="00420353"/>
    <w:pPr>
      <w:numPr>
        <w:ilvl w:val="1"/>
        <w:numId w:val="11"/>
      </w:numPr>
    </w:pPr>
  </w:style>
  <w:style w:type="paragraph" w:styleId="ListNumber4">
    <w:name w:val="List Number 4"/>
    <w:basedOn w:val="Normal"/>
    <w:uiPriority w:val="99"/>
    <w:semiHidden/>
    <w:rsid w:val="00420353"/>
    <w:pPr>
      <w:numPr>
        <w:numId w:val="3"/>
      </w:numPr>
    </w:pPr>
  </w:style>
  <w:style w:type="paragraph" w:styleId="ListNumber5">
    <w:name w:val="List Number 5"/>
    <w:basedOn w:val="Normal"/>
    <w:uiPriority w:val="99"/>
    <w:semiHidden/>
    <w:rsid w:val="00420353"/>
    <w:pPr>
      <w:numPr>
        <w:numId w:val="4"/>
      </w:numPr>
    </w:pPr>
  </w:style>
  <w:style w:type="character" w:customStyle="1" w:styleId="ListNumberChar">
    <w:name w:val="List Number Char"/>
    <w:link w:val="ListNumber"/>
    <w:uiPriority w:val="99"/>
    <w:locked/>
    <w:rsid w:val="00420353"/>
    <w:rPr>
      <w:rFonts w:ascii="Arial" w:hAnsi="Arial"/>
      <w:lang w:val="x-none" w:eastAsia="de-DE"/>
    </w:rPr>
  </w:style>
  <w:style w:type="paragraph" w:styleId="MacroText">
    <w:name w:val="macro"/>
    <w:link w:val="MacroTextChar"/>
    <w:uiPriority w:val="99"/>
    <w:semiHidden/>
    <w:rsid w:val="00420353"/>
    <w:pPr>
      <w:tabs>
        <w:tab w:val="left" w:pos="480"/>
        <w:tab w:val="left" w:pos="960"/>
        <w:tab w:val="left" w:pos="1440"/>
        <w:tab w:val="left" w:pos="1920"/>
        <w:tab w:val="left" w:pos="2400"/>
        <w:tab w:val="left" w:pos="2880"/>
        <w:tab w:val="left" w:pos="3360"/>
        <w:tab w:val="left" w:pos="3840"/>
        <w:tab w:val="left" w:pos="4320"/>
      </w:tabs>
      <w:spacing w:after="120"/>
    </w:pPr>
    <w:rPr>
      <w:rFonts w:ascii="Courier New" w:hAnsi="Courier New" w:cs="Courier New"/>
      <w:lang w:eastAsia="de-DE"/>
    </w:rPr>
  </w:style>
  <w:style w:type="character" w:customStyle="1" w:styleId="MacroTextChar">
    <w:name w:val="Macro Text Char"/>
    <w:link w:val="MacroText"/>
    <w:uiPriority w:val="99"/>
    <w:semiHidden/>
    <w:locked/>
    <w:rsid w:val="00D7405D"/>
    <w:rPr>
      <w:rFonts w:ascii="Courier New" w:hAnsi="Courier New" w:cs="Courier New"/>
      <w:lang w:val="en-US" w:eastAsia="de-DE" w:bidi="ar-SA"/>
    </w:rPr>
  </w:style>
  <w:style w:type="paragraph" w:styleId="MessageHeader">
    <w:name w:val="Message Header"/>
    <w:basedOn w:val="Normal"/>
    <w:link w:val="MessageHeaderChar"/>
    <w:uiPriority w:val="99"/>
    <w:semiHidden/>
    <w:rsid w:val="00420353"/>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 w:val="24"/>
      <w:szCs w:val="24"/>
      <w:lang w:val="x-none"/>
    </w:rPr>
  </w:style>
  <w:style w:type="character" w:customStyle="1" w:styleId="MessageHeaderChar">
    <w:name w:val="Message Header Char"/>
    <w:link w:val="MessageHeader"/>
    <w:uiPriority w:val="99"/>
    <w:semiHidden/>
    <w:locked/>
    <w:rsid w:val="00D7405D"/>
    <w:rPr>
      <w:rFonts w:ascii="Cambria" w:hAnsi="Cambria" w:cs="Times New Roman"/>
      <w:sz w:val="24"/>
      <w:szCs w:val="24"/>
      <w:shd w:val="pct20" w:color="auto" w:fill="auto"/>
      <w:lang w:eastAsia="de-DE"/>
    </w:rPr>
  </w:style>
  <w:style w:type="paragraph" w:styleId="NoteHeading">
    <w:name w:val="Note Heading"/>
    <w:basedOn w:val="Normal"/>
    <w:next w:val="Normal"/>
    <w:link w:val="NoteHeadingChar"/>
    <w:uiPriority w:val="99"/>
    <w:semiHidden/>
    <w:rsid w:val="00420353"/>
    <w:rPr>
      <w:lang w:val="x-none"/>
    </w:rPr>
  </w:style>
  <w:style w:type="character" w:customStyle="1" w:styleId="NoteHeadingChar">
    <w:name w:val="Note Heading Char"/>
    <w:link w:val="NoteHeading"/>
    <w:uiPriority w:val="99"/>
    <w:semiHidden/>
    <w:locked/>
    <w:rsid w:val="00D7405D"/>
    <w:rPr>
      <w:rFonts w:ascii="Arial" w:hAnsi="Arial" w:cs="Times New Roman"/>
      <w:sz w:val="20"/>
      <w:szCs w:val="20"/>
      <w:lang w:eastAsia="de-DE"/>
    </w:rPr>
  </w:style>
  <w:style w:type="paragraph" w:styleId="PlainText">
    <w:name w:val="Plain Text"/>
    <w:basedOn w:val="Normal"/>
    <w:link w:val="PlainTextChar"/>
    <w:uiPriority w:val="99"/>
    <w:semiHidden/>
    <w:rsid w:val="00420353"/>
    <w:rPr>
      <w:rFonts w:ascii="Courier New" w:hAnsi="Courier New"/>
      <w:lang w:val="x-none"/>
    </w:rPr>
  </w:style>
  <w:style w:type="character" w:customStyle="1" w:styleId="PlainTextChar">
    <w:name w:val="Plain Text Char"/>
    <w:link w:val="PlainText"/>
    <w:uiPriority w:val="99"/>
    <w:semiHidden/>
    <w:locked/>
    <w:rsid w:val="00D7405D"/>
    <w:rPr>
      <w:rFonts w:ascii="Courier New" w:hAnsi="Courier New" w:cs="Courier New"/>
      <w:sz w:val="20"/>
      <w:szCs w:val="20"/>
      <w:lang w:eastAsia="de-DE"/>
    </w:rPr>
  </w:style>
  <w:style w:type="paragraph" w:styleId="Salutation">
    <w:name w:val="Salutation"/>
    <w:basedOn w:val="Normal"/>
    <w:next w:val="Normal"/>
    <w:link w:val="SalutationChar"/>
    <w:uiPriority w:val="99"/>
    <w:semiHidden/>
    <w:rsid w:val="00420353"/>
    <w:rPr>
      <w:lang w:val="x-none"/>
    </w:rPr>
  </w:style>
  <w:style w:type="character" w:customStyle="1" w:styleId="SalutationChar">
    <w:name w:val="Salutation Char"/>
    <w:link w:val="Salutation"/>
    <w:uiPriority w:val="99"/>
    <w:semiHidden/>
    <w:locked/>
    <w:rsid w:val="00D7405D"/>
    <w:rPr>
      <w:rFonts w:ascii="Arial" w:hAnsi="Arial" w:cs="Times New Roman"/>
      <w:sz w:val="20"/>
      <w:szCs w:val="20"/>
      <w:lang w:eastAsia="de-DE"/>
    </w:rPr>
  </w:style>
  <w:style w:type="paragraph" w:styleId="Signature">
    <w:name w:val="Signature"/>
    <w:basedOn w:val="Normal"/>
    <w:link w:val="SignatureChar"/>
    <w:uiPriority w:val="99"/>
    <w:semiHidden/>
    <w:rsid w:val="00420353"/>
    <w:pPr>
      <w:ind w:left="4320"/>
    </w:pPr>
    <w:rPr>
      <w:lang w:val="x-none"/>
    </w:rPr>
  </w:style>
  <w:style w:type="character" w:customStyle="1" w:styleId="SignatureChar">
    <w:name w:val="Signature Char"/>
    <w:link w:val="Signature"/>
    <w:uiPriority w:val="99"/>
    <w:semiHidden/>
    <w:locked/>
    <w:rsid w:val="00D7405D"/>
    <w:rPr>
      <w:rFonts w:ascii="Arial" w:hAnsi="Arial" w:cs="Times New Roman"/>
      <w:sz w:val="20"/>
      <w:szCs w:val="20"/>
      <w:lang w:eastAsia="de-DE"/>
    </w:rPr>
  </w:style>
  <w:style w:type="character" w:styleId="Strong">
    <w:name w:val="Strong"/>
    <w:uiPriority w:val="99"/>
    <w:qFormat/>
    <w:rsid w:val="003610B2"/>
    <w:rPr>
      <w:rFonts w:cs="Times New Roman"/>
      <w:b/>
      <w:bCs/>
    </w:rPr>
  </w:style>
  <w:style w:type="paragraph" w:styleId="Subtitle">
    <w:name w:val="Subtitle"/>
    <w:basedOn w:val="Normal"/>
    <w:link w:val="SubtitleChar"/>
    <w:uiPriority w:val="99"/>
    <w:qFormat/>
    <w:rsid w:val="003610B2"/>
    <w:pPr>
      <w:spacing w:after="60"/>
      <w:jc w:val="center"/>
      <w:outlineLvl w:val="1"/>
    </w:pPr>
    <w:rPr>
      <w:rFonts w:ascii="Cambria" w:hAnsi="Cambria"/>
      <w:sz w:val="24"/>
      <w:szCs w:val="24"/>
      <w:lang w:val="x-none"/>
    </w:rPr>
  </w:style>
  <w:style w:type="character" w:customStyle="1" w:styleId="SubtitleChar">
    <w:name w:val="Subtitle Char"/>
    <w:link w:val="Subtitle"/>
    <w:uiPriority w:val="99"/>
    <w:locked/>
    <w:rsid w:val="00D7405D"/>
    <w:rPr>
      <w:rFonts w:ascii="Cambria" w:hAnsi="Cambria" w:cs="Times New Roman"/>
      <w:sz w:val="24"/>
      <w:szCs w:val="24"/>
      <w:lang w:eastAsia="de-DE"/>
    </w:rPr>
  </w:style>
  <w:style w:type="table" w:styleId="Table3Deffects1">
    <w:name w:val="Table 3D effects 1"/>
    <w:basedOn w:val="TableNormal"/>
    <w:uiPriority w:val="99"/>
    <w:semiHidden/>
    <w:rsid w:val="00420353"/>
    <w:pPr>
      <w:spacing w:after="120"/>
    </w:pPr>
    <w:rPr>
      <w:rFonts w:ascii="Times" w:hAnsi="Times"/>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420353"/>
    <w:pPr>
      <w:spacing w:after="120"/>
    </w:pPr>
    <w:rPr>
      <w:rFonts w:ascii="Times" w:hAnsi="Times"/>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420353"/>
    <w:pPr>
      <w:spacing w:after="120"/>
    </w:pPr>
    <w:rPr>
      <w:rFonts w:ascii="Times" w:hAnsi="Times"/>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aliases w:val="Table - revision history"/>
    <w:basedOn w:val="TableNormal"/>
    <w:uiPriority w:val="99"/>
    <w:semiHidden/>
    <w:rsid w:val="00420353"/>
    <w:pPr>
      <w:spacing w:after="120"/>
      <w:ind w:left="864"/>
    </w:pPr>
    <w:rPr>
      <w:rFonts w:ascii="Arial" w:hAnsi="Arial"/>
    </w:rPr>
    <w:tblPr>
      <w:tblBorders>
        <w:top w:val="single" w:sz="12" w:space="0" w:color="000000"/>
        <w:bottom w:val="single" w:sz="12" w:space="0" w:color="000000"/>
      </w:tblBorders>
    </w:tblPr>
    <w:trPr>
      <w:tblHeader/>
    </w:tr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420353"/>
    <w:pPr>
      <w:spacing w:after="120"/>
      <w:ind w:left="864"/>
    </w:pPr>
    <w:rPr>
      <w:rFonts w:ascii="Times" w:hAnsi="Times"/>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420353"/>
    <w:pPr>
      <w:spacing w:after="120"/>
      <w:ind w:left="864"/>
    </w:pPr>
    <w:rPr>
      <w:rFonts w:ascii="Times" w:hAnsi="Times"/>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420353"/>
    <w:pPr>
      <w:spacing w:after="120"/>
      <w:ind w:left="864"/>
    </w:pPr>
    <w:rPr>
      <w:rFonts w:ascii="Times" w:hAnsi="Times"/>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420353"/>
    <w:pPr>
      <w:spacing w:after="120"/>
      <w:ind w:left="864"/>
    </w:pPr>
    <w:rPr>
      <w:rFonts w:ascii="Times" w:hAnsi="Times"/>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420353"/>
    <w:pPr>
      <w:spacing w:after="120"/>
    </w:pPr>
    <w:rPr>
      <w:rFonts w:ascii="Times" w:hAnsi="Times"/>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420353"/>
    <w:pPr>
      <w:spacing w:after="120"/>
    </w:pPr>
    <w:rPr>
      <w:rFonts w:ascii="Times" w:hAnsi="Time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420353"/>
    <w:pPr>
      <w:spacing w:after="120"/>
    </w:pPr>
    <w:rPr>
      <w:rFonts w:ascii="Times" w:hAnsi="Times"/>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420353"/>
    <w:pPr>
      <w:spacing w:after="120"/>
    </w:pPr>
    <w:rPr>
      <w:rFonts w:ascii="Times" w:hAnsi="Times"/>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420353"/>
    <w:pPr>
      <w:spacing w:after="120"/>
    </w:pPr>
    <w:rPr>
      <w:rFonts w:ascii="Times" w:hAnsi="Times"/>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420353"/>
    <w:pPr>
      <w:spacing w:after="120"/>
    </w:pPr>
    <w:rPr>
      <w:rFonts w:ascii="Times" w:hAnsi="Times"/>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420353"/>
    <w:pPr>
      <w:spacing w:after="120"/>
    </w:pPr>
    <w:rPr>
      <w:rFonts w:ascii="Times" w:hAnsi="Time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420353"/>
    <w:pPr>
      <w:spacing w:after="120"/>
    </w:pPr>
    <w:rPr>
      <w:rFonts w:ascii="Times" w:hAnsi="Times"/>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420353"/>
    <w:pPr>
      <w:spacing w:after="120"/>
    </w:pPr>
    <w:rPr>
      <w:rFonts w:ascii="Times" w:hAnsi="Time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rsid w:val="00420353"/>
    <w:pPr>
      <w:spacing w:after="120"/>
    </w:pPr>
    <w:rPr>
      <w:rFonts w:ascii="Times" w:hAnsi="Tim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420353"/>
    <w:pPr>
      <w:spacing w:after="120"/>
    </w:pPr>
    <w:rPr>
      <w:rFonts w:ascii="Times" w:hAnsi="Times"/>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420353"/>
    <w:pPr>
      <w:spacing w:after="120"/>
    </w:pPr>
    <w:rPr>
      <w:rFonts w:ascii="Times" w:hAnsi="Times"/>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420353"/>
    <w:pPr>
      <w:spacing w:after="120"/>
    </w:pPr>
    <w:rPr>
      <w:rFonts w:ascii="Times" w:hAnsi="Times"/>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420353"/>
    <w:pPr>
      <w:spacing w:after="120"/>
    </w:pPr>
    <w:rPr>
      <w:rFonts w:ascii="Times" w:hAnsi="Tim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420353"/>
    <w:pPr>
      <w:spacing w:after="120"/>
    </w:pPr>
    <w:rPr>
      <w:rFonts w:ascii="Times" w:hAnsi="Times"/>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420353"/>
    <w:pPr>
      <w:spacing w:after="120"/>
    </w:pPr>
    <w:rPr>
      <w:rFonts w:ascii="Times" w:hAnsi="Times"/>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420353"/>
    <w:pPr>
      <w:spacing w:after="120"/>
    </w:pPr>
    <w:rPr>
      <w:rFonts w:ascii="Times" w:hAnsi="Time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ableheader">
    <w:name w:val="Table header"/>
    <w:basedOn w:val="Normal"/>
    <w:rsid w:val="00420353"/>
    <w:pPr>
      <w:spacing w:before="60" w:after="60"/>
      <w:ind w:left="-14"/>
    </w:pPr>
    <w:rPr>
      <w:b/>
      <w:color w:val="FFFFFF"/>
    </w:rPr>
  </w:style>
  <w:style w:type="table" w:styleId="TableList1">
    <w:name w:val="Table List 1"/>
    <w:basedOn w:val="TableNormal"/>
    <w:uiPriority w:val="99"/>
    <w:semiHidden/>
    <w:rsid w:val="00420353"/>
    <w:pPr>
      <w:spacing w:after="120"/>
    </w:pPr>
    <w:rPr>
      <w:rFonts w:ascii="Times" w:hAnsi="Time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420353"/>
    <w:pPr>
      <w:spacing w:after="120"/>
    </w:pPr>
    <w:rPr>
      <w:rFonts w:ascii="Times" w:hAnsi="Times"/>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420353"/>
    <w:pPr>
      <w:spacing w:after="120"/>
    </w:pPr>
    <w:rPr>
      <w:rFonts w:ascii="Times" w:hAnsi="Times"/>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420353"/>
    <w:pPr>
      <w:spacing w:after="120"/>
    </w:pPr>
    <w:rPr>
      <w:rFonts w:ascii="Times" w:hAnsi="Times"/>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420353"/>
    <w:pPr>
      <w:spacing w:after="120"/>
    </w:pPr>
    <w:rPr>
      <w:rFonts w:ascii="Times" w:hAnsi="Times"/>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420353"/>
    <w:pPr>
      <w:spacing w:after="120"/>
    </w:pPr>
    <w:rPr>
      <w:rFonts w:ascii="Times" w:hAnsi="Time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420353"/>
    <w:pPr>
      <w:spacing w:after="120"/>
    </w:pPr>
    <w:rPr>
      <w:rFonts w:ascii="Times" w:hAnsi="Time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420353"/>
    <w:pPr>
      <w:spacing w:after="120"/>
    </w:pPr>
    <w:rPr>
      <w:rFonts w:ascii="Times" w:hAnsi="Time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420353"/>
    <w:pPr>
      <w:ind w:left="200" w:hanging="200"/>
    </w:pPr>
  </w:style>
  <w:style w:type="paragraph" w:styleId="TableofFigures">
    <w:name w:val="table of figures"/>
    <w:basedOn w:val="Normal"/>
    <w:next w:val="Normal"/>
    <w:uiPriority w:val="99"/>
    <w:semiHidden/>
    <w:rsid w:val="00420353"/>
  </w:style>
  <w:style w:type="table" w:styleId="TableProfessional">
    <w:name w:val="Table Professional"/>
    <w:basedOn w:val="TableNormal"/>
    <w:uiPriority w:val="99"/>
    <w:semiHidden/>
    <w:rsid w:val="00420353"/>
    <w:pPr>
      <w:spacing w:after="120"/>
    </w:pPr>
    <w:rPr>
      <w:rFonts w:ascii="Times" w:hAnsi="Tim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420353"/>
    <w:pPr>
      <w:spacing w:after="120"/>
    </w:pPr>
    <w:rPr>
      <w:rFonts w:ascii="Times" w:hAnsi="Times"/>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420353"/>
    <w:pPr>
      <w:spacing w:after="120"/>
    </w:pPr>
    <w:rPr>
      <w:rFonts w:ascii="Times" w:hAnsi="Times"/>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420353"/>
    <w:pPr>
      <w:spacing w:after="120"/>
    </w:pPr>
    <w:rPr>
      <w:rFonts w:ascii="Times" w:hAnsi="Times"/>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420353"/>
    <w:pPr>
      <w:spacing w:after="120"/>
    </w:pPr>
    <w:rPr>
      <w:rFonts w:ascii="Times" w:hAnsi="Times"/>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420353"/>
    <w:pPr>
      <w:spacing w:after="120"/>
    </w:pPr>
    <w:rPr>
      <w:rFonts w:ascii="Times" w:hAnsi="Times"/>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Tabletext">
    <w:name w:val="Table text"/>
    <w:basedOn w:val="Normal"/>
    <w:link w:val="TabletextChar"/>
    <w:rsid w:val="00420353"/>
    <w:pPr>
      <w:spacing w:before="60" w:after="60"/>
      <w:ind w:left="-14"/>
    </w:pPr>
  </w:style>
  <w:style w:type="table" w:styleId="TableTheme">
    <w:name w:val="Table Theme"/>
    <w:basedOn w:val="TableNormal"/>
    <w:uiPriority w:val="99"/>
    <w:semiHidden/>
    <w:rsid w:val="00420353"/>
    <w:pPr>
      <w:spacing w:after="120"/>
    </w:pPr>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rsid w:val="00420353"/>
    <w:pPr>
      <w:spacing w:after="120"/>
    </w:pPr>
    <w:rPr>
      <w:rFonts w:ascii="Times" w:hAnsi="Time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420353"/>
    <w:pPr>
      <w:spacing w:after="120"/>
    </w:pPr>
    <w:rPr>
      <w:rFonts w:ascii="Times" w:hAnsi="Time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420353"/>
    <w:pPr>
      <w:spacing w:after="120"/>
    </w:pPr>
    <w:rPr>
      <w:rFonts w:ascii="Times" w:hAnsi="Time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rsid w:val="00420353"/>
    <w:pPr>
      <w:spacing w:before="120"/>
    </w:pPr>
    <w:rPr>
      <w:rFonts w:cs="Arial"/>
      <w:b/>
      <w:bCs/>
      <w:sz w:val="24"/>
      <w:szCs w:val="24"/>
    </w:rPr>
  </w:style>
  <w:style w:type="paragraph" w:customStyle="1" w:styleId="Figure">
    <w:name w:val="Figure"/>
    <w:basedOn w:val="Normal"/>
    <w:uiPriority w:val="99"/>
    <w:rsid w:val="00420353"/>
    <w:pPr>
      <w:spacing w:after="180"/>
      <w:jc w:val="center"/>
    </w:pPr>
    <w:rPr>
      <w:b/>
    </w:rPr>
  </w:style>
  <w:style w:type="paragraph" w:styleId="Title">
    <w:name w:val="Title"/>
    <w:basedOn w:val="Normal"/>
    <w:link w:val="TitleChar"/>
    <w:uiPriority w:val="99"/>
    <w:qFormat/>
    <w:rsid w:val="003610B2"/>
    <w:pPr>
      <w:spacing w:before="240" w:after="60"/>
      <w:jc w:val="center"/>
      <w:outlineLvl w:val="0"/>
    </w:pPr>
    <w:rPr>
      <w:rFonts w:ascii="Cambria" w:hAnsi="Cambria"/>
      <w:b/>
      <w:bCs/>
      <w:kern w:val="28"/>
      <w:sz w:val="32"/>
      <w:szCs w:val="32"/>
      <w:lang w:val="x-none"/>
    </w:rPr>
  </w:style>
  <w:style w:type="character" w:customStyle="1" w:styleId="TitleChar">
    <w:name w:val="Title Char"/>
    <w:link w:val="Title"/>
    <w:uiPriority w:val="99"/>
    <w:locked/>
    <w:rsid w:val="00D7405D"/>
    <w:rPr>
      <w:rFonts w:ascii="Cambria" w:hAnsi="Cambria" w:cs="Times New Roman"/>
      <w:b/>
      <w:bCs/>
      <w:kern w:val="28"/>
      <w:sz w:val="32"/>
      <w:szCs w:val="32"/>
      <w:lang w:eastAsia="de-DE"/>
    </w:rPr>
  </w:style>
  <w:style w:type="character" w:customStyle="1" w:styleId="example">
    <w:name w:val="example"/>
    <w:uiPriority w:val="99"/>
    <w:rsid w:val="00420353"/>
    <w:rPr>
      <w:rFonts w:ascii="Courier New" w:hAnsi="Courier New"/>
      <w:color w:val="000000"/>
      <w:spacing w:val="0"/>
      <w:position w:val="0"/>
      <w:sz w:val="18"/>
      <w:u w:val="none"/>
      <w:shd w:val="clear" w:color="auto" w:fill="auto"/>
      <w:vertAlign w:val="baseline"/>
      <w:lang w:val="en-US"/>
    </w:rPr>
  </w:style>
  <w:style w:type="paragraph" w:customStyle="1" w:styleId="Examplecode">
    <w:name w:val="Example code"/>
    <w:basedOn w:val="Normal"/>
    <w:uiPriority w:val="99"/>
    <w:rsid w:val="00420353"/>
    <w:pPr>
      <w:ind w:left="360"/>
    </w:pPr>
    <w:rPr>
      <w:rFonts w:ascii="Courier New" w:hAnsi="Courier New"/>
    </w:rPr>
  </w:style>
  <w:style w:type="paragraph" w:styleId="ListNumber3">
    <w:name w:val="List Number 3"/>
    <w:basedOn w:val="Normal"/>
    <w:uiPriority w:val="99"/>
    <w:semiHidden/>
    <w:rsid w:val="00420353"/>
    <w:pPr>
      <w:numPr>
        <w:ilvl w:val="2"/>
        <w:numId w:val="11"/>
      </w:numPr>
    </w:pPr>
  </w:style>
  <w:style w:type="paragraph" w:styleId="Closing">
    <w:name w:val="Closing"/>
    <w:basedOn w:val="Normal"/>
    <w:link w:val="ClosingChar"/>
    <w:uiPriority w:val="99"/>
    <w:semiHidden/>
    <w:rsid w:val="00420353"/>
    <w:pPr>
      <w:ind w:left="4320"/>
    </w:pPr>
    <w:rPr>
      <w:lang w:val="x-none"/>
    </w:rPr>
  </w:style>
  <w:style w:type="character" w:customStyle="1" w:styleId="ClosingChar">
    <w:name w:val="Closing Char"/>
    <w:link w:val="Closing"/>
    <w:uiPriority w:val="99"/>
    <w:semiHidden/>
    <w:locked/>
    <w:rsid w:val="00D7405D"/>
    <w:rPr>
      <w:rFonts w:ascii="Arial" w:hAnsi="Arial" w:cs="Times New Roman"/>
      <w:sz w:val="20"/>
      <w:szCs w:val="20"/>
      <w:lang w:eastAsia="de-DE"/>
    </w:rPr>
  </w:style>
  <w:style w:type="character" w:customStyle="1" w:styleId="TabletextChar">
    <w:name w:val="Table text Char"/>
    <w:link w:val="Tabletext"/>
    <w:locked/>
    <w:rsid w:val="00F47B59"/>
    <w:rPr>
      <w:rFonts w:ascii="Arial" w:hAnsi="Arial" w:cs="Times New Roman"/>
      <w:lang w:val="en-US" w:eastAsia="de-DE" w:bidi="ar-SA"/>
    </w:rPr>
  </w:style>
  <w:style w:type="character" w:customStyle="1" w:styleId="command">
    <w:name w:val="command"/>
    <w:uiPriority w:val="99"/>
    <w:rsid w:val="00061B12"/>
    <w:rPr>
      <w:rFonts w:cs="Times New Roman"/>
    </w:rPr>
  </w:style>
  <w:style w:type="paragraph" w:customStyle="1" w:styleId="TableHeader0">
    <w:name w:val="Table Header"/>
    <w:basedOn w:val="BodyTextIndent"/>
    <w:uiPriority w:val="99"/>
    <w:rsid w:val="0072644A"/>
    <w:pPr>
      <w:spacing w:after="0" w:line="360" w:lineRule="auto"/>
      <w:ind w:left="0"/>
    </w:pPr>
    <w:rPr>
      <w:rFonts w:ascii="Charter ITC for Agfa" w:hAnsi="Charter ITC for Agfa"/>
      <w:lang w:eastAsia="en-US"/>
    </w:rPr>
  </w:style>
  <w:style w:type="paragraph" w:customStyle="1" w:styleId="GeneralInstructions">
    <w:name w:val="General Instructions"/>
    <w:basedOn w:val="Normal"/>
    <w:link w:val="GeneralInstructionsChar"/>
    <w:uiPriority w:val="99"/>
    <w:rsid w:val="00921C09"/>
    <w:pPr>
      <w:spacing w:after="0"/>
    </w:pPr>
    <w:rPr>
      <w:rFonts w:ascii="Times New Roman" w:hAnsi="Times New Roman"/>
      <w:b/>
      <w:i/>
      <w:color w:val="0000FF"/>
      <w:sz w:val="24"/>
      <w:szCs w:val="24"/>
      <w:lang w:val="x-none" w:eastAsia="x-none"/>
    </w:rPr>
  </w:style>
  <w:style w:type="character" w:customStyle="1" w:styleId="GeneralInstructionsChar">
    <w:name w:val="General Instructions Char"/>
    <w:link w:val="GeneralInstructions"/>
    <w:uiPriority w:val="99"/>
    <w:locked/>
    <w:rsid w:val="00921C09"/>
    <w:rPr>
      <w:rFonts w:cs="Times New Roman"/>
      <w:b/>
      <w:i/>
      <w:color w:val="0000FF"/>
      <w:sz w:val="24"/>
      <w:szCs w:val="24"/>
    </w:rPr>
  </w:style>
  <w:style w:type="numbering" w:customStyle="1" w:styleId="Legal">
    <w:name w:val="Legal"/>
    <w:rsid w:val="00840059"/>
    <w:pPr>
      <w:numPr>
        <w:numId w:val="5"/>
      </w:numPr>
    </w:pPr>
  </w:style>
  <w:style w:type="numbering" w:styleId="1ai">
    <w:name w:val="Outline List 1"/>
    <w:basedOn w:val="NoList"/>
    <w:uiPriority w:val="99"/>
    <w:semiHidden/>
    <w:unhideWhenUsed/>
    <w:locked/>
    <w:rsid w:val="00840059"/>
    <w:pPr>
      <w:numPr>
        <w:numId w:val="7"/>
      </w:numPr>
    </w:pPr>
  </w:style>
  <w:style w:type="numbering" w:styleId="ArticleSection">
    <w:name w:val="Outline List 3"/>
    <w:basedOn w:val="NoList"/>
    <w:uiPriority w:val="99"/>
    <w:semiHidden/>
    <w:unhideWhenUsed/>
    <w:locked/>
    <w:rsid w:val="00840059"/>
    <w:pPr>
      <w:numPr>
        <w:numId w:val="9"/>
      </w:numPr>
    </w:pPr>
  </w:style>
  <w:style w:type="numbering" w:styleId="111111">
    <w:name w:val="Outline List 2"/>
    <w:basedOn w:val="NoList"/>
    <w:uiPriority w:val="99"/>
    <w:semiHidden/>
    <w:unhideWhenUsed/>
    <w:locked/>
    <w:rsid w:val="00840059"/>
    <w:pPr>
      <w:numPr>
        <w:numId w:val="6"/>
      </w:numPr>
    </w:pPr>
  </w:style>
  <w:style w:type="paragraph" w:customStyle="1" w:styleId="Default">
    <w:name w:val="Default"/>
    <w:rsid w:val="00B30CD6"/>
    <w:pPr>
      <w:autoSpaceDE w:val="0"/>
      <w:autoSpaceDN w:val="0"/>
      <w:adjustRightInd w:val="0"/>
    </w:pPr>
    <w:rPr>
      <w:rFonts w:ascii="Calibri" w:eastAsia="Calibri" w:hAnsi="Calibri" w:cs="Calibri"/>
      <w:color w:val="000000"/>
      <w:sz w:val="24"/>
      <w:szCs w:val="24"/>
    </w:rPr>
  </w:style>
  <w:style w:type="paragraph" w:customStyle="1" w:styleId="Listbullet1">
    <w:name w:val="List bullet 1"/>
    <w:basedOn w:val="Normal"/>
    <w:link w:val="Listbullet1Char"/>
    <w:qFormat/>
    <w:rsid w:val="008747BA"/>
    <w:pPr>
      <w:numPr>
        <w:numId w:val="28"/>
      </w:numPr>
      <w:spacing w:after="0"/>
      <w:ind w:left="709" w:hanging="283"/>
    </w:pPr>
    <w:rPr>
      <w:rFonts w:ascii="Charter ITC for Agfa" w:eastAsia="SimSun" w:hAnsi="Charter ITC for Agfa"/>
      <w:szCs w:val="24"/>
      <w:lang w:eastAsia="zh-CN"/>
    </w:rPr>
  </w:style>
  <w:style w:type="character" w:customStyle="1" w:styleId="Listbullet1Char">
    <w:name w:val="List bullet 1 Char"/>
    <w:link w:val="Listbullet1"/>
    <w:rsid w:val="008747BA"/>
    <w:rPr>
      <w:rFonts w:ascii="Charter ITC for Agfa" w:eastAsia="SimSun" w:hAnsi="Charter ITC for Agfa"/>
      <w:szCs w:val="24"/>
      <w:lang w:eastAsia="zh-CN"/>
    </w:rPr>
  </w:style>
  <w:style w:type="paragraph" w:customStyle="1" w:styleId="ListBullet31">
    <w:name w:val="List Bullet 31"/>
    <w:basedOn w:val="ListBullet2"/>
    <w:link w:val="Listbullet3Char"/>
    <w:qFormat/>
    <w:rsid w:val="00FA0989"/>
    <w:pPr>
      <w:numPr>
        <w:ilvl w:val="3"/>
        <w:numId w:val="29"/>
      </w:numPr>
      <w:tabs>
        <w:tab w:val="clear" w:pos="2880"/>
        <w:tab w:val="num" w:pos="1701"/>
      </w:tabs>
      <w:spacing w:after="0"/>
      <w:ind w:left="1701" w:right="424"/>
    </w:pPr>
    <w:rPr>
      <w:rFonts w:ascii="Charter ITC for Agfa" w:hAnsi="Charter ITC for Agfa"/>
      <w:bCs/>
    </w:rPr>
  </w:style>
  <w:style w:type="character" w:customStyle="1" w:styleId="Listbullet3Char">
    <w:name w:val="List bullet 3 Char"/>
    <w:link w:val="ListBullet31"/>
    <w:rsid w:val="00FA0989"/>
    <w:rPr>
      <w:rFonts w:ascii="Charter ITC for Agfa" w:hAnsi="Charter ITC for Agfa"/>
      <w:bCs/>
      <w:lang w:val="x-none" w:eastAsia="de-DE"/>
    </w:rPr>
  </w:style>
  <w:style w:type="paragraph" w:customStyle="1" w:styleId="ListBullet21">
    <w:name w:val="List Bullet 21"/>
    <w:basedOn w:val="NormalIndent"/>
    <w:link w:val="Listbullet2Char0"/>
    <w:qFormat/>
    <w:rsid w:val="00FA0989"/>
    <w:pPr>
      <w:numPr>
        <w:ilvl w:val="2"/>
        <w:numId w:val="30"/>
      </w:numPr>
      <w:tabs>
        <w:tab w:val="clear" w:pos="2160"/>
        <w:tab w:val="num" w:pos="993"/>
      </w:tabs>
      <w:spacing w:before="0" w:after="0"/>
      <w:ind w:left="993" w:right="424"/>
    </w:pPr>
    <w:rPr>
      <w:rFonts w:ascii="Charter ITC for Agfa" w:hAnsi="Charter ITC for Agfa"/>
      <w:bCs/>
      <w:lang w:eastAsia="en-US"/>
    </w:rPr>
  </w:style>
  <w:style w:type="character" w:customStyle="1" w:styleId="Listbullet2Char0">
    <w:name w:val="List bullet 2 Char"/>
    <w:link w:val="ListBullet21"/>
    <w:rsid w:val="00FA0989"/>
    <w:rPr>
      <w:rFonts w:ascii="Charter ITC for Agfa" w:hAnsi="Charter ITC for Agfa"/>
      <w:bCs/>
    </w:rPr>
  </w:style>
  <w:style w:type="paragraph" w:customStyle="1" w:styleId="Bulletlist">
    <w:name w:val="Bullet list"/>
    <w:basedOn w:val="Normal"/>
    <w:link w:val="BulletlistChar"/>
    <w:qFormat/>
    <w:rsid w:val="001859B1"/>
    <w:pPr>
      <w:numPr>
        <w:numId w:val="32"/>
      </w:numPr>
      <w:tabs>
        <w:tab w:val="left" w:pos="709"/>
      </w:tabs>
      <w:spacing w:after="0"/>
    </w:pPr>
    <w:rPr>
      <w:rFonts w:ascii="Charter ITC for Agfa" w:eastAsia="SimSun" w:hAnsi="Charter ITC for Agfa"/>
      <w:szCs w:val="24"/>
      <w:lang w:eastAsia="zh-CN"/>
    </w:rPr>
  </w:style>
  <w:style w:type="character" w:customStyle="1" w:styleId="BulletlistChar">
    <w:name w:val="Bullet list Char"/>
    <w:link w:val="Bulletlist"/>
    <w:rsid w:val="001859B1"/>
    <w:rPr>
      <w:rFonts w:ascii="Charter ITC for Agfa" w:eastAsia="SimSun" w:hAnsi="Charter ITC for Agfa"/>
      <w:szCs w:val="24"/>
      <w:lang w:eastAsia="zh-CN"/>
    </w:rPr>
  </w:style>
  <w:style w:type="paragraph" w:styleId="TOCHeading">
    <w:name w:val="TOC Heading"/>
    <w:basedOn w:val="Heading1"/>
    <w:next w:val="Normal"/>
    <w:uiPriority w:val="39"/>
    <w:semiHidden/>
    <w:unhideWhenUsed/>
    <w:qFormat/>
    <w:rsid w:val="00463C90"/>
    <w:pPr>
      <w:keepLines/>
      <w:widowControl/>
      <w:numPr>
        <w:numId w:val="0"/>
      </w:numPr>
      <w:tabs>
        <w:tab w:val="clear" w:pos="0"/>
      </w:tabs>
      <w:spacing w:before="480" w:after="0" w:line="276" w:lineRule="auto"/>
      <w:outlineLvl w:val="9"/>
    </w:pPr>
    <w:rPr>
      <w:rFonts w:ascii="Cambria" w:eastAsia="MS Gothic" w:hAnsi="Cambria"/>
      <w:bCs/>
      <w:caps w:val="0"/>
      <w:color w:val="365F91"/>
      <w:sz w:val="28"/>
      <w:szCs w:val="28"/>
      <w:lang w:val="en-US" w:eastAsia="ja-JP"/>
    </w:rPr>
  </w:style>
  <w:style w:type="paragraph" w:customStyle="1" w:styleId="Normal1">
    <w:name w:val="Normal 1"/>
    <w:basedOn w:val="Normal"/>
    <w:autoRedefine/>
    <w:rsid w:val="00F65D64"/>
    <w:pPr>
      <w:spacing w:after="0"/>
    </w:pPr>
    <w:rPr>
      <w:rFonts w:ascii="Calibri" w:hAnsi="Calibri" w:cs="Calibri"/>
      <w:lang w:eastAsia="en-US"/>
    </w:rPr>
  </w:style>
  <w:style w:type="paragraph" w:customStyle="1" w:styleId="Tabletext0">
    <w:name w:val="Tabletext"/>
    <w:rsid w:val="00F9501C"/>
    <w:pPr>
      <w:suppressLineNumbers/>
      <w:spacing w:before="60" w:after="20"/>
    </w:pPr>
    <w:rPr>
      <w:rFonts w:ascii="Arial" w:hAnsi="Arial"/>
      <w:lang w:eastAsia="nl-NL"/>
    </w:rPr>
  </w:style>
  <w:style w:type="paragraph" w:customStyle="1" w:styleId="TableDetail">
    <w:name w:val="Table Detail"/>
    <w:basedOn w:val="Normal"/>
    <w:rsid w:val="00EC4806"/>
    <w:pPr>
      <w:widowControl w:val="0"/>
      <w:spacing w:after="0" w:line="226" w:lineRule="exact"/>
      <w:ind w:left="102" w:right="-20"/>
    </w:pPr>
    <w:rPr>
      <w:rFonts w:ascii="Tahoma" w:hAnsi="Tahoma" w:cs="Tahoma"/>
      <w:b/>
      <w:spacing w:val="-1"/>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nhideWhenUsed="0" w:qFormat="1"/>
    <w:lsdException w:name="Emphasis" w:semiHidden="0" w:unhideWhenUsed="0" w:qFormat="1"/>
    <w:lsdException w:name="Table Grid" w:semiHidden="0" w:uiPriority="0"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DF6236"/>
    <w:pPr>
      <w:spacing w:after="120"/>
    </w:pPr>
    <w:rPr>
      <w:rFonts w:ascii="Arial" w:hAnsi="Arial"/>
      <w:lang w:eastAsia="de-DE"/>
    </w:rPr>
  </w:style>
  <w:style w:type="paragraph" w:styleId="Heading1">
    <w:name w:val="heading 1"/>
    <w:basedOn w:val="Normal"/>
    <w:next w:val="BodyText"/>
    <w:link w:val="Heading1Char"/>
    <w:qFormat/>
    <w:rsid w:val="003610B2"/>
    <w:pPr>
      <w:keepNext/>
      <w:widowControl w:val="0"/>
      <w:numPr>
        <w:numId w:val="24"/>
      </w:numPr>
      <w:tabs>
        <w:tab w:val="left" w:pos="0"/>
      </w:tabs>
      <w:spacing w:before="360"/>
      <w:outlineLvl w:val="0"/>
    </w:pPr>
    <w:rPr>
      <w:rFonts w:ascii="Arial Narrow" w:hAnsi="Arial Narrow"/>
      <w:b/>
      <w:caps/>
      <w:sz w:val="36"/>
      <w:szCs w:val="32"/>
      <w:lang w:val="x-none"/>
    </w:rPr>
  </w:style>
  <w:style w:type="paragraph" w:styleId="Heading2">
    <w:name w:val="heading 2"/>
    <w:basedOn w:val="Normal"/>
    <w:next w:val="BodyText"/>
    <w:link w:val="Heading2Char"/>
    <w:qFormat/>
    <w:rsid w:val="003610B2"/>
    <w:pPr>
      <w:keepNext/>
      <w:numPr>
        <w:ilvl w:val="1"/>
        <w:numId w:val="24"/>
      </w:numPr>
      <w:tabs>
        <w:tab w:val="left" w:pos="0"/>
      </w:tabs>
      <w:spacing w:before="240"/>
      <w:outlineLvl w:val="1"/>
    </w:pPr>
    <w:rPr>
      <w:rFonts w:ascii="Arial Narrow" w:hAnsi="Arial Narrow"/>
      <w:b/>
      <w:sz w:val="28"/>
      <w:szCs w:val="28"/>
      <w:lang w:val="x-none"/>
    </w:rPr>
  </w:style>
  <w:style w:type="paragraph" w:styleId="Heading3">
    <w:name w:val="heading 3"/>
    <w:basedOn w:val="Normal"/>
    <w:next w:val="BodyText"/>
    <w:link w:val="Heading3Char"/>
    <w:qFormat/>
    <w:rsid w:val="003610B2"/>
    <w:pPr>
      <w:keepNext/>
      <w:numPr>
        <w:ilvl w:val="2"/>
        <w:numId w:val="24"/>
      </w:numPr>
      <w:tabs>
        <w:tab w:val="left" w:pos="0"/>
      </w:tabs>
      <w:spacing w:before="240"/>
      <w:outlineLvl w:val="2"/>
    </w:pPr>
    <w:rPr>
      <w:rFonts w:ascii="Arial Narrow" w:hAnsi="Arial Narrow"/>
      <w:b/>
      <w:sz w:val="24"/>
      <w:szCs w:val="24"/>
      <w:lang w:val="en-CA" w:eastAsia="en-CA"/>
    </w:rPr>
  </w:style>
  <w:style w:type="paragraph" w:styleId="Heading4">
    <w:name w:val="heading 4"/>
    <w:basedOn w:val="Normal"/>
    <w:next w:val="Normal"/>
    <w:link w:val="Heading4Char"/>
    <w:autoRedefine/>
    <w:uiPriority w:val="99"/>
    <w:qFormat/>
    <w:rsid w:val="00463C90"/>
    <w:pPr>
      <w:numPr>
        <w:numId w:val="42"/>
      </w:numPr>
      <w:tabs>
        <w:tab w:val="left" w:pos="1080"/>
      </w:tabs>
      <w:outlineLvl w:val="3"/>
    </w:pPr>
    <w:rPr>
      <w:rFonts w:ascii="Calibri" w:hAnsi="Calibri" w:cs="Calibri"/>
      <w:lang w:val="en-CA" w:eastAsia="en-CA"/>
    </w:rPr>
  </w:style>
  <w:style w:type="paragraph" w:styleId="Heading5">
    <w:name w:val="heading 5"/>
    <w:basedOn w:val="Normal"/>
    <w:next w:val="Normal"/>
    <w:link w:val="Heading5Char"/>
    <w:qFormat/>
    <w:rsid w:val="003610B2"/>
    <w:pPr>
      <w:numPr>
        <w:ilvl w:val="4"/>
        <w:numId w:val="24"/>
      </w:numPr>
      <w:spacing w:before="240" w:after="60"/>
      <w:outlineLvl w:val="4"/>
    </w:pPr>
    <w:rPr>
      <w:lang w:val="x-none"/>
    </w:rPr>
  </w:style>
  <w:style w:type="paragraph" w:styleId="Heading6">
    <w:name w:val="heading 6"/>
    <w:basedOn w:val="Normal"/>
    <w:next w:val="Normal"/>
    <w:link w:val="Heading6Char"/>
    <w:qFormat/>
    <w:rsid w:val="003610B2"/>
    <w:pPr>
      <w:numPr>
        <w:ilvl w:val="5"/>
        <w:numId w:val="24"/>
      </w:numPr>
      <w:spacing w:before="240" w:after="60"/>
      <w:outlineLvl w:val="5"/>
    </w:pPr>
    <w:rPr>
      <w:rFonts w:ascii="Times New Roman" w:hAnsi="Times New Roman"/>
      <w:i/>
      <w:lang w:val="x-none"/>
    </w:rPr>
  </w:style>
  <w:style w:type="paragraph" w:styleId="Heading7">
    <w:name w:val="heading 7"/>
    <w:basedOn w:val="Normal"/>
    <w:next w:val="Normal"/>
    <w:link w:val="Heading7Char"/>
    <w:qFormat/>
    <w:rsid w:val="003610B2"/>
    <w:pPr>
      <w:numPr>
        <w:ilvl w:val="6"/>
        <w:numId w:val="24"/>
      </w:numPr>
      <w:spacing w:before="240" w:after="60"/>
      <w:outlineLvl w:val="6"/>
    </w:pPr>
    <w:rPr>
      <w:lang w:val="x-none"/>
    </w:rPr>
  </w:style>
  <w:style w:type="paragraph" w:styleId="Heading8">
    <w:name w:val="heading 8"/>
    <w:basedOn w:val="Normal"/>
    <w:next w:val="Normal"/>
    <w:link w:val="Heading8Char"/>
    <w:qFormat/>
    <w:rsid w:val="003610B2"/>
    <w:pPr>
      <w:numPr>
        <w:ilvl w:val="7"/>
        <w:numId w:val="24"/>
      </w:numPr>
      <w:spacing w:before="240" w:after="60"/>
      <w:outlineLvl w:val="7"/>
    </w:pPr>
    <w:rPr>
      <w:i/>
      <w:lang w:val="x-none"/>
    </w:rPr>
  </w:style>
  <w:style w:type="paragraph" w:styleId="Heading9">
    <w:name w:val="heading 9"/>
    <w:basedOn w:val="Normal"/>
    <w:next w:val="Normal"/>
    <w:link w:val="Heading9Char"/>
    <w:qFormat/>
    <w:rsid w:val="003610B2"/>
    <w:pPr>
      <w:numPr>
        <w:ilvl w:val="8"/>
        <w:numId w:val="24"/>
      </w:numPr>
      <w:spacing w:before="240" w:after="60"/>
      <w:outlineLvl w:val="8"/>
    </w:pPr>
    <w:rPr>
      <w:b/>
      <w:i/>
      <w:sz w:val="18"/>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D7405D"/>
    <w:rPr>
      <w:rFonts w:ascii="Arial Narrow" w:hAnsi="Arial Narrow"/>
      <w:b/>
      <w:caps/>
      <w:sz w:val="36"/>
      <w:szCs w:val="32"/>
      <w:lang w:val="x-none" w:eastAsia="de-DE"/>
    </w:rPr>
  </w:style>
  <w:style w:type="character" w:customStyle="1" w:styleId="Heading2Char">
    <w:name w:val="Heading 2 Char"/>
    <w:link w:val="Heading2"/>
    <w:locked/>
    <w:rsid w:val="00811A21"/>
    <w:rPr>
      <w:rFonts w:ascii="Arial Narrow" w:hAnsi="Arial Narrow"/>
      <w:b/>
      <w:sz w:val="28"/>
      <w:szCs w:val="28"/>
      <w:lang w:val="x-none" w:eastAsia="de-DE"/>
    </w:rPr>
  </w:style>
  <w:style w:type="character" w:customStyle="1" w:styleId="Heading3Char">
    <w:name w:val="Heading 3 Char"/>
    <w:link w:val="Heading3"/>
    <w:locked/>
    <w:rsid w:val="00834239"/>
    <w:rPr>
      <w:rFonts w:ascii="Arial Narrow" w:hAnsi="Arial Narrow"/>
      <w:b/>
      <w:sz w:val="24"/>
      <w:szCs w:val="24"/>
      <w:lang w:val="en-CA" w:eastAsia="en-CA"/>
    </w:rPr>
  </w:style>
  <w:style w:type="character" w:customStyle="1" w:styleId="Heading4Char">
    <w:name w:val="Heading 4 Char"/>
    <w:link w:val="Heading4"/>
    <w:uiPriority w:val="99"/>
    <w:locked/>
    <w:rsid w:val="00463C90"/>
    <w:rPr>
      <w:rFonts w:ascii="Calibri" w:hAnsi="Calibri" w:cs="Calibri"/>
      <w:lang w:val="en-CA" w:eastAsia="en-CA"/>
    </w:rPr>
  </w:style>
  <w:style w:type="character" w:customStyle="1" w:styleId="Heading5Char">
    <w:name w:val="Heading 5 Char"/>
    <w:link w:val="Heading5"/>
    <w:locked/>
    <w:rsid w:val="00D7405D"/>
    <w:rPr>
      <w:rFonts w:ascii="Arial" w:hAnsi="Arial"/>
      <w:lang w:val="x-none" w:eastAsia="de-DE"/>
    </w:rPr>
  </w:style>
  <w:style w:type="character" w:customStyle="1" w:styleId="Heading6Char">
    <w:name w:val="Heading 6 Char"/>
    <w:link w:val="Heading6"/>
    <w:locked/>
    <w:rsid w:val="00D7405D"/>
    <w:rPr>
      <w:i/>
      <w:lang w:val="x-none" w:eastAsia="de-DE"/>
    </w:rPr>
  </w:style>
  <w:style w:type="character" w:customStyle="1" w:styleId="Heading7Char">
    <w:name w:val="Heading 7 Char"/>
    <w:link w:val="Heading7"/>
    <w:locked/>
    <w:rsid w:val="00D7405D"/>
    <w:rPr>
      <w:rFonts w:ascii="Arial" w:hAnsi="Arial"/>
      <w:lang w:val="x-none" w:eastAsia="de-DE"/>
    </w:rPr>
  </w:style>
  <w:style w:type="character" w:customStyle="1" w:styleId="Heading8Char">
    <w:name w:val="Heading 8 Char"/>
    <w:link w:val="Heading8"/>
    <w:locked/>
    <w:rsid w:val="00D7405D"/>
    <w:rPr>
      <w:rFonts w:ascii="Arial" w:hAnsi="Arial"/>
      <w:i/>
      <w:lang w:val="x-none" w:eastAsia="de-DE"/>
    </w:rPr>
  </w:style>
  <w:style w:type="character" w:customStyle="1" w:styleId="Heading9Char">
    <w:name w:val="Heading 9 Char"/>
    <w:link w:val="Heading9"/>
    <w:locked/>
    <w:rsid w:val="00D7405D"/>
    <w:rPr>
      <w:rFonts w:ascii="Arial" w:hAnsi="Arial"/>
      <w:b/>
      <w:i/>
      <w:sz w:val="18"/>
      <w:lang w:val="x-none" w:eastAsia="de-DE"/>
    </w:rPr>
  </w:style>
  <w:style w:type="paragraph" w:styleId="BodyText">
    <w:name w:val="Body Text"/>
    <w:basedOn w:val="Normal"/>
    <w:link w:val="BodyTextChar"/>
    <w:semiHidden/>
    <w:rsid w:val="00420353"/>
    <w:pPr>
      <w:keepLines/>
      <w:widowControl w:val="0"/>
    </w:pPr>
    <w:rPr>
      <w:lang w:eastAsia="en-US"/>
    </w:rPr>
  </w:style>
  <w:style w:type="character" w:customStyle="1" w:styleId="BodyTextChar">
    <w:name w:val="Body Text Char"/>
    <w:link w:val="BodyText"/>
    <w:locked/>
    <w:rsid w:val="00420353"/>
    <w:rPr>
      <w:rFonts w:ascii="Arial" w:hAnsi="Arial" w:cs="Times New Roman"/>
      <w:lang w:val="en-US" w:eastAsia="en-US" w:bidi="ar-SA"/>
    </w:rPr>
  </w:style>
  <w:style w:type="paragraph" w:styleId="ListNumber">
    <w:name w:val="List Number"/>
    <w:basedOn w:val="Normal"/>
    <w:link w:val="ListNumberChar"/>
    <w:uiPriority w:val="99"/>
    <w:rsid w:val="00420353"/>
    <w:pPr>
      <w:numPr>
        <w:numId w:val="11"/>
      </w:numPr>
    </w:pPr>
    <w:rPr>
      <w:lang w:val="x-none"/>
    </w:rPr>
  </w:style>
  <w:style w:type="paragraph" w:styleId="Header">
    <w:name w:val="header"/>
    <w:basedOn w:val="Normal"/>
    <w:link w:val="HeaderChar"/>
    <w:rsid w:val="00420353"/>
    <w:pPr>
      <w:tabs>
        <w:tab w:val="center" w:pos="4536"/>
        <w:tab w:val="right" w:pos="9341"/>
      </w:tabs>
      <w:spacing w:before="40" w:after="0"/>
      <w:jc w:val="right"/>
    </w:pPr>
    <w:rPr>
      <w:rFonts w:ascii="Arial Narrow" w:hAnsi="Arial Narrow"/>
      <w:b/>
      <w:lang w:val="x-none"/>
    </w:rPr>
  </w:style>
  <w:style w:type="character" w:customStyle="1" w:styleId="HeaderChar">
    <w:name w:val="Header Char"/>
    <w:link w:val="Header"/>
    <w:uiPriority w:val="99"/>
    <w:locked/>
    <w:rsid w:val="00083DD7"/>
    <w:rPr>
      <w:rFonts w:ascii="Arial Narrow" w:hAnsi="Arial Narrow" w:cs="Times New Roman"/>
      <w:b/>
      <w:lang w:eastAsia="de-DE"/>
    </w:rPr>
  </w:style>
  <w:style w:type="paragraph" w:styleId="Footer">
    <w:name w:val="footer"/>
    <w:basedOn w:val="Normal"/>
    <w:link w:val="FooterChar"/>
    <w:uiPriority w:val="99"/>
    <w:rsid w:val="00420353"/>
    <w:pPr>
      <w:pBdr>
        <w:top w:val="single" w:sz="4" w:space="1" w:color="auto"/>
      </w:pBdr>
      <w:tabs>
        <w:tab w:val="right" w:pos="8640"/>
      </w:tabs>
      <w:ind w:left="-720"/>
    </w:pPr>
    <w:rPr>
      <w:rFonts w:ascii="Arial Narrow" w:hAnsi="Arial Narrow"/>
      <w:b/>
      <w:lang w:val="en-GB"/>
    </w:rPr>
  </w:style>
  <w:style w:type="character" w:customStyle="1" w:styleId="FooterChar">
    <w:name w:val="Footer Char"/>
    <w:link w:val="Footer"/>
    <w:uiPriority w:val="99"/>
    <w:locked/>
    <w:rsid w:val="00420353"/>
    <w:rPr>
      <w:rFonts w:ascii="Arial Narrow" w:hAnsi="Arial Narrow" w:cs="Times New Roman"/>
      <w:b/>
      <w:lang w:val="en-GB" w:eastAsia="de-DE" w:bidi="ar-SA"/>
    </w:rPr>
  </w:style>
  <w:style w:type="paragraph" w:styleId="NormalWeb">
    <w:name w:val="Normal (Web)"/>
    <w:basedOn w:val="Normal"/>
    <w:uiPriority w:val="99"/>
    <w:rsid w:val="00420353"/>
    <w:pPr>
      <w:spacing w:before="100" w:beforeAutospacing="1" w:after="100" w:afterAutospacing="1"/>
    </w:pPr>
    <w:rPr>
      <w:rFonts w:ascii="Verdana" w:hAnsi="Verdana"/>
      <w:color w:val="000000"/>
      <w:sz w:val="17"/>
      <w:szCs w:val="17"/>
      <w:lang w:eastAsia="en-US"/>
    </w:rPr>
  </w:style>
  <w:style w:type="character" w:styleId="Hyperlink">
    <w:name w:val="Hyperlink"/>
    <w:uiPriority w:val="99"/>
    <w:rsid w:val="00420353"/>
    <w:rPr>
      <w:rFonts w:cs="Times New Roman"/>
      <w:color w:val="0000FF"/>
      <w:u w:val="single"/>
    </w:rPr>
  </w:style>
  <w:style w:type="paragraph" w:customStyle="1" w:styleId="DocumentID">
    <w:name w:val="Document ID"/>
    <w:basedOn w:val="Documentsub-title"/>
    <w:uiPriority w:val="99"/>
    <w:rsid w:val="00420353"/>
    <w:pPr>
      <w:framePr w:hSpace="187" w:wrap="around" w:vAnchor="page" w:hAnchor="page" w:x="433" w:y="1"/>
      <w:spacing w:before="80" w:after="80"/>
    </w:pPr>
    <w:rPr>
      <w:sz w:val="24"/>
    </w:rPr>
  </w:style>
  <w:style w:type="character" w:customStyle="1" w:styleId="HTMLPreformattedChar">
    <w:name w:val="HTML Preformatted Char"/>
    <w:uiPriority w:val="99"/>
    <w:locked/>
    <w:rsid w:val="00635C6B"/>
    <w:rPr>
      <w:rFonts w:ascii="Courier New" w:hAnsi="Courier New"/>
      <w:lang w:val="en-US" w:eastAsia="de-DE"/>
    </w:rPr>
  </w:style>
  <w:style w:type="paragraph" w:styleId="BalloonText">
    <w:name w:val="Balloon Text"/>
    <w:basedOn w:val="Normal"/>
    <w:link w:val="BalloonTextChar"/>
    <w:uiPriority w:val="99"/>
    <w:semiHidden/>
    <w:rsid w:val="00DF6236"/>
    <w:rPr>
      <w:rFonts w:ascii="Times New Roman" w:hAnsi="Times New Roman"/>
      <w:lang w:val="x-none"/>
    </w:rPr>
  </w:style>
  <w:style w:type="character" w:customStyle="1" w:styleId="BalloonTextChar">
    <w:name w:val="Balloon Text Char"/>
    <w:link w:val="BalloonText"/>
    <w:uiPriority w:val="99"/>
    <w:semiHidden/>
    <w:locked/>
    <w:rsid w:val="00DF6236"/>
    <w:rPr>
      <w:lang w:val="x-none" w:eastAsia="de-DE"/>
    </w:rPr>
  </w:style>
  <w:style w:type="paragraph" w:styleId="ListParagraph">
    <w:name w:val="List Paragraph"/>
    <w:basedOn w:val="Normal"/>
    <w:uiPriority w:val="34"/>
    <w:qFormat/>
    <w:rsid w:val="00635C6B"/>
    <w:pPr>
      <w:ind w:left="720"/>
      <w:contextualSpacing/>
    </w:pPr>
  </w:style>
  <w:style w:type="character" w:styleId="CommentReference">
    <w:name w:val="annotation reference"/>
    <w:uiPriority w:val="99"/>
    <w:semiHidden/>
    <w:rsid w:val="00420353"/>
    <w:rPr>
      <w:rFonts w:cs="Times New Roman"/>
      <w:sz w:val="16"/>
      <w:szCs w:val="16"/>
    </w:rPr>
  </w:style>
  <w:style w:type="paragraph" w:styleId="CommentText">
    <w:name w:val="annotation text"/>
    <w:basedOn w:val="Normal"/>
    <w:link w:val="CommentTextChar"/>
    <w:uiPriority w:val="99"/>
    <w:semiHidden/>
    <w:rsid w:val="00420353"/>
    <w:rPr>
      <w:lang w:val="x-none"/>
    </w:rPr>
  </w:style>
  <w:style w:type="character" w:customStyle="1" w:styleId="CommentTextChar">
    <w:name w:val="Comment Text Char"/>
    <w:link w:val="CommentText"/>
    <w:uiPriority w:val="99"/>
    <w:semiHidden/>
    <w:locked/>
    <w:rsid w:val="00D7405D"/>
    <w:rPr>
      <w:rFonts w:ascii="Arial" w:hAnsi="Arial" w:cs="Times New Roman"/>
      <w:sz w:val="20"/>
      <w:szCs w:val="20"/>
      <w:lang w:eastAsia="de-DE"/>
    </w:rPr>
  </w:style>
  <w:style w:type="paragraph" w:styleId="CommentSubject">
    <w:name w:val="annotation subject"/>
    <w:basedOn w:val="CommentText"/>
    <w:next w:val="CommentText"/>
    <w:link w:val="CommentSubjectChar"/>
    <w:uiPriority w:val="99"/>
    <w:semiHidden/>
    <w:rsid w:val="00420353"/>
    <w:rPr>
      <w:b/>
      <w:bCs/>
    </w:rPr>
  </w:style>
  <w:style w:type="character" w:customStyle="1" w:styleId="CommentSubjectChar">
    <w:name w:val="Comment Subject Char"/>
    <w:link w:val="CommentSubject"/>
    <w:uiPriority w:val="99"/>
    <w:semiHidden/>
    <w:locked/>
    <w:rsid w:val="00D7405D"/>
    <w:rPr>
      <w:rFonts w:ascii="Arial" w:hAnsi="Arial" w:cs="Times New Roman"/>
      <w:b/>
      <w:bCs/>
      <w:sz w:val="20"/>
      <w:szCs w:val="20"/>
      <w:lang w:eastAsia="de-DE"/>
    </w:rPr>
  </w:style>
  <w:style w:type="paragraph" w:styleId="Caption">
    <w:name w:val="caption"/>
    <w:basedOn w:val="Normal"/>
    <w:next w:val="Normal"/>
    <w:uiPriority w:val="99"/>
    <w:qFormat/>
    <w:rsid w:val="003610B2"/>
    <w:pPr>
      <w:shd w:val="clear" w:color="FFFFFF" w:fill="auto"/>
      <w:spacing w:before="120"/>
      <w:jc w:val="center"/>
    </w:pPr>
  </w:style>
  <w:style w:type="paragraph" w:styleId="FootnoteText">
    <w:name w:val="footnote text"/>
    <w:basedOn w:val="Normal"/>
    <w:link w:val="FootnoteTextChar"/>
    <w:uiPriority w:val="99"/>
    <w:semiHidden/>
    <w:rsid w:val="00420353"/>
  </w:style>
  <w:style w:type="character" w:customStyle="1" w:styleId="FootnoteTextChar">
    <w:name w:val="Footnote Text Char"/>
    <w:link w:val="FootnoteText"/>
    <w:uiPriority w:val="99"/>
    <w:semiHidden/>
    <w:locked/>
    <w:rsid w:val="00A35C86"/>
    <w:rPr>
      <w:rFonts w:ascii="Arial" w:hAnsi="Arial" w:cs="Times New Roman"/>
      <w:lang w:val="en-US" w:eastAsia="de-DE" w:bidi="ar-SA"/>
    </w:rPr>
  </w:style>
  <w:style w:type="character" w:styleId="FootnoteReference">
    <w:name w:val="footnote reference"/>
    <w:uiPriority w:val="99"/>
    <w:semiHidden/>
    <w:rsid w:val="00420353"/>
    <w:rPr>
      <w:rFonts w:cs="Times New Roman"/>
      <w:vertAlign w:val="superscript"/>
    </w:rPr>
  </w:style>
  <w:style w:type="paragraph" w:styleId="TOC1">
    <w:name w:val="toc 1"/>
    <w:basedOn w:val="Normal"/>
    <w:next w:val="Normal"/>
    <w:autoRedefine/>
    <w:uiPriority w:val="39"/>
    <w:rsid w:val="001C00DA"/>
    <w:pPr>
      <w:tabs>
        <w:tab w:val="left" w:pos="-180"/>
        <w:tab w:val="left" w:pos="720"/>
        <w:tab w:val="right" w:leader="dot" w:pos="8640"/>
      </w:tabs>
      <w:spacing w:before="180" w:after="60"/>
      <w:ind w:left="547" w:hanging="547"/>
      <w:outlineLvl w:val="0"/>
    </w:pPr>
    <w:rPr>
      <w:b/>
      <w:noProof/>
      <w:szCs w:val="22"/>
    </w:rPr>
  </w:style>
  <w:style w:type="paragraph" w:styleId="TOC2">
    <w:name w:val="toc 2"/>
    <w:basedOn w:val="Normal"/>
    <w:next w:val="Normal"/>
    <w:autoRedefine/>
    <w:uiPriority w:val="39"/>
    <w:rsid w:val="00863353"/>
    <w:pPr>
      <w:tabs>
        <w:tab w:val="left" w:pos="720"/>
        <w:tab w:val="left" w:pos="835"/>
        <w:tab w:val="right" w:leader="dot" w:pos="8640"/>
      </w:tabs>
      <w:spacing w:before="60" w:after="60"/>
    </w:pPr>
    <w:rPr>
      <w:noProof/>
    </w:rPr>
  </w:style>
  <w:style w:type="paragraph" w:styleId="TOC3">
    <w:name w:val="toc 3"/>
    <w:basedOn w:val="Normal"/>
    <w:next w:val="Normal"/>
    <w:autoRedefine/>
    <w:uiPriority w:val="39"/>
    <w:rsid w:val="00420353"/>
    <w:pPr>
      <w:tabs>
        <w:tab w:val="left" w:pos="1080"/>
        <w:tab w:val="right" w:leader="dot" w:pos="8640"/>
      </w:tabs>
      <w:spacing w:before="60" w:after="60"/>
      <w:ind w:left="1080" w:hanging="720"/>
    </w:pPr>
    <w:rPr>
      <w:noProof/>
      <w:szCs w:val="18"/>
    </w:rPr>
  </w:style>
  <w:style w:type="paragraph" w:customStyle="1" w:styleId="BoxedTechnicalSpec">
    <w:name w:val="Boxed_TechnicalSpec"/>
    <w:basedOn w:val="HTMLPreformatted"/>
    <w:link w:val="BoxedTechnicalSpecChar"/>
    <w:autoRedefine/>
    <w:uiPriority w:val="99"/>
    <w:rsid w:val="00FB1DBC"/>
    <w:pPr>
      <w:pBdr>
        <w:top w:val="single" w:sz="4" w:space="4" w:color="808080"/>
        <w:left w:val="single" w:sz="4" w:space="4" w:color="808080"/>
        <w:bottom w:val="single" w:sz="4" w:space="4" w:color="808080"/>
        <w:right w:val="single" w:sz="4" w:space="4" w:color="808080"/>
      </w:pBdr>
      <w:spacing w:before="240" w:after="240"/>
      <w:ind w:left="1440" w:right="1440"/>
    </w:pPr>
    <w:rPr>
      <w:rFonts w:ascii="Arial" w:hAnsi="Arial" w:cs="Arial"/>
      <w:b/>
      <w:sz w:val="22"/>
      <w:szCs w:val="22"/>
      <w:lang w:val="en-US"/>
    </w:rPr>
  </w:style>
  <w:style w:type="character" w:customStyle="1" w:styleId="BoxedTechnicalSpecChar">
    <w:name w:val="Boxed_TechnicalSpec Char"/>
    <w:link w:val="BoxedTechnicalSpec"/>
    <w:uiPriority w:val="99"/>
    <w:locked/>
    <w:rsid w:val="00FB1DBC"/>
    <w:rPr>
      <w:rFonts w:ascii="Arial" w:hAnsi="Arial" w:cs="Arial"/>
      <w:b/>
      <w:sz w:val="22"/>
      <w:szCs w:val="22"/>
      <w:lang w:val="en-US" w:eastAsia="de-DE" w:bidi="ar-SA"/>
    </w:rPr>
  </w:style>
  <w:style w:type="table" w:styleId="TableGrid">
    <w:name w:val="Table Grid"/>
    <w:basedOn w:val="TableNormal"/>
    <w:rsid w:val="00420353"/>
    <w:pPr>
      <w:spacing w:after="120"/>
      <w:ind w:left="864"/>
    </w:pPr>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1">
    <w:name w:val="Subtitle1"/>
    <w:basedOn w:val="BodyText"/>
    <w:uiPriority w:val="99"/>
    <w:rsid w:val="00DC1CFC"/>
    <w:pPr>
      <w:keepLines w:val="0"/>
      <w:widowControl/>
      <w:tabs>
        <w:tab w:val="left" w:pos="3060"/>
      </w:tabs>
    </w:pPr>
    <w:rPr>
      <w:b/>
      <w:sz w:val="28"/>
      <w:szCs w:val="28"/>
    </w:rPr>
  </w:style>
  <w:style w:type="paragraph" w:styleId="NoSpacing">
    <w:name w:val="No Spacing"/>
    <w:link w:val="NoSpacingChar"/>
    <w:uiPriority w:val="1"/>
    <w:qFormat/>
    <w:rsid w:val="00083DD7"/>
    <w:rPr>
      <w:rFonts w:ascii="Calibri" w:hAnsi="Calibri"/>
      <w:sz w:val="22"/>
      <w:szCs w:val="22"/>
    </w:rPr>
  </w:style>
  <w:style w:type="character" w:customStyle="1" w:styleId="NoSpacingChar">
    <w:name w:val="No Spacing Char"/>
    <w:link w:val="NoSpacing"/>
    <w:uiPriority w:val="99"/>
    <w:locked/>
    <w:rsid w:val="00083DD7"/>
    <w:rPr>
      <w:rFonts w:ascii="Calibri" w:hAnsi="Calibri"/>
      <w:sz w:val="22"/>
      <w:szCs w:val="22"/>
      <w:lang w:val="en-US" w:eastAsia="en-US" w:bidi="ar-SA"/>
    </w:rPr>
  </w:style>
  <w:style w:type="paragraph" w:styleId="Revision">
    <w:name w:val="Revision"/>
    <w:hidden/>
    <w:uiPriority w:val="99"/>
    <w:semiHidden/>
    <w:rsid w:val="00377F13"/>
    <w:rPr>
      <w:rFonts w:ascii="Arial" w:hAnsi="Arial"/>
      <w:lang w:eastAsia="de-DE"/>
    </w:rPr>
  </w:style>
  <w:style w:type="paragraph" w:styleId="TOC4">
    <w:name w:val="toc 4"/>
    <w:basedOn w:val="Normal"/>
    <w:next w:val="Normal"/>
    <w:autoRedefine/>
    <w:uiPriority w:val="39"/>
    <w:rsid w:val="00420353"/>
    <w:pPr>
      <w:tabs>
        <w:tab w:val="left" w:pos="1134"/>
        <w:tab w:val="right" w:leader="dot" w:pos="9911"/>
      </w:tabs>
      <w:spacing w:before="40" w:after="40"/>
      <w:ind w:left="1134" w:hanging="1134"/>
    </w:pPr>
    <w:rPr>
      <w:noProof/>
    </w:rPr>
  </w:style>
  <w:style w:type="paragraph" w:styleId="TOC5">
    <w:name w:val="toc 5"/>
    <w:basedOn w:val="Normal"/>
    <w:next w:val="Normal"/>
    <w:autoRedefine/>
    <w:uiPriority w:val="39"/>
    <w:rsid w:val="00420353"/>
    <w:pPr>
      <w:ind w:left="880"/>
    </w:pPr>
  </w:style>
  <w:style w:type="paragraph" w:styleId="TOC6">
    <w:name w:val="toc 6"/>
    <w:basedOn w:val="Normal"/>
    <w:next w:val="Normal"/>
    <w:autoRedefine/>
    <w:uiPriority w:val="39"/>
    <w:rsid w:val="00420353"/>
    <w:pPr>
      <w:ind w:left="1100"/>
    </w:pPr>
  </w:style>
  <w:style w:type="paragraph" w:styleId="TOC7">
    <w:name w:val="toc 7"/>
    <w:basedOn w:val="Normal"/>
    <w:next w:val="Normal"/>
    <w:autoRedefine/>
    <w:uiPriority w:val="39"/>
    <w:rsid w:val="00420353"/>
    <w:pPr>
      <w:ind w:left="1320"/>
    </w:pPr>
  </w:style>
  <w:style w:type="paragraph" w:styleId="TOC8">
    <w:name w:val="toc 8"/>
    <w:basedOn w:val="Normal"/>
    <w:next w:val="Normal"/>
    <w:autoRedefine/>
    <w:uiPriority w:val="39"/>
    <w:rsid w:val="00420353"/>
    <w:pPr>
      <w:ind w:left="1540"/>
    </w:pPr>
  </w:style>
  <w:style w:type="paragraph" w:styleId="TOC9">
    <w:name w:val="toc 9"/>
    <w:basedOn w:val="Normal"/>
    <w:next w:val="Normal"/>
    <w:autoRedefine/>
    <w:uiPriority w:val="39"/>
    <w:rsid w:val="00420353"/>
    <w:pPr>
      <w:ind w:left="1760"/>
    </w:pPr>
  </w:style>
  <w:style w:type="paragraph" w:styleId="NormalIndent">
    <w:name w:val="Normal Indent"/>
    <w:basedOn w:val="Normal"/>
    <w:uiPriority w:val="99"/>
    <w:semiHidden/>
    <w:rsid w:val="00420353"/>
    <w:pPr>
      <w:spacing w:before="60" w:after="60"/>
    </w:pPr>
    <w:rPr>
      <w:rFonts w:ascii="Helvetica" w:hAnsi="Helvetica"/>
    </w:rPr>
  </w:style>
  <w:style w:type="character" w:styleId="PageNumber">
    <w:name w:val="page number"/>
    <w:uiPriority w:val="99"/>
    <w:semiHidden/>
    <w:rsid w:val="00420353"/>
    <w:rPr>
      <w:rFonts w:cs="Times New Roman"/>
    </w:rPr>
  </w:style>
  <w:style w:type="character" w:styleId="FollowedHyperlink">
    <w:name w:val="FollowedHyperlink"/>
    <w:uiPriority w:val="99"/>
    <w:semiHidden/>
    <w:rsid w:val="00420353"/>
    <w:rPr>
      <w:rFonts w:cs="Times New Roman"/>
      <w:color w:val="800080"/>
      <w:u w:val="single"/>
    </w:rPr>
  </w:style>
  <w:style w:type="paragraph" w:styleId="ListBullet">
    <w:name w:val="List Bullet"/>
    <w:basedOn w:val="Normal"/>
    <w:link w:val="ListBulletChar"/>
    <w:autoRedefine/>
    <w:uiPriority w:val="99"/>
    <w:rsid w:val="002D69E7"/>
    <w:pPr>
      <w:suppressLineNumbers/>
      <w:ind w:left="162"/>
    </w:pPr>
    <w:rPr>
      <w:rFonts w:cs="Arial"/>
      <w:lang w:val="x-none"/>
    </w:rPr>
  </w:style>
  <w:style w:type="paragraph" w:styleId="ListBullet2">
    <w:name w:val="List Bullet 2"/>
    <w:basedOn w:val="Normal"/>
    <w:link w:val="ListBullet2Char"/>
    <w:uiPriority w:val="99"/>
    <w:semiHidden/>
    <w:rsid w:val="00420353"/>
    <w:pPr>
      <w:numPr>
        <w:ilvl w:val="1"/>
        <w:numId w:val="10"/>
      </w:numPr>
    </w:pPr>
    <w:rPr>
      <w:lang w:val="x-none"/>
    </w:rPr>
  </w:style>
  <w:style w:type="paragraph" w:styleId="ListBullet3">
    <w:name w:val="List Bullet 3"/>
    <w:basedOn w:val="Normal"/>
    <w:uiPriority w:val="99"/>
    <w:semiHidden/>
    <w:rsid w:val="00420353"/>
    <w:pPr>
      <w:numPr>
        <w:ilvl w:val="2"/>
        <w:numId w:val="10"/>
      </w:numPr>
      <w:tabs>
        <w:tab w:val="left" w:pos="1440"/>
      </w:tabs>
    </w:pPr>
  </w:style>
  <w:style w:type="paragraph" w:styleId="ListBullet4">
    <w:name w:val="List Bullet 4"/>
    <w:basedOn w:val="Normal"/>
    <w:uiPriority w:val="99"/>
    <w:semiHidden/>
    <w:rsid w:val="00420353"/>
    <w:pPr>
      <w:numPr>
        <w:numId w:val="2"/>
      </w:numPr>
      <w:tabs>
        <w:tab w:val="clear" w:pos="1080"/>
        <w:tab w:val="num" w:pos="1440"/>
        <w:tab w:val="num" w:pos="1800"/>
      </w:tabs>
      <w:ind w:left="1440"/>
    </w:pPr>
  </w:style>
  <w:style w:type="paragraph" w:styleId="DocumentMap">
    <w:name w:val="Document Map"/>
    <w:basedOn w:val="Normal"/>
    <w:link w:val="DocumentMapChar"/>
    <w:uiPriority w:val="99"/>
    <w:semiHidden/>
    <w:rsid w:val="00420353"/>
    <w:pPr>
      <w:shd w:val="clear" w:color="auto" w:fill="000080"/>
    </w:pPr>
    <w:rPr>
      <w:rFonts w:ascii="Times New Roman" w:hAnsi="Times New Roman"/>
      <w:sz w:val="2"/>
      <w:lang w:val="x-none"/>
    </w:rPr>
  </w:style>
  <w:style w:type="character" w:customStyle="1" w:styleId="DocumentMapChar">
    <w:name w:val="Document Map Char"/>
    <w:link w:val="DocumentMap"/>
    <w:uiPriority w:val="99"/>
    <w:semiHidden/>
    <w:locked/>
    <w:rsid w:val="00D7405D"/>
    <w:rPr>
      <w:rFonts w:cs="Times New Roman"/>
      <w:sz w:val="2"/>
      <w:lang w:eastAsia="de-DE"/>
    </w:rPr>
  </w:style>
  <w:style w:type="paragraph" w:customStyle="1" w:styleId="Table">
    <w:name w:val="Table"/>
    <w:basedOn w:val="Normal"/>
    <w:uiPriority w:val="99"/>
    <w:semiHidden/>
    <w:rsid w:val="00420353"/>
    <w:pPr>
      <w:framePr w:hSpace="180" w:wrap="around" w:vAnchor="text" w:hAnchor="margin" w:y="253"/>
      <w:widowControl w:val="0"/>
      <w:spacing w:before="40" w:after="40"/>
    </w:pPr>
    <w:rPr>
      <w:b/>
      <w:sz w:val="16"/>
    </w:rPr>
  </w:style>
  <w:style w:type="paragraph" w:styleId="BodyText3">
    <w:name w:val="Body Text 3"/>
    <w:basedOn w:val="Normal"/>
    <w:link w:val="BodyText3Char"/>
    <w:uiPriority w:val="99"/>
    <w:semiHidden/>
    <w:rsid w:val="00420353"/>
    <w:rPr>
      <w:sz w:val="16"/>
      <w:szCs w:val="16"/>
      <w:lang w:val="x-none"/>
    </w:rPr>
  </w:style>
  <w:style w:type="character" w:customStyle="1" w:styleId="BodyText3Char">
    <w:name w:val="Body Text 3 Char"/>
    <w:link w:val="BodyText3"/>
    <w:uiPriority w:val="99"/>
    <w:semiHidden/>
    <w:locked/>
    <w:rsid w:val="00D7405D"/>
    <w:rPr>
      <w:rFonts w:ascii="Arial" w:hAnsi="Arial" w:cs="Times New Roman"/>
      <w:sz w:val="16"/>
      <w:szCs w:val="16"/>
      <w:lang w:eastAsia="de-DE"/>
    </w:rPr>
  </w:style>
  <w:style w:type="paragraph" w:customStyle="1" w:styleId="Appendixheading1">
    <w:name w:val="Appendix heading 1"/>
    <w:basedOn w:val="Normal"/>
    <w:next w:val="Normal"/>
    <w:uiPriority w:val="99"/>
    <w:semiHidden/>
    <w:rsid w:val="00420353"/>
    <w:pPr>
      <w:widowControl w:val="0"/>
      <w:numPr>
        <w:numId w:val="8"/>
      </w:numPr>
      <w:spacing w:before="90" w:after="180"/>
    </w:pPr>
    <w:rPr>
      <w:b/>
      <w:sz w:val="24"/>
      <w:lang w:eastAsia="en-US"/>
    </w:rPr>
  </w:style>
  <w:style w:type="paragraph" w:styleId="BlockText">
    <w:name w:val="Block Text"/>
    <w:basedOn w:val="Normal"/>
    <w:uiPriority w:val="99"/>
    <w:semiHidden/>
    <w:rsid w:val="00420353"/>
    <w:pPr>
      <w:ind w:left="1440" w:right="1440"/>
    </w:pPr>
  </w:style>
  <w:style w:type="paragraph" w:styleId="BodyText2">
    <w:name w:val="Body Text 2"/>
    <w:basedOn w:val="Normal"/>
    <w:link w:val="BodyText2Char"/>
    <w:uiPriority w:val="99"/>
    <w:semiHidden/>
    <w:rsid w:val="00420353"/>
    <w:pPr>
      <w:spacing w:line="480" w:lineRule="auto"/>
    </w:pPr>
    <w:rPr>
      <w:lang w:val="x-none"/>
    </w:rPr>
  </w:style>
  <w:style w:type="character" w:customStyle="1" w:styleId="BodyText2Char">
    <w:name w:val="Body Text 2 Char"/>
    <w:link w:val="BodyText2"/>
    <w:uiPriority w:val="99"/>
    <w:semiHidden/>
    <w:locked/>
    <w:rsid w:val="00D7405D"/>
    <w:rPr>
      <w:rFonts w:ascii="Arial" w:hAnsi="Arial" w:cs="Times New Roman"/>
      <w:sz w:val="20"/>
      <w:szCs w:val="20"/>
      <w:lang w:eastAsia="de-DE"/>
    </w:rPr>
  </w:style>
  <w:style w:type="paragraph" w:styleId="BodyTextFirstIndent">
    <w:name w:val="Body Text First Indent"/>
    <w:basedOn w:val="BodyText"/>
    <w:link w:val="BodyTextFirstIndentChar"/>
    <w:uiPriority w:val="99"/>
    <w:semiHidden/>
    <w:rsid w:val="00420353"/>
    <w:pPr>
      <w:keepLines w:val="0"/>
      <w:widowControl/>
      <w:ind w:firstLine="210"/>
    </w:pPr>
    <w:rPr>
      <w:lang w:eastAsia="de-DE"/>
    </w:rPr>
  </w:style>
  <w:style w:type="character" w:customStyle="1" w:styleId="BodyTextFirstIndentChar">
    <w:name w:val="Body Text First Indent Char"/>
    <w:link w:val="BodyTextFirstIndent"/>
    <w:uiPriority w:val="99"/>
    <w:semiHidden/>
    <w:locked/>
    <w:rsid w:val="00D7405D"/>
    <w:rPr>
      <w:rFonts w:ascii="Arial" w:hAnsi="Arial" w:cs="Times New Roman"/>
      <w:sz w:val="20"/>
      <w:szCs w:val="20"/>
      <w:lang w:val="en-US" w:eastAsia="de-DE" w:bidi="ar-SA"/>
    </w:rPr>
  </w:style>
  <w:style w:type="paragraph" w:styleId="BodyTextIndent">
    <w:name w:val="Body Text Indent"/>
    <w:basedOn w:val="Normal"/>
    <w:link w:val="BodyTextIndentChar"/>
    <w:uiPriority w:val="99"/>
    <w:semiHidden/>
    <w:rsid w:val="00420353"/>
    <w:pPr>
      <w:ind w:left="360"/>
    </w:pPr>
    <w:rPr>
      <w:lang w:val="x-none"/>
    </w:rPr>
  </w:style>
  <w:style w:type="character" w:customStyle="1" w:styleId="BodyTextIndentChar">
    <w:name w:val="Body Text Indent Char"/>
    <w:link w:val="BodyTextIndent"/>
    <w:uiPriority w:val="99"/>
    <w:semiHidden/>
    <w:locked/>
    <w:rsid w:val="00D7405D"/>
    <w:rPr>
      <w:rFonts w:ascii="Arial" w:hAnsi="Arial" w:cs="Times New Roman"/>
      <w:sz w:val="20"/>
      <w:szCs w:val="20"/>
      <w:lang w:eastAsia="de-DE"/>
    </w:rPr>
  </w:style>
  <w:style w:type="paragraph" w:styleId="BodyTextFirstIndent2">
    <w:name w:val="Body Text First Indent 2"/>
    <w:basedOn w:val="BodyTextIndent"/>
    <w:link w:val="BodyTextFirstIndent2Char"/>
    <w:uiPriority w:val="99"/>
    <w:semiHidden/>
    <w:rsid w:val="00420353"/>
    <w:pPr>
      <w:ind w:firstLine="210"/>
    </w:pPr>
  </w:style>
  <w:style w:type="character" w:customStyle="1" w:styleId="BodyTextFirstIndent2Char">
    <w:name w:val="Body Text First Indent 2 Char"/>
    <w:link w:val="BodyTextFirstIndent2"/>
    <w:uiPriority w:val="99"/>
    <w:semiHidden/>
    <w:locked/>
    <w:rsid w:val="00D7405D"/>
    <w:rPr>
      <w:rFonts w:ascii="Arial" w:hAnsi="Arial" w:cs="Times New Roman"/>
      <w:sz w:val="20"/>
      <w:szCs w:val="20"/>
      <w:lang w:eastAsia="de-DE"/>
    </w:rPr>
  </w:style>
  <w:style w:type="paragraph" w:styleId="BodyTextIndent2">
    <w:name w:val="Body Text Indent 2"/>
    <w:basedOn w:val="Normal"/>
    <w:link w:val="BodyTextIndent2Char"/>
    <w:uiPriority w:val="99"/>
    <w:semiHidden/>
    <w:rsid w:val="00420353"/>
    <w:pPr>
      <w:spacing w:line="480" w:lineRule="auto"/>
      <w:ind w:left="360"/>
    </w:pPr>
    <w:rPr>
      <w:lang w:val="x-none"/>
    </w:rPr>
  </w:style>
  <w:style w:type="character" w:customStyle="1" w:styleId="BodyTextIndent2Char">
    <w:name w:val="Body Text Indent 2 Char"/>
    <w:link w:val="BodyTextIndent2"/>
    <w:uiPriority w:val="99"/>
    <w:semiHidden/>
    <w:locked/>
    <w:rsid w:val="00D7405D"/>
    <w:rPr>
      <w:rFonts w:ascii="Arial" w:hAnsi="Arial" w:cs="Times New Roman"/>
      <w:sz w:val="20"/>
      <w:szCs w:val="20"/>
      <w:lang w:eastAsia="de-DE"/>
    </w:rPr>
  </w:style>
  <w:style w:type="paragraph" w:styleId="BodyTextIndent3">
    <w:name w:val="Body Text Indent 3"/>
    <w:basedOn w:val="Normal"/>
    <w:link w:val="BodyTextIndent3Char"/>
    <w:rsid w:val="00420353"/>
    <w:pPr>
      <w:ind w:left="360"/>
    </w:pPr>
    <w:rPr>
      <w:sz w:val="16"/>
      <w:szCs w:val="16"/>
      <w:lang w:val="x-none"/>
    </w:rPr>
  </w:style>
  <w:style w:type="character" w:customStyle="1" w:styleId="BodyTextIndent3Char">
    <w:name w:val="Body Text Indent 3 Char"/>
    <w:link w:val="BodyTextIndent3"/>
    <w:locked/>
    <w:rsid w:val="00D7405D"/>
    <w:rPr>
      <w:rFonts w:ascii="Arial" w:hAnsi="Arial" w:cs="Times New Roman"/>
      <w:sz w:val="16"/>
      <w:szCs w:val="16"/>
      <w:lang w:eastAsia="de-DE"/>
    </w:rPr>
  </w:style>
  <w:style w:type="paragraph" w:customStyle="1" w:styleId="Copyright">
    <w:name w:val="Copyright"/>
    <w:basedOn w:val="Normal"/>
    <w:next w:val="BodyText"/>
    <w:uiPriority w:val="99"/>
    <w:semiHidden/>
    <w:rsid w:val="00420353"/>
    <w:pPr>
      <w:spacing w:before="240"/>
    </w:pPr>
    <w:rPr>
      <w:rFonts w:ascii="Arial Narrow" w:hAnsi="Arial Narrow"/>
      <w:b/>
      <w:sz w:val="28"/>
      <w:szCs w:val="28"/>
    </w:rPr>
  </w:style>
  <w:style w:type="paragraph" w:styleId="Date">
    <w:name w:val="Date"/>
    <w:basedOn w:val="Normal"/>
    <w:next w:val="Normal"/>
    <w:link w:val="DateChar"/>
    <w:uiPriority w:val="99"/>
    <w:semiHidden/>
    <w:rsid w:val="00420353"/>
    <w:rPr>
      <w:lang w:val="x-none"/>
    </w:rPr>
  </w:style>
  <w:style w:type="character" w:customStyle="1" w:styleId="DateChar">
    <w:name w:val="Date Char"/>
    <w:link w:val="Date"/>
    <w:uiPriority w:val="99"/>
    <w:semiHidden/>
    <w:locked/>
    <w:rsid w:val="00D7405D"/>
    <w:rPr>
      <w:rFonts w:ascii="Arial" w:hAnsi="Arial" w:cs="Times New Roman"/>
      <w:sz w:val="20"/>
      <w:szCs w:val="20"/>
      <w:lang w:eastAsia="de-DE"/>
    </w:rPr>
  </w:style>
  <w:style w:type="paragraph" w:customStyle="1" w:styleId="DocumentTitle">
    <w:name w:val="Document Title"/>
    <w:next w:val="BodyText"/>
    <w:uiPriority w:val="99"/>
    <w:rsid w:val="00420353"/>
    <w:pPr>
      <w:widowControl w:val="0"/>
      <w:spacing w:before="880" w:after="240"/>
    </w:pPr>
    <w:rPr>
      <w:rFonts w:ascii="Arial" w:hAnsi="Arial"/>
      <w:b/>
      <w:sz w:val="52"/>
      <w:szCs w:val="24"/>
    </w:rPr>
  </w:style>
  <w:style w:type="paragraph" w:customStyle="1" w:styleId="StyleDocumentTitle16pt">
    <w:name w:val="Style Document Title + 16 pt"/>
    <w:basedOn w:val="DocumentTitle"/>
    <w:uiPriority w:val="99"/>
    <w:semiHidden/>
    <w:rsid w:val="00420353"/>
    <w:rPr>
      <w:bCs/>
      <w:sz w:val="32"/>
    </w:rPr>
  </w:style>
  <w:style w:type="paragraph" w:customStyle="1" w:styleId="Documentsub-title">
    <w:name w:val="Document sub-title"/>
    <w:basedOn w:val="StyleDocumentTitle16pt"/>
    <w:uiPriority w:val="99"/>
    <w:rsid w:val="00420353"/>
    <w:pPr>
      <w:spacing w:before="240"/>
    </w:pPr>
    <w:rPr>
      <w:sz w:val="36"/>
    </w:rPr>
  </w:style>
  <w:style w:type="paragraph" w:styleId="E-mailSignature">
    <w:name w:val="E-mail Signature"/>
    <w:basedOn w:val="Normal"/>
    <w:link w:val="E-mailSignatureChar"/>
    <w:uiPriority w:val="99"/>
    <w:semiHidden/>
    <w:rsid w:val="00420353"/>
    <w:rPr>
      <w:lang w:val="x-none"/>
    </w:rPr>
  </w:style>
  <w:style w:type="character" w:customStyle="1" w:styleId="E-mailSignatureChar">
    <w:name w:val="E-mail Signature Char"/>
    <w:link w:val="E-mailSignature"/>
    <w:uiPriority w:val="99"/>
    <w:semiHidden/>
    <w:locked/>
    <w:rsid w:val="00D7405D"/>
    <w:rPr>
      <w:rFonts w:ascii="Arial" w:hAnsi="Arial" w:cs="Times New Roman"/>
      <w:sz w:val="20"/>
      <w:szCs w:val="20"/>
      <w:lang w:eastAsia="de-DE"/>
    </w:rPr>
  </w:style>
  <w:style w:type="character" w:styleId="Emphasis">
    <w:name w:val="Emphasis"/>
    <w:uiPriority w:val="99"/>
    <w:qFormat/>
    <w:rsid w:val="003610B2"/>
    <w:rPr>
      <w:rFonts w:cs="Times New Roman"/>
      <w:i/>
      <w:iCs/>
    </w:rPr>
  </w:style>
  <w:style w:type="character" w:styleId="EndnoteReference">
    <w:name w:val="endnote reference"/>
    <w:uiPriority w:val="99"/>
    <w:semiHidden/>
    <w:rsid w:val="00420353"/>
    <w:rPr>
      <w:rFonts w:cs="Times New Roman"/>
      <w:vertAlign w:val="superscript"/>
    </w:rPr>
  </w:style>
  <w:style w:type="paragraph" w:styleId="EndnoteText">
    <w:name w:val="endnote text"/>
    <w:basedOn w:val="Normal"/>
    <w:link w:val="EndnoteTextChar"/>
    <w:uiPriority w:val="99"/>
    <w:semiHidden/>
    <w:rsid w:val="00420353"/>
    <w:rPr>
      <w:lang w:val="x-none"/>
    </w:rPr>
  </w:style>
  <w:style w:type="character" w:customStyle="1" w:styleId="EndnoteTextChar">
    <w:name w:val="Endnote Text Char"/>
    <w:link w:val="EndnoteText"/>
    <w:uiPriority w:val="99"/>
    <w:semiHidden/>
    <w:locked/>
    <w:rsid w:val="00D7405D"/>
    <w:rPr>
      <w:rFonts w:ascii="Arial" w:hAnsi="Arial" w:cs="Times New Roman"/>
      <w:sz w:val="20"/>
      <w:szCs w:val="20"/>
      <w:lang w:eastAsia="de-DE"/>
    </w:rPr>
  </w:style>
  <w:style w:type="paragraph" w:styleId="EnvelopeAddress">
    <w:name w:val="envelope address"/>
    <w:basedOn w:val="Normal"/>
    <w:uiPriority w:val="99"/>
    <w:semiHidden/>
    <w:rsid w:val="00420353"/>
    <w:pPr>
      <w:framePr w:w="7920" w:h="1980" w:hRule="exact" w:hSpace="180" w:wrap="auto" w:hAnchor="page" w:xAlign="center" w:yAlign="bottom"/>
      <w:ind w:left="2880"/>
    </w:pPr>
    <w:rPr>
      <w:rFonts w:cs="Arial"/>
      <w:sz w:val="24"/>
      <w:szCs w:val="24"/>
    </w:rPr>
  </w:style>
  <w:style w:type="paragraph" w:styleId="EnvelopeReturn">
    <w:name w:val="envelope return"/>
    <w:basedOn w:val="Normal"/>
    <w:uiPriority w:val="99"/>
    <w:semiHidden/>
    <w:rsid w:val="00420353"/>
    <w:rPr>
      <w:rFonts w:cs="Arial"/>
    </w:rPr>
  </w:style>
  <w:style w:type="paragraph" w:customStyle="1" w:styleId="Heading1alt">
    <w:name w:val="Heading 1 alt"/>
    <w:next w:val="BodyText"/>
    <w:uiPriority w:val="99"/>
    <w:rsid w:val="00420353"/>
    <w:pPr>
      <w:spacing w:before="360"/>
    </w:pPr>
    <w:rPr>
      <w:rFonts w:ascii="Arial Narrow" w:hAnsi="Arial Narrow"/>
      <w:b/>
      <w:sz w:val="36"/>
      <w:szCs w:val="32"/>
      <w:lang w:eastAsia="de-DE"/>
    </w:rPr>
  </w:style>
  <w:style w:type="character" w:styleId="HTMLAcronym">
    <w:name w:val="HTML Acronym"/>
    <w:uiPriority w:val="99"/>
    <w:semiHidden/>
    <w:rsid w:val="00420353"/>
    <w:rPr>
      <w:rFonts w:cs="Times New Roman"/>
    </w:rPr>
  </w:style>
  <w:style w:type="paragraph" w:styleId="HTMLAddress">
    <w:name w:val="HTML Address"/>
    <w:basedOn w:val="Normal"/>
    <w:link w:val="HTMLAddressChar"/>
    <w:uiPriority w:val="99"/>
    <w:semiHidden/>
    <w:rsid w:val="00420353"/>
    <w:rPr>
      <w:i/>
      <w:iCs/>
      <w:lang w:val="x-none"/>
    </w:rPr>
  </w:style>
  <w:style w:type="character" w:customStyle="1" w:styleId="HTMLAddressChar">
    <w:name w:val="HTML Address Char"/>
    <w:link w:val="HTMLAddress"/>
    <w:uiPriority w:val="99"/>
    <w:semiHidden/>
    <w:locked/>
    <w:rsid w:val="00D7405D"/>
    <w:rPr>
      <w:rFonts w:ascii="Arial" w:hAnsi="Arial" w:cs="Times New Roman"/>
      <w:i/>
      <w:iCs/>
      <w:sz w:val="20"/>
      <w:szCs w:val="20"/>
      <w:lang w:eastAsia="de-DE"/>
    </w:rPr>
  </w:style>
  <w:style w:type="character" w:styleId="HTMLCite">
    <w:name w:val="HTML Cite"/>
    <w:uiPriority w:val="99"/>
    <w:semiHidden/>
    <w:rsid w:val="00420353"/>
    <w:rPr>
      <w:rFonts w:cs="Times New Roman"/>
      <w:i/>
      <w:iCs/>
    </w:rPr>
  </w:style>
  <w:style w:type="character" w:styleId="HTMLCode">
    <w:name w:val="HTML Code"/>
    <w:uiPriority w:val="99"/>
    <w:semiHidden/>
    <w:rsid w:val="00420353"/>
    <w:rPr>
      <w:rFonts w:ascii="Courier New" w:hAnsi="Courier New" w:cs="Courier New"/>
      <w:sz w:val="20"/>
      <w:szCs w:val="20"/>
    </w:rPr>
  </w:style>
  <w:style w:type="character" w:styleId="HTMLDefinition">
    <w:name w:val="HTML Definition"/>
    <w:uiPriority w:val="99"/>
    <w:semiHidden/>
    <w:rsid w:val="00420353"/>
    <w:rPr>
      <w:rFonts w:cs="Times New Roman"/>
      <w:i/>
      <w:iCs/>
    </w:rPr>
  </w:style>
  <w:style w:type="character" w:styleId="HTMLKeyboard">
    <w:name w:val="HTML Keyboard"/>
    <w:uiPriority w:val="99"/>
    <w:semiHidden/>
    <w:rsid w:val="00420353"/>
    <w:rPr>
      <w:rFonts w:ascii="Courier New" w:hAnsi="Courier New" w:cs="Courier New"/>
      <w:sz w:val="20"/>
      <w:szCs w:val="20"/>
    </w:rPr>
  </w:style>
  <w:style w:type="paragraph" w:styleId="HTMLPreformatted">
    <w:name w:val="HTML Preformatted"/>
    <w:basedOn w:val="Normal"/>
    <w:link w:val="HTMLPreformattedChar1"/>
    <w:uiPriority w:val="99"/>
    <w:semiHidden/>
    <w:rsid w:val="00420353"/>
    <w:rPr>
      <w:rFonts w:ascii="Courier New" w:hAnsi="Courier New"/>
      <w:lang w:val="x-none"/>
    </w:rPr>
  </w:style>
  <w:style w:type="character" w:customStyle="1" w:styleId="HTMLPreformattedChar1">
    <w:name w:val="HTML Preformatted Char1"/>
    <w:link w:val="HTMLPreformatted"/>
    <w:uiPriority w:val="99"/>
    <w:semiHidden/>
    <w:locked/>
    <w:rsid w:val="00D7405D"/>
    <w:rPr>
      <w:rFonts w:ascii="Courier New" w:hAnsi="Courier New" w:cs="Courier New"/>
      <w:sz w:val="20"/>
      <w:szCs w:val="20"/>
      <w:lang w:eastAsia="de-DE"/>
    </w:rPr>
  </w:style>
  <w:style w:type="character" w:styleId="HTMLSample">
    <w:name w:val="HTML Sample"/>
    <w:uiPriority w:val="99"/>
    <w:semiHidden/>
    <w:rsid w:val="00420353"/>
    <w:rPr>
      <w:rFonts w:ascii="Courier New" w:hAnsi="Courier New" w:cs="Courier New"/>
    </w:rPr>
  </w:style>
  <w:style w:type="character" w:styleId="HTMLTypewriter">
    <w:name w:val="HTML Typewriter"/>
    <w:uiPriority w:val="99"/>
    <w:semiHidden/>
    <w:rsid w:val="00420353"/>
    <w:rPr>
      <w:rFonts w:ascii="Courier New" w:hAnsi="Courier New" w:cs="Courier New"/>
      <w:sz w:val="20"/>
      <w:szCs w:val="20"/>
    </w:rPr>
  </w:style>
  <w:style w:type="character" w:styleId="HTMLVariable">
    <w:name w:val="HTML Variable"/>
    <w:uiPriority w:val="99"/>
    <w:semiHidden/>
    <w:rsid w:val="00420353"/>
    <w:rPr>
      <w:rFonts w:cs="Times New Roman"/>
      <w:i/>
      <w:iCs/>
    </w:rPr>
  </w:style>
  <w:style w:type="paragraph" w:styleId="Index1">
    <w:name w:val="index 1"/>
    <w:basedOn w:val="Normal"/>
    <w:next w:val="Normal"/>
    <w:autoRedefine/>
    <w:uiPriority w:val="99"/>
    <w:semiHidden/>
    <w:rsid w:val="00420353"/>
    <w:pPr>
      <w:ind w:left="200" w:hanging="200"/>
    </w:pPr>
  </w:style>
  <w:style w:type="paragraph" w:styleId="Index2">
    <w:name w:val="index 2"/>
    <w:basedOn w:val="Normal"/>
    <w:next w:val="Normal"/>
    <w:autoRedefine/>
    <w:uiPriority w:val="99"/>
    <w:semiHidden/>
    <w:rsid w:val="00420353"/>
    <w:pPr>
      <w:ind w:left="400" w:hanging="200"/>
    </w:pPr>
  </w:style>
  <w:style w:type="paragraph" w:styleId="Index3">
    <w:name w:val="index 3"/>
    <w:basedOn w:val="Normal"/>
    <w:next w:val="Normal"/>
    <w:autoRedefine/>
    <w:uiPriority w:val="99"/>
    <w:semiHidden/>
    <w:rsid w:val="00420353"/>
    <w:pPr>
      <w:ind w:left="600" w:hanging="200"/>
    </w:pPr>
  </w:style>
  <w:style w:type="paragraph" w:styleId="Index4">
    <w:name w:val="index 4"/>
    <w:basedOn w:val="Normal"/>
    <w:next w:val="Normal"/>
    <w:autoRedefine/>
    <w:uiPriority w:val="99"/>
    <w:semiHidden/>
    <w:rsid w:val="00420353"/>
    <w:pPr>
      <w:ind w:left="800" w:hanging="200"/>
    </w:pPr>
  </w:style>
  <w:style w:type="paragraph" w:styleId="Index5">
    <w:name w:val="index 5"/>
    <w:basedOn w:val="Normal"/>
    <w:next w:val="Normal"/>
    <w:autoRedefine/>
    <w:uiPriority w:val="99"/>
    <w:semiHidden/>
    <w:rsid w:val="00420353"/>
    <w:pPr>
      <w:ind w:left="1000" w:hanging="200"/>
    </w:pPr>
  </w:style>
  <w:style w:type="paragraph" w:styleId="Index6">
    <w:name w:val="index 6"/>
    <w:basedOn w:val="Normal"/>
    <w:next w:val="Normal"/>
    <w:autoRedefine/>
    <w:uiPriority w:val="99"/>
    <w:semiHidden/>
    <w:rsid w:val="00420353"/>
    <w:pPr>
      <w:ind w:left="1200" w:hanging="200"/>
    </w:pPr>
  </w:style>
  <w:style w:type="paragraph" w:styleId="Index7">
    <w:name w:val="index 7"/>
    <w:basedOn w:val="Normal"/>
    <w:next w:val="Normal"/>
    <w:autoRedefine/>
    <w:uiPriority w:val="99"/>
    <w:semiHidden/>
    <w:rsid w:val="00420353"/>
    <w:pPr>
      <w:ind w:left="1400" w:hanging="200"/>
    </w:pPr>
  </w:style>
  <w:style w:type="paragraph" w:styleId="Index8">
    <w:name w:val="index 8"/>
    <w:basedOn w:val="Normal"/>
    <w:next w:val="Normal"/>
    <w:autoRedefine/>
    <w:uiPriority w:val="99"/>
    <w:semiHidden/>
    <w:rsid w:val="00420353"/>
    <w:pPr>
      <w:ind w:left="1600" w:hanging="200"/>
    </w:pPr>
  </w:style>
  <w:style w:type="paragraph" w:styleId="Index9">
    <w:name w:val="index 9"/>
    <w:basedOn w:val="Normal"/>
    <w:next w:val="Normal"/>
    <w:autoRedefine/>
    <w:uiPriority w:val="99"/>
    <w:semiHidden/>
    <w:rsid w:val="00420353"/>
    <w:pPr>
      <w:ind w:left="1800" w:hanging="200"/>
    </w:pPr>
  </w:style>
  <w:style w:type="paragraph" w:styleId="IndexHeading">
    <w:name w:val="index heading"/>
    <w:basedOn w:val="Normal"/>
    <w:next w:val="Index1"/>
    <w:uiPriority w:val="99"/>
    <w:semiHidden/>
    <w:rsid w:val="00420353"/>
    <w:rPr>
      <w:rFonts w:cs="Arial"/>
      <w:b/>
      <w:bCs/>
    </w:rPr>
  </w:style>
  <w:style w:type="character" w:styleId="LineNumber">
    <w:name w:val="line number"/>
    <w:uiPriority w:val="99"/>
    <w:semiHidden/>
    <w:rsid w:val="00420353"/>
    <w:rPr>
      <w:rFonts w:cs="Times New Roman"/>
    </w:rPr>
  </w:style>
  <w:style w:type="paragraph" w:styleId="List">
    <w:name w:val="List"/>
    <w:basedOn w:val="Normal"/>
    <w:uiPriority w:val="99"/>
    <w:semiHidden/>
    <w:rsid w:val="00420353"/>
    <w:pPr>
      <w:ind w:left="360" w:hanging="360"/>
    </w:pPr>
  </w:style>
  <w:style w:type="paragraph" w:styleId="List2">
    <w:name w:val="List 2"/>
    <w:basedOn w:val="Normal"/>
    <w:uiPriority w:val="99"/>
    <w:semiHidden/>
    <w:rsid w:val="00420353"/>
    <w:pPr>
      <w:ind w:left="720" w:hanging="360"/>
    </w:pPr>
  </w:style>
  <w:style w:type="paragraph" w:styleId="List3">
    <w:name w:val="List 3"/>
    <w:basedOn w:val="Normal"/>
    <w:uiPriority w:val="99"/>
    <w:semiHidden/>
    <w:rsid w:val="00420353"/>
    <w:pPr>
      <w:ind w:left="1080" w:hanging="360"/>
    </w:pPr>
  </w:style>
  <w:style w:type="paragraph" w:styleId="List4">
    <w:name w:val="List 4"/>
    <w:basedOn w:val="Normal"/>
    <w:uiPriority w:val="99"/>
    <w:semiHidden/>
    <w:rsid w:val="00420353"/>
    <w:pPr>
      <w:ind w:left="1440" w:hanging="360"/>
    </w:pPr>
  </w:style>
  <w:style w:type="paragraph" w:styleId="List5">
    <w:name w:val="List 5"/>
    <w:basedOn w:val="Normal"/>
    <w:uiPriority w:val="99"/>
    <w:semiHidden/>
    <w:rsid w:val="00420353"/>
    <w:pPr>
      <w:ind w:left="1800" w:hanging="360"/>
    </w:pPr>
  </w:style>
  <w:style w:type="character" w:customStyle="1" w:styleId="ListBullet2Char">
    <w:name w:val="List Bullet 2 Char"/>
    <w:link w:val="ListBullet2"/>
    <w:uiPriority w:val="99"/>
    <w:semiHidden/>
    <w:locked/>
    <w:rsid w:val="00420353"/>
    <w:rPr>
      <w:rFonts w:ascii="Arial" w:hAnsi="Arial"/>
      <w:lang w:val="x-none" w:eastAsia="de-DE"/>
    </w:rPr>
  </w:style>
  <w:style w:type="paragraph" w:styleId="ListBullet5">
    <w:name w:val="List Bullet 5"/>
    <w:basedOn w:val="Normal"/>
    <w:uiPriority w:val="99"/>
    <w:semiHidden/>
    <w:rsid w:val="00420353"/>
    <w:pPr>
      <w:numPr>
        <w:numId w:val="1"/>
      </w:numPr>
      <w:tabs>
        <w:tab w:val="clear" w:pos="360"/>
        <w:tab w:val="num" w:pos="720"/>
        <w:tab w:val="num" w:pos="1800"/>
      </w:tabs>
      <w:ind w:left="1800"/>
    </w:pPr>
  </w:style>
  <w:style w:type="character" w:customStyle="1" w:styleId="ListBulletChar">
    <w:name w:val="List Bullet Char"/>
    <w:link w:val="ListBullet"/>
    <w:uiPriority w:val="99"/>
    <w:locked/>
    <w:rsid w:val="002D69E7"/>
    <w:rPr>
      <w:rFonts w:ascii="Arial" w:hAnsi="Arial" w:cs="Arial"/>
      <w:lang w:val="x-none" w:eastAsia="de-DE"/>
    </w:rPr>
  </w:style>
  <w:style w:type="paragraph" w:styleId="ListContinue">
    <w:name w:val="List Continue"/>
    <w:basedOn w:val="Normal"/>
    <w:uiPriority w:val="99"/>
    <w:semiHidden/>
    <w:rsid w:val="00420353"/>
    <w:pPr>
      <w:ind w:left="360"/>
    </w:pPr>
  </w:style>
  <w:style w:type="paragraph" w:styleId="ListContinue2">
    <w:name w:val="List Continue 2"/>
    <w:basedOn w:val="ListContinue"/>
    <w:uiPriority w:val="99"/>
    <w:semiHidden/>
    <w:rsid w:val="00420353"/>
    <w:pPr>
      <w:ind w:left="720"/>
    </w:pPr>
  </w:style>
  <w:style w:type="paragraph" w:styleId="ListContinue3">
    <w:name w:val="List Continue 3"/>
    <w:basedOn w:val="Normal"/>
    <w:uiPriority w:val="99"/>
    <w:semiHidden/>
    <w:rsid w:val="00420353"/>
    <w:pPr>
      <w:ind w:left="1080"/>
    </w:pPr>
  </w:style>
  <w:style w:type="paragraph" w:styleId="ListContinue4">
    <w:name w:val="List Continue 4"/>
    <w:basedOn w:val="Normal"/>
    <w:uiPriority w:val="99"/>
    <w:semiHidden/>
    <w:rsid w:val="00420353"/>
    <w:pPr>
      <w:ind w:left="1440"/>
    </w:pPr>
  </w:style>
  <w:style w:type="paragraph" w:styleId="ListContinue5">
    <w:name w:val="List Continue 5"/>
    <w:basedOn w:val="Normal"/>
    <w:uiPriority w:val="99"/>
    <w:semiHidden/>
    <w:rsid w:val="00420353"/>
    <w:pPr>
      <w:ind w:left="1800"/>
    </w:pPr>
  </w:style>
  <w:style w:type="paragraph" w:styleId="ListNumber2">
    <w:name w:val="List Number 2"/>
    <w:basedOn w:val="Normal"/>
    <w:uiPriority w:val="99"/>
    <w:semiHidden/>
    <w:rsid w:val="00420353"/>
    <w:pPr>
      <w:numPr>
        <w:ilvl w:val="1"/>
        <w:numId w:val="11"/>
      </w:numPr>
    </w:pPr>
  </w:style>
  <w:style w:type="paragraph" w:styleId="ListNumber4">
    <w:name w:val="List Number 4"/>
    <w:basedOn w:val="Normal"/>
    <w:uiPriority w:val="99"/>
    <w:semiHidden/>
    <w:rsid w:val="00420353"/>
    <w:pPr>
      <w:numPr>
        <w:numId w:val="3"/>
      </w:numPr>
    </w:pPr>
  </w:style>
  <w:style w:type="paragraph" w:styleId="ListNumber5">
    <w:name w:val="List Number 5"/>
    <w:basedOn w:val="Normal"/>
    <w:uiPriority w:val="99"/>
    <w:semiHidden/>
    <w:rsid w:val="00420353"/>
    <w:pPr>
      <w:numPr>
        <w:numId w:val="4"/>
      </w:numPr>
    </w:pPr>
  </w:style>
  <w:style w:type="character" w:customStyle="1" w:styleId="ListNumberChar">
    <w:name w:val="List Number Char"/>
    <w:link w:val="ListNumber"/>
    <w:uiPriority w:val="99"/>
    <w:locked/>
    <w:rsid w:val="00420353"/>
    <w:rPr>
      <w:rFonts w:ascii="Arial" w:hAnsi="Arial"/>
      <w:lang w:val="x-none" w:eastAsia="de-DE"/>
    </w:rPr>
  </w:style>
  <w:style w:type="paragraph" w:styleId="MacroText">
    <w:name w:val="macro"/>
    <w:link w:val="MacroTextChar"/>
    <w:uiPriority w:val="99"/>
    <w:semiHidden/>
    <w:rsid w:val="00420353"/>
    <w:pPr>
      <w:tabs>
        <w:tab w:val="left" w:pos="480"/>
        <w:tab w:val="left" w:pos="960"/>
        <w:tab w:val="left" w:pos="1440"/>
        <w:tab w:val="left" w:pos="1920"/>
        <w:tab w:val="left" w:pos="2400"/>
        <w:tab w:val="left" w:pos="2880"/>
        <w:tab w:val="left" w:pos="3360"/>
        <w:tab w:val="left" w:pos="3840"/>
        <w:tab w:val="left" w:pos="4320"/>
      </w:tabs>
      <w:spacing w:after="120"/>
    </w:pPr>
    <w:rPr>
      <w:rFonts w:ascii="Courier New" w:hAnsi="Courier New" w:cs="Courier New"/>
      <w:lang w:eastAsia="de-DE"/>
    </w:rPr>
  </w:style>
  <w:style w:type="character" w:customStyle="1" w:styleId="MacroTextChar">
    <w:name w:val="Macro Text Char"/>
    <w:link w:val="MacroText"/>
    <w:uiPriority w:val="99"/>
    <w:semiHidden/>
    <w:locked/>
    <w:rsid w:val="00D7405D"/>
    <w:rPr>
      <w:rFonts w:ascii="Courier New" w:hAnsi="Courier New" w:cs="Courier New"/>
      <w:lang w:val="en-US" w:eastAsia="de-DE" w:bidi="ar-SA"/>
    </w:rPr>
  </w:style>
  <w:style w:type="paragraph" w:styleId="MessageHeader">
    <w:name w:val="Message Header"/>
    <w:basedOn w:val="Normal"/>
    <w:link w:val="MessageHeaderChar"/>
    <w:uiPriority w:val="99"/>
    <w:semiHidden/>
    <w:rsid w:val="00420353"/>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 w:val="24"/>
      <w:szCs w:val="24"/>
      <w:lang w:val="x-none"/>
    </w:rPr>
  </w:style>
  <w:style w:type="character" w:customStyle="1" w:styleId="MessageHeaderChar">
    <w:name w:val="Message Header Char"/>
    <w:link w:val="MessageHeader"/>
    <w:uiPriority w:val="99"/>
    <w:semiHidden/>
    <w:locked/>
    <w:rsid w:val="00D7405D"/>
    <w:rPr>
      <w:rFonts w:ascii="Cambria" w:hAnsi="Cambria" w:cs="Times New Roman"/>
      <w:sz w:val="24"/>
      <w:szCs w:val="24"/>
      <w:shd w:val="pct20" w:color="auto" w:fill="auto"/>
      <w:lang w:eastAsia="de-DE"/>
    </w:rPr>
  </w:style>
  <w:style w:type="paragraph" w:styleId="NoteHeading">
    <w:name w:val="Note Heading"/>
    <w:basedOn w:val="Normal"/>
    <w:next w:val="Normal"/>
    <w:link w:val="NoteHeadingChar"/>
    <w:uiPriority w:val="99"/>
    <w:semiHidden/>
    <w:rsid w:val="00420353"/>
    <w:rPr>
      <w:lang w:val="x-none"/>
    </w:rPr>
  </w:style>
  <w:style w:type="character" w:customStyle="1" w:styleId="NoteHeadingChar">
    <w:name w:val="Note Heading Char"/>
    <w:link w:val="NoteHeading"/>
    <w:uiPriority w:val="99"/>
    <w:semiHidden/>
    <w:locked/>
    <w:rsid w:val="00D7405D"/>
    <w:rPr>
      <w:rFonts w:ascii="Arial" w:hAnsi="Arial" w:cs="Times New Roman"/>
      <w:sz w:val="20"/>
      <w:szCs w:val="20"/>
      <w:lang w:eastAsia="de-DE"/>
    </w:rPr>
  </w:style>
  <w:style w:type="paragraph" w:styleId="PlainText">
    <w:name w:val="Plain Text"/>
    <w:basedOn w:val="Normal"/>
    <w:link w:val="PlainTextChar"/>
    <w:uiPriority w:val="99"/>
    <w:semiHidden/>
    <w:rsid w:val="00420353"/>
    <w:rPr>
      <w:rFonts w:ascii="Courier New" w:hAnsi="Courier New"/>
      <w:lang w:val="x-none"/>
    </w:rPr>
  </w:style>
  <w:style w:type="character" w:customStyle="1" w:styleId="PlainTextChar">
    <w:name w:val="Plain Text Char"/>
    <w:link w:val="PlainText"/>
    <w:uiPriority w:val="99"/>
    <w:semiHidden/>
    <w:locked/>
    <w:rsid w:val="00D7405D"/>
    <w:rPr>
      <w:rFonts w:ascii="Courier New" w:hAnsi="Courier New" w:cs="Courier New"/>
      <w:sz w:val="20"/>
      <w:szCs w:val="20"/>
      <w:lang w:eastAsia="de-DE"/>
    </w:rPr>
  </w:style>
  <w:style w:type="paragraph" w:styleId="Salutation">
    <w:name w:val="Salutation"/>
    <w:basedOn w:val="Normal"/>
    <w:next w:val="Normal"/>
    <w:link w:val="SalutationChar"/>
    <w:uiPriority w:val="99"/>
    <w:semiHidden/>
    <w:rsid w:val="00420353"/>
    <w:rPr>
      <w:lang w:val="x-none"/>
    </w:rPr>
  </w:style>
  <w:style w:type="character" w:customStyle="1" w:styleId="SalutationChar">
    <w:name w:val="Salutation Char"/>
    <w:link w:val="Salutation"/>
    <w:uiPriority w:val="99"/>
    <w:semiHidden/>
    <w:locked/>
    <w:rsid w:val="00D7405D"/>
    <w:rPr>
      <w:rFonts w:ascii="Arial" w:hAnsi="Arial" w:cs="Times New Roman"/>
      <w:sz w:val="20"/>
      <w:szCs w:val="20"/>
      <w:lang w:eastAsia="de-DE"/>
    </w:rPr>
  </w:style>
  <w:style w:type="paragraph" w:styleId="Signature">
    <w:name w:val="Signature"/>
    <w:basedOn w:val="Normal"/>
    <w:link w:val="SignatureChar"/>
    <w:uiPriority w:val="99"/>
    <w:semiHidden/>
    <w:rsid w:val="00420353"/>
    <w:pPr>
      <w:ind w:left="4320"/>
    </w:pPr>
    <w:rPr>
      <w:lang w:val="x-none"/>
    </w:rPr>
  </w:style>
  <w:style w:type="character" w:customStyle="1" w:styleId="SignatureChar">
    <w:name w:val="Signature Char"/>
    <w:link w:val="Signature"/>
    <w:uiPriority w:val="99"/>
    <w:semiHidden/>
    <w:locked/>
    <w:rsid w:val="00D7405D"/>
    <w:rPr>
      <w:rFonts w:ascii="Arial" w:hAnsi="Arial" w:cs="Times New Roman"/>
      <w:sz w:val="20"/>
      <w:szCs w:val="20"/>
      <w:lang w:eastAsia="de-DE"/>
    </w:rPr>
  </w:style>
  <w:style w:type="character" w:styleId="Strong">
    <w:name w:val="Strong"/>
    <w:uiPriority w:val="99"/>
    <w:qFormat/>
    <w:rsid w:val="003610B2"/>
    <w:rPr>
      <w:rFonts w:cs="Times New Roman"/>
      <w:b/>
      <w:bCs/>
    </w:rPr>
  </w:style>
  <w:style w:type="paragraph" w:styleId="Subtitle">
    <w:name w:val="Subtitle"/>
    <w:basedOn w:val="Normal"/>
    <w:link w:val="SubtitleChar"/>
    <w:uiPriority w:val="99"/>
    <w:qFormat/>
    <w:rsid w:val="003610B2"/>
    <w:pPr>
      <w:spacing w:after="60"/>
      <w:jc w:val="center"/>
      <w:outlineLvl w:val="1"/>
    </w:pPr>
    <w:rPr>
      <w:rFonts w:ascii="Cambria" w:hAnsi="Cambria"/>
      <w:sz w:val="24"/>
      <w:szCs w:val="24"/>
      <w:lang w:val="x-none"/>
    </w:rPr>
  </w:style>
  <w:style w:type="character" w:customStyle="1" w:styleId="SubtitleChar">
    <w:name w:val="Subtitle Char"/>
    <w:link w:val="Subtitle"/>
    <w:uiPriority w:val="99"/>
    <w:locked/>
    <w:rsid w:val="00D7405D"/>
    <w:rPr>
      <w:rFonts w:ascii="Cambria" w:hAnsi="Cambria" w:cs="Times New Roman"/>
      <w:sz w:val="24"/>
      <w:szCs w:val="24"/>
      <w:lang w:eastAsia="de-DE"/>
    </w:rPr>
  </w:style>
  <w:style w:type="table" w:styleId="Table3Deffects1">
    <w:name w:val="Table 3D effects 1"/>
    <w:basedOn w:val="TableNormal"/>
    <w:uiPriority w:val="99"/>
    <w:semiHidden/>
    <w:rsid w:val="00420353"/>
    <w:pPr>
      <w:spacing w:after="120"/>
    </w:pPr>
    <w:rPr>
      <w:rFonts w:ascii="Times" w:hAnsi="Times"/>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420353"/>
    <w:pPr>
      <w:spacing w:after="120"/>
    </w:pPr>
    <w:rPr>
      <w:rFonts w:ascii="Times" w:hAnsi="Times"/>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420353"/>
    <w:pPr>
      <w:spacing w:after="120"/>
    </w:pPr>
    <w:rPr>
      <w:rFonts w:ascii="Times" w:hAnsi="Times"/>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aliases w:val="Table - revision history"/>
    <w:basedOn w:val="TableNormal"/>
    <w:uiPriority w:val="99"/>
    <w:semiHidden/>
    <w:rsid w:val="00420353"/>
    <w:pPr>
      <w:spacing w:after="120"/>
      <w:ind w:left="864"/>
    </w:pPr>
    <w:rPr>
      <w:rFonts w:ascii="Arial" w:hAnsi="Arial"/>
    </w:rPr>
    <w:tblPr>
      <w:tblBorders>
        <w:top w:val="single" w:sz="12" w:space="0" w:color="000000"/>
        <w:bottom w:val="single" w:sz="12" w:space="0" w:color="000000"/>
      </w:tblBorders>
    </w:tblPr>
    <w:trPr>
      <w:tblHeader/>
    </w:tr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420353"/>
    <w:pPr>
      <w:spacing w:after="120"/>
      <w:ind w:left="864"/>
    </w:pPr>
    <w:rPr>
      <w:rFonts w:ascii="Times" w:hAnsi="Times"/>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420353"/>
    <w:pPr>
      <w:spacing w:after="120"/>
      <w:ind w:left="864"/>
    </w:pPr>
    <w:rPr>
      <w:rFonts w:ascii="Times" w:hAnsi="Times"/>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420353"/>
    <w:pPr>
      <w:spacing w:after="120"/>
      <w:ind w:left="864"/>
    </w:pPr>
    <w:rPr>
      <w:rFonts w:ascii="Times" w:hAnsi="Times"/>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420353"/>
    <w:pPr>
      <w:spacing w:after="120"/>
      <w:ind w:left="864"/>
    </w:pPr>
    <w:rPr>
      <w:rFonts w:ascii="Times" w:hAnsi="Times"/>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420353"/>
    <w:pPr>
      <w:spacing w:after="120"/>
    </w:pPr>
    <w:rPr>
      <w:rFonts w:ascii="Times" w:hAnsi="Times"/>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420353"/>
    <w:pPr>
      <w:spacing w:after="120"/>
    </w:pPr>
    <w:rPr>
      <w:rFonts w:ascii="Times" w:hAnsi="Time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420353"/>
    <w:pPr>
      <w:spacing w:after="120"/>
    </w:pPr>
    <w:rPr>
      <w:rFonts w:ascii="Times" w:hAnsi="Times"/>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420353"/>
    <w:pPr>
      <w:spacing w:after="120"/>
    </w:pPr>
    <w:rPr>
      <w:rFonts w:ascii="Times" w:hAnsi="Times"/>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420353"/>
    <w:pPr>
      <w:spacing w:after="120"/>
    </w:pPr>
    <w:rPr>
      <w:rFonts w:ascii="Times" w:hAnsi="Times"/>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420353"/>
    <w:pPr>
      <w:spacing w:after="120"/>
    </w:pPr>
    <w:rPr>
      <w:rFonts w:ascii="Times" w:hAnsi="Times"/>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420353"/>
    <w:pPr>
      <w:spacing w:after="120"/>
    </w:pPr>
    <w:rPr>
      <w:rFonts w:ascii="Times" w:hAnsi="Time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420353"/>
    <w:pPr>
      <w:spacing w:after="120"/>
    </w:pPr>
    <w:rPr>
      <w:rFonts w:ascii="Times" w:hAnsi="Times"/>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420353"/>
    <w:pPr>
      <w:spacing w:after="120"/>
    </w:pPr>
    <w:rPr>
      <w:rFonts w:ascii="Times" w:hAnsi="Time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rsid w:val="00420353"/>
    <w:pPr>
      <w:spacing w:after="120"/>
    </w:pPr>
    <w:rPr>
      <w:rFonts w:ascii="Times" w:hAnsi="Tim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420353"/>
    <w:pPr>
      <w:spacing w:after="120"/>
    </w:pPr>
    <w:rPr>
      <w:rFonts w:ascii="Times" w:hAnsi="Times"/>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420353"/>
    <w:pPr>
      <w:spacing w:after="120"/>
    </w:pPr>
    <w:rPr>
      <w:rFonts w:ascii="Times" w:hAnsi="Times"/>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420353"/>
    <w:pPr>
      <w:spacing w:after="120"/>
    </w:pPr>
    <w:rPr>
      <w:rFonts w:ascii="Times" w:hAnsi="Times"/>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420353"/>
    <w:pPr>
      <w:spacing w:after="120"/>
    </w:pPr>
    <w:rPr>
      <w:rFonts w:ascii="Times" w:hAnsi="Tim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420353"/>
    <w:pPr>
      <w:spacing w:after="120"/>
    </w:pPr>
    <w:rPr>
      <w:rFonts w:ascii="Times" w:hAnsi="Times"/>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420353"/>
    <w:pPr>
      <w:spacing w:after="120"/>
    </w:pPr>
    <w:rPr>
      <w:rFonts w:ascii="Times" w:hAnsi="Times"/>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420353"/>
    <w:pPr>
      <w:spacing w:after="120"/>
    </w:pPr>
    <w:rPr>
      <w:rFonts w:ascii="Times" w:hAnsi="Time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ableheader">
    <w:name w:val="Table header"/>
    <w:basedOn w:val="Normal"/>
    <w:rsid w:val="00420353"/>
    <w:pPr>
      <w:spacing w:before="60" w:after="60"/>
      <w:ind w:left="-14"/>
    </w:pPr>
    <w:rPr>
      <w:b/>
      <w:color w:val="FFFFFF"/>
    </w:rPr>
  </w:style>
  <w:style w:type="table" w:styleId="TableList1">
    <w:name w:val="Table List 1"/>
    <w:basedOn w:val="TableNormal"/>
    <w:uiPriority w:val="99"/>
    <w:semiHidden/>
    <w:rsid w:val="00420353"/>
    <w:pPr>
      <w:spacing w:after="120"/>
    </w:pPr>
    <w:rPr>
      <w:rFonts w:ascii="Times" w:hAnsi="Time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420353"/>
    <w:pPr>
      <w:spacing w:after="120"/>
    </w:pPr>
    <w:rPr>
      <w:rFonts w:ascii="Times" w:hAnsi="Times"/>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420353"/>
    <w:pPr>
      <w:spacing w:after="120"/>
    </w:pPr>
    <w:rPr>
      <w:rFonts w:ascii="Times" w:hAnsi="Times"/>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420353"/>
    <w:pPr>
      <w:spacing w:after="120"/>
    </w:pPr>
    <w:rPr>
      <w:rFonts w:ascii="Times" w:hAnsi="Times"/>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420353"/>
    <w:pPr>
      <w:spacing w:after="120"/>
    </w:pPr>
    <w:rPr>
      <w:rFonts w:ascii="Times" w:hAnsi="Times"/>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420353"/>
    <w:pPr>
      <w:spacing w:after="120"/>
    </w:pPr>
    <w:rPr>
      <w:rFonts w:ascii="Times" w:hAnsi="Time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420353"/>
    <w:pPr>
      <w:spacing w:after="120"/>
    </w:pPr>
    <w:rPr>
      <w:rFonts w:ascii="Times" w:hAnsi="Time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420353"/>
    <w:pPr>
      <w:spacing w:after="120"/>
    </w:pPr>
    <w:rPr>
      <w:rFonts w:ascii="Times" w:hAnsi="Time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420353"/>
    <w:pPr>
      <w:ind w:left="200" w:hanging="200"/>
    </w:pPr>
  </w:style>
  <w:style w:type="paragraph" w:styleId="TableofFigures">
    <w:name w:val="table of figures"/>
    <w:basedOn w:val="Normal"/>
    <w:next w:val="Normal"/>
    <w:uiPriority w:val="99"/>
    <w:semiHidden/>
    <w:rsid w:val="00420353"/>
  </w:style>
  <w:style w:type="table" w:styleId="TableProfessional">
    <w:name w:val="Table Professional"/>
    <w:basedOn w:val="TableNormal"/>
    <w:uiPriority w:val="99"/>
    <w:semiHidden/>
    <w:rsid w:val="00420353"/>
    <w:pPr>
      <w:spacing w:after="120"/>
    </w:pPr>
    <w:rPr>
      <w:rFonts w:ascii="Times" w:hAnsi="Tim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420353"/>
    <w:pPr>
      <w:spacing w:after="120"/>
    </w:pPr>
    <w:rPr>
      <w:rFonts w:ascii="Times" w:hAnsi="Times"/>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420353"/>
    <w:pPr>
      <w:spacing w:after="120"/>
    </w:pPr>
    <w:rPr>
      <w:rFonts w:ascii="Times" w:hAnsi="Times"/>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420353"/>
    <w:pPr>
      <w:spacing w:after="120"/>
    </w:pPr>
    <w:rPr>
      <w:rFonts w:ascii="Times" w:hAnsi="Times"/>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420353"/>
    <w:pPr>
      <w:spacing w:after="120"/>
    </w:pPr>
    <w:rPr>
      <w:rFonts w:ascii="Times" w:hAnsi="Times"/>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420353"/>
    <w:pPr>
      <w:spacing w:after="120"/>
    </w:pPr>
    <w:rPr>
      <w:rFonts w:ascii="Times" w:hAnsi="Times"/>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Tabletext">
    <w:name w:val="Table text"/>
    <w:basedOn w:val="Normal"/>
    <w:link w:val="TabletextChar"/>
    <w:rsid w:val="00420353"/>
    <w:pPr>
      <w:spacing w:before="60" w:after="60"/>
      <w:ind w:left="-14"/>
    </w:pPr>
  </w:style>
  <w:style w:type="table" w:styleId="TableTheme">
    <w:name w:val="Table Theme"/>
    <w:basedOn w:val="TableNormal"/>
    <w:uiPriority w:val="99"/>
    <w:semiHidden/>
    <w:rsid w:val="00420353"/>
    <w:pPr>
      <w:spacing w:after="120"/>
    </w:pPr>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rsid w:val="00420353"/>
    <w:pPr>
      <w:spacing w:after="120"/>
    </w:pPr>
    <w:rPr>
      <w:rFonts w:ascii="Times" w:hAnsi="Time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420353"/>
    <w:pPr>
      <w:spacing w:after="120"/>
    </w:pPr>
    <w:rPr>
      <w:rFonts w:ascii="Times" w:hAnsi="Time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420353"/>
    <w:pPr>
      <w:spacing w:after="120"/>
    </w:pPr>
    <w:rPr>
      <w:rFonts w:ascii="Times" w:hAnsi="Time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rsid w:val="00420353"/>
    <w:pPr>
      <w:spacing w:before="120"/>
    </w:pPr>
    <w:rPr>
      <w:rFonts w:cs="Arial"/>
      <w:b/>
      <w:bCs/>
      <w:sz w:val="24"/>
      <w:szCs w:val="24"/>
    </w:rPr>
  </w:style>
  <w:style w:type="paragraph" w:customStyle="1" w:styleId="Figure">
    <w:name w:val="Figure"/>
    <w:basedOn w:val="Normal"/>
    <w:uiPriority w:val="99"/>
    <w:rsid w:val="00420353"/>
    <w:pPr>
      <w:spacing w:after="180"/>
      <w:jc w:val="center"/>
    </w:pPr>
    <w:rPr>
      <w:b/>
    </w:rPr>
  </w:style>
  <w:style w:type="paragraph" w:styleId="Title">
    <w:name w:val="Title"/>
    <w:basedOn w:val="Normal"/>
    <w:link w:val="TitleChar"/>
    <w:uiPriority w:val="99"/>
    <w:qFormat/>
    <w:rsid w:val="003610B2"/>
    <w:pPr>
      <w:spacing w:before="240" w:after="60"/>
      <w:jc w:val="center"/>
      <w:outlineLvl w:val="0"/>
    </w:pPr>
    <w:rPr>
      <w:rFonts w:ascii="Cambria" w:hAnsi="Cambria"/>
      <w:b/>
      <w:bCs/>
      <w:kern w:val="28"/>
      <w:sz w:val="32"/>
      <w:szCs w:val="32"/>
      <w:lang w:val="x-none"/>
    </w:rPr>
  </w:style>
  <w:style w:type="character" w:customStyle="1" w:styleId="TitleChar">
    <w:name w:val="Title Char"/>
    <w:link w:val="Title"/>
    <w:uiPriority w:val="99"/>
    <w:locked/>
    <w:rsid w:val="00D7405D"/>
    <w:rPr>
      <w:rFonts w:ascii="Cambria" w:hAnsi="Cambria" w:cs="Times New Roman"/>
      <w:b/>
      <w:bCs/>
      <w:kern w:val="28"/>
      <w:sz w:val="32"/>
      <w:szCs w:val="32"/>
      <w:lang w:eastAsia="de-DE"/>
    </w:rPr>
  </w:style>
  <w:style w:type="character" w:customStyle="1" w:styleId="example">
    <w:name w:val="example"/>
    <w:uiPriority w:val="99"/>
    <w:rsid w:val="00420353"/>
    <w:rPr>
      <w:rFonts w:ascii="Courier New" w:hAnsi="Courier New"/>
      <w:color w:val="000000"/>
      <w:spacing w:val="0"/>
      <w:position w:val="0"/>
      <w:sz w:val="18"/>
      <w:u w:val="none"/>
      <w:shd w:val="clear" w:color="auto" w:fill="auto"/>
      <w:vertAlign w:val="baseline"/>
      <w:lang w:val="en-US"/>
    </w:rPr>
  </w:style>
  <w:style w:type="paragraph" w:customStyle="1" w:styleId="Examplecode">
    <w:name w:val="Example code"/>
    <w:basedOn w:val="Normal"/>
    <w:uiPriority w:val="99"/>
    <w:rsid w:val="00420353"/>
    <w:pPr>
      <w:ind w:left="360"/>
    </w:pPr>
    <w:rPr>
      <w:rFonts w:ascii="Courier New" w:hAnsi="Courier New"/>
    </w:rPr>
  </w:style>
  <w:style w:type="paragraph" w:styleId="ListNumber3">
    <w:name w:val="List Number 3"/>
    <w:basedOn w:val="Normal"/>
    <w:uiPriority w:val="99"/>
    <w:semiHidden/>
    <w:rsid w:val="00420353"/>
    <w:pPr>
      <w:numPr>
        <w:ilvl w:val="2"/>
        <w:numId w:val="11"/>
      </w:numPr>
    </w:pPr>
  </w:style>
  <w:style w:type="paragraph" w:styleId="Closing">
    <w:name w:val="Closing"/>
    <w:basedOn w:val="Normal"/>
    <w:link w:val="ClosingChar"/>
    <w:uiPriority w:val="99"/>
    <w:semiHidden/>
    <w:rsid w:val="00420353"/>
    <w:pPr>
      <w:ind w:left="4320"/>
    </w:pPr>
    <w:rPr>
      <w:lang w:val="x-none"/>
    </w:rPr>
  </w:style>
  <w:style w:type="character" w:customStyle="1" w:styleId="ClosingChar">
    <w:name w:val="Closing Char"/>
    <w:link w:val="Closing"/>
    <w:uiPriority w:val="99"/>
    <w:semiHidden/>
    <w:locked/>
    <w:rsid w:val="00D7405D"/>
    <w:rPr>
      <w:rFonts w:ascii="Arial" w:hAnsi="Arial" w:cs="Times New Roman"/>
      <w:sz w:val="20"/>
      <w:szCs w:val="20"/>
      <w:lang w:eastAsia="de-DE"/>
    </w:rPr>
  </w:style>
  <w:style w:type="character" w:customStyle="1" w:styleId="TabletextChar">
    <w:name w:val="Table text Char"/>
    <w:link w:val="Tabletext"/>
    <w:locked/>
    <w:rsid w:val="00F47B59"/>
    <w:rPr>
      <w:rFonts w:ascii="Arial" w:hAnsi="Arial" w:cs="Times New Roman"/>
      <w:lang w:val="en-US" w:eastAsia="de-DE" w:bidi="ar-SA"/>
    </w:rPr>
  </w:style>
  <w:style w:type="character" w:customStyle="1" w:styleId="command">
    <w:name w:val="command"/>
    <w:uiPriority w:val="99"/>
    <w:rsid w:val="00061B12"/>
    <w:rPr>
      <w:rFonts w:cs="Times New Roman"/>
    </w:rPr>
  </w:style>
  <w:style w:type="paragraph" w:customStyle="1" w:styleId="TableHeader0">
    <w:name w:val="Table Header"/>
    <w:basedOn w:val="BodyTextIndent"/>
    <w:uiPriority w:val="99"/>
    <w:rsid w:val="0072644A"/>
    <w:pPr>
      <w:spacing w:after="0" w:line="360" w:lineRule="auto"/>
      <w:ind w:left="0"/>
    </w:pPr>
    <w:rPr>
      <w:rFonts w:ascii="Charter ITC for Agfa" w:hAnsi="Charter ITC for Agfa"/>
      <w:lang w:eastAsia="en-US"/>
    </w:rPr>
  </w:style>
  <w:style w:type="paragraph" w:customStyle="1" w:styleId="GeneralInstructions">
    <w:name w:val="General Instructions"/>
    <w:basedOn w:val="Normal"/>
    <w:link w:val="GeneralInstructionsChar"/>
    <w:uiPriority w:val="99"/>
    <w:rsid w:val="00921C09"/>
    <w:pPr>
      <w:spacing w:after="0"/>
    </w:pPr>
    <w:rPr>
      <w:rFonts w:ascii="Times New Roman" w:hAnsi="Times New Roman"/>
      <w:b/>
      <w:i/>
      <w:color w:val="0000FF"/>
      <w:sz w:val="24"/>
      <w:szCs w:val="24"/>
      <w:lang w:val="x-none" w:eastAsia="x-none"/>
    </w:rPr>
  </w:style>
  <w:style w:type="character" w:customStyle="1" w:styleId="GeneralInstructionsChar">
    <w:name w:val="General Instructions Char"/>
    <w:link w:val="GeneralInstructions"/>
    <w:uiPriority w:val="99"/>
    <w:locked/>
    <w:rsid w:val="00921C09"/>
    <w:rPr>
      <w:rFonts w:cs="Times New Roman"/>
      <w:b/>
      <w:i/>
      <w:color w:val="0000FF"/>
      <w:sz w:val="24"/>
      <w:szCs w:val="24"/>
    </w:rPr>
  </w:style>
  <w:style w:type="numbering" w:customStyle="1" w:styleId="Legal">
    <w:name w:val="Legal"/>
    <w:rsid w:val="00840059"/>
    <w:pPr>
      <w:numPr>
        <w:numId w:val="5"/>
      </w:numPr>
    </w:pPr>
  </w:style>
  <w:style w:type="numbering" w:styleId="1ai">
    <w:name w:val="Outline List 1"/>
    <w:basedOn w:val="NoList"/>
    <w:uiPriority w:val="99"/>
    <w:semiHidden/>
    <w:unhideWhenUsed/>
    <w:locked/>
    <w:rsid w:val="00840059"/>
    <w:pPr>
      <w:numPr>
        <w:numId w:val="7"/>
      </w:numPr>
    </w:pPr>
  </w:style>
  <w:style w:type="numbering" w:styleId="ArticleSection">
    <w:name w:val="Outline List 3"/>
    <w:basedOn w:val="NoList"/>
    <w:uiPriority w:val="99"/>
    <w:semiHidden/>
    <w:unhideWhenUsed/>
    <w:locked/>
    <w:rsid w:val="00840059"/>
    <w:pPr>
      <w:numPr>
        <w:numId w:val="9"/>
      </w:numPr>
    </w:pPr>
  </w:style>
  <w:style w:type="numbering" w:styleId="111111">
    <w:name w:val="Outline List 2"/>
    <w:basedOn w:val="NoList"/>
    <w:uiPriority w:val="99"/>
    <w:semiHidden/>
    <w:unhideWhenUsed/>
    <w:locked/>
    <w:rsid w:val="00840059"/>
    <w:pPr>
      <w:numPr>
        <w:numId w:val="6"/>
      </w:numPr>
    </w:pPr>
  </w:style>
  <w:style w:type="paragraph" w:customStyle="1" w:styleId="Default">
    <w:name w:val="Default"/>
    <w:rsid w:val="00B30CD6"/>
    <w:pPr>
      <w:autoSpaceDE w:val="0"/>
      <w:autoSpaceDN w:val="0"/>
      <w:adjustRightInd w:val="0"/>
    </w:pPr>
    <w:rPr>
      <w:rFonts w:ascii="Calibri" w:eastAsia="Calibri" w:hAnsi="Calibri" w:cs="Calibri"/>
      <w:color w:val="000000"/>
      <w:sz w:val="24"/>
      <w:szCs w:val="24"/>
    </w:rPr>
  </w:style>
  <w:style w:type="paragraph" w:customStyle="1" w:styleId="Listbullet1">
    <w:name w:val="List bullet 1"/>
    <w:basedOn w:val="Normal"/>
    <w:link w:val="Listbullet1Char"/>
    <w:qFormat/>
    <w:rsid w:val="008747BA"/>
    <w:pPr>
      <w:numPr>
        <w:numId w:val="28"/>
      </w:numPr>
      <w:spacing w:after="0"/>
      <w:ind w:left="709" w:hanging="283"/>
    </w:pPr>
    <w:rPr>
      <w:rFonts w:ascii="Charter ITC for Agfa" w:eastAsia="SimSun" w:hAnsi="Charter ITC for Agfa"/>
      <w:szCs w:val="24"/>
      <w:lang w:eastAsia="zh-CN"/>
    </w:rPr>
  </w:style>
  <w:style w:type="character" w:customStyle="1" w:styleId="Listbullet1Char">
    <w:name w:val="List bullet 1 Char"/>
    <w:link w:val="Listbullet1"/>
    <w:rsid w:val="008747BA"/>
    <w:rPr>
      <w:rFonts w:ascii="Charter ITC for Agfa" w:eastAsia="SimSun" w:hAnsi="Charter ITC for Agfa"/>
      <w:szCs w:val="24"/>
      <w:lang w:eastAsia="zh-CN"/>
    </w:rPr>
  </w:style>
  <w:style w:type="paragraph" w:customStyle="1" w:styleId="ListBullet31">
    <w:name w:val="List Bullet 31"/>
    <w:basedOn w:val="ListBullet2"/>
    <w:link w:val="Listbullet3Char"/>
    <w:qFormat/>
    <w:rsid w:val="00FA0989"/>
    <w:pPr>
      <w:numPr>
        <w:ilvl w:val="3"/>
        <w:numId w:val="29"/>
      </w:numPr>
      <w:tabs>
        <w:tab w:val="clear" w:pos="2880"/>
        <w:tab w:val="num" w:pos="1701"/>
      </w:tabs>
      <w:spacing w:after="0"/>
      <w:ind w:left="1701" w:right="424"/>
    </w:pPr>
    <w:rPr>
      <w:rFonts w:ascii="Charter ITC for Agfa" w:hAnsi="Charter ITC for Agfa"/>
      <w:bCs/>
    </w:rPr>
  </w:style>
  <w:style w:type="character" w:customStyle="1" w:styleId="Listbullet3Char">
    <w:name w:val="List bullet 3 Char"/>
    <w:link w:val="ListBullet31"/>
    <w:rsid w:val="00FA0989"/>
    <w:rPr>
      <w:rFonts w:ascii="Charter ITC for Agfa" w:hAnsi="Charter ITC for Agfa"/>
      <w:bCs/>
      <w:lang w:val="x-none" w:eastAsia="de-DE"/>
    </w:rPr>
  </w:style>
  <w:style w:type="paragraph" w:customStyle="1" w:styleId="ListBullet21">
    <w:name w:val="List Bullet 21"/>
    <w:basedOn w:val="NormalIndent"/>
    <w:link w:val="Listbullet2Char0"/>
    <w:qFormat/>
    <w:rsid w:val="00FA0989"/>
    <w:pPr>
      <w:numPr>
        <w:ilvl w:val="2"/>
        <w:numId w:val="30"/>
      </w:numPr>
      <w:tabs>
        <w:tab w:val="clear" w:pos="2160"/>
        <w:tab w:val="num" w:pos="993"/>
      </w:tabs>
      <w:spacing w:before="0" w:after="0"/>
      <w:ind w:left="993" w:right="424"/>
    </w:pPr>
    <w:rPr>
      <w:rFonts w:ascii="Charter ITC for Agfa" w:hAnsi="Charter ITC for Agfa"/>
      <w:bCs/>
      <w:lang w:eastAsia="en-US"/>
    </w:rPr>
  </w:style>
  <w:style w:type="character" w:customStyle="1" w:styleId="Listbullet2Char0">
    <w:name w:val="List bullet 2 Char"/>
    <w:link w:val="ListBullet21"/>
    <w:rsid w:val="00FA0989"/>
    <w:rPr>
      <w:rFonts w:ascii="Charter ITC for Agfa" w:hAnsi="Charter ITC for Agfa"/>
      <w:bCs/>
    </w:rPr>
  </w:style>
  <w:style w:type="paragraph" w:customStyle="1" w:styleId="Bulletlist">
    <w:name w:val="Bullet list"/>
    <w:basedOn w:val="Normal"/>
    <w:link w:val="BulletlistChar"/>
    <w:qFormat/>
    <w:rsid w:val="001859B1"/>
    <w:pPr>
      <w:numPr>
        <w:numId w:val="32"/>
      </w:numPr>
      <w:tabs>
        <w:tab w:val="left" w:pos="709"/>
      </w:tabs>
      <w:spacing w:after="0"/>
    </w:pPr>
    <w:rPr>
      <w:rFonts w:ascii="Charter ITC for Agfa" w:eastAsia="SimSun" w:hAnsi="Charter ITC for Agfa"/>
      <w:szCs w:val="24"/>
      <w:lang w:eastAsia="zh-CN"/>
    </w:rPr>
  </w:style>
  <w:style w:type="character" w:customStyle="1" w:styleId="BulletlistChar">
    <w:name w:val="Bullet list Char"/>
    <w:link w:val="Bulletlist"/>
    <w:rsid w:val="001859B1"/>
    <w:rPr>
      <w:rFonts w:ascii="Charter ITC for Agfa" w:eastAsia="SimSun" w:hAnsi="Charter ITC for Agfa"/>
      <w:szCs w:val="24"/>
      <w:lang w:eastAsia="zh-CN"/>
    </w:rPr>
  </w:style>
  <w:style w:type="paragraph" w:styleId="TOCHeading">
    <w:name w:val="TOC Heading"/>
    <w:basedOn w:val="Heading1"/>
    <w:next w:val="Normal"/>
    <w:uiPriority w:val="39"/>
    <w:semiHidden/>
    <w:unhideWhenUsed/>
    <w:qFormat/>
    <w:rsid w:val="00463C90"/>
    <w:pPr>
      <w:keepLines/>
      <w:widowControl/>
      <w:numPr>
        <w:numId w:val="0"/>
      </w:numPr>
      <w:tabs>
        <w:tab w:val="clear" w:pos="0"/>
      </w:tabs>
      <w:spacing w:before="480" w:after="0" w:line="276" w:lineRule="auto"/>
      <w:outlineLvl w:val="9"/>
    </w:pPr>
    <w:rPr>
      <w:rFonts w:ascii="Cambria" w:eastAsia="MS Gothic" w:hAnsi="Cambria"/>
      <w:bCs/>
      <w:caps w:val="0"/>
      <w:color w:val="365F91"/>
      <w:sz w:val="28"/>
      <w:szCs w:val="28"/>
      <w:lang w:val="en-US" w:eastAsia="ja-JP"/>
    </w:rPr>
  </w:style>
  <w:style w:type="paragraph" w:customStyle="1" w:styleId="Normal1">
    <w:name w:val="Normal 1"/>
    <w:basedOn w:val="Normal"/>
    <w:autoRedefine/>
    <w:rsid w:val="00F65D64"/>
    <w:pPr>
      <w:spacing w:after="0"/>
    </w:pPr>
    <w:rPr>
      <w:rFonts w:ascii="Calibri" w:hAnsi="Calibri" w:cs="Calibri"/>
      <w:lang w:eastAsia="en-US"/>
    </w:rPr>
  </w:style>
  <w:style w:type="paragraph" w:customStyle="1" w:styleId="Tabletext0">
    <w:name w:val="Tabletext"/>
    <w:rsid w:val="00F9501C"/>
    <w:pPr>
      <w:suppressLineNumbers/>
      <w:spacing w:before="60" w:after="20"/>
    </w:pPr>
    <w:rPr>
      <w:rFonts w:ascii="Arial" w:hAnsi="Arial"/>
      <w:lang w:eastAsia="nl-NL"/>
    </w:rPr>
  </w:style>
  <w:style w:type="paragraph" w:customStyle="1" w:styleId="TableDetail">
    <w:name w:val="Table Detail"/>
    <w:basedOn w:val="Normal"/>
    <w:rsid w:val="00EC4806"/>
    <w:pPr>
      <w:widowControl w:val="0"/>
      <w:spacing w:after="0" w:line="226" w:lineRule="exact"/>
      <w:ind w:left="102" w:right="-20"/>
    </w:pPr>
    <w:rPr>
      <w:rFonts w:ascii="Tahoma" w:hAnsi="Tahoma" w:cs="Tahoma"/>
      <w:b/>
      <w:spacing w:val="-1"/>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864907">
      <w:bodyDiv w:val="1"/>
      <w:marLeft w:val="0"/>
      <w:marRight w:val="0"/>
      <w:marTop w:val="0"/>
      <w:marBottom w:val="0"/>
      <w:divBdr>
        <w:top w:val="none" w:sz="0" w:space="0" w:color="auto"/>
        <w:left w:val="none" w:sz="0" w:space="0" w:color="auto"/>
        <w:bottom w:val="none" w:sz="0" w:space="0" w:color="auto"/>
        <w:right w:val="none" w:sz="0" w:space="0" w:color="auto"/>
      </w:divBdr>
      <w:divsChild>
        <w:div w:id="1316488436">
          <w:marLeft w:val="0"/>
          <w:marRight w:val="0"/>
          <w:marTop w:val="0"/>
          <w:marBottom w:val="0"/>
          <w:divBdr>
            <w:top w:val="none" w:sz="0" w:space="0" w:color="auto"/>
            <w:left w:val="none" w:sz="0" w:space="0" w:color="auto"/>
            <w:bottom w:val="none" w:sz="0" w:space="0" w:color="auto"/>
            <w:right w:val="none" w:sz="0" w:space="0" w:color="auto"/>
          </w:divBdr>
        </w:div>
      </w:divsChild>
    </w:div>
    <w:div w:id="345907338">
      <w:bodyDiv w:val="1"/>
      <w:marLeft w:val="0"/>
      <w:marRight w:val="0"/>
      <w:marTop w:val="0"/>
      <w:marBottom w:val="0"/>
      <w:divBdr>
        <w:top w:val="none" w:sz="0" w:space="0" w:color="auto"/>
        <w:left w:val="none" w:sz="0" w:space="0" w:color="auto"/>
        <w:bottom w:val="none" w:sz="0" w:space="0" w:color="auto"/>
        <w:right w:val="none" w:sz="0" w:space="0" w:color="auto"/>
      </w:divBdr>
      <w:divsChild>
        <w:div w:id="1532108966">
          <w:marLeft w:val="0"/>
          <w:marRight w:val="0"/>
          <w:marTop w:val="0"/>
          <w:marBottom w:val="0"/>
          <w:divBdr>
            <w:top w:val="none" w:sz="0" w:space="0" w:color="auto"/>
            <w:left w:val="none" w:sz="0" w:space="0" w:color="auto"/>
            <w:bottom w:val="none" w:sz="0" w:space="0" w:color="auto"/>
            <w:right w:val="none" w:sz="0" w:space="0" w:color="auto"/>
          </w:divBdr>
        </w:div>
      </w:divsChild>
    </w:div>
    <w:div w:id="627928464">
      <w:bodyDiv w:val="1"/>
      <w:marLeft w:val="0"/>
      <w:marRight w:val="0"/>
      <w:marTop w:val="0"/>
      <w:marBottom w:val="0"/>
      <w:divBdr>
        <w:top w:val="none" w:sz="0" w:space="0" w:color="auto"/>
        <w:left w:val="none" w:sz="0" w:space="0" w:color="auto"/>
        <w:bottom w:val="none" w:sz="0" w:space="0" w:color="auto"/>
        <w:right w:val="none" w:sz="0" w:space="0" w:color="auto"/>
      </w:divBdr>
      <w:divsChild>
        <w:div w:id="91822650">
          <w:marLeft w:val="547"/>
          <w:marRight w:val="0"/>
          <w:marTop w:val="0"/>
          <w:marBottom w:val="0"/>
          <w:divBdr>
            <w:top w:val="none" w:sz="0" w:space="0" w:color="auto"/>
            <w:left w:val="none" w:sz="0" w:space="0" w:color="auto"/>
            <w:bottom w:val="none" w:sz="0" w:space="0" w:color="auto"/>
            <w:right w:val="none" w:sz="0" w:space="0" w:color="auto"/>
          </w:divBdr>
        </w:div>
        <w:div w:id="137723137">
          <w:marLeft w:val="547"/>
          <w:marRight w:val="0"/>
          <w:marTop w:val="0"/>
          <w:marBottom w:val="0"/>
          <w:divBdr>
            <w:top w:val="none" w:sz="0" w:space="0" w:color="auto"/>
            <w:left w:val="none" w:sz="0" w:space="0" w:color="auto"/>
            <w:bottom w:val="none" w:sz="0" w:space="0" w:color="auto"/>
            <w:right w:val="none" w:sz="0" w:space="0" w:color="auto"/>
          </w:divBdr>
        </w:div>
        <w:div w:id="441146469">
          <w:marLeft w:val="547"/>
          <w:marRight w:val="0"/>
          <w:marTop w:val="0"/>
          <w:marBottom w:val="0"/>
          <w:divBdr>
            <w:top w:val="none" w:sz="0" w:space="0" w:color="auto"/>
            <w:left w:val="none" w:sz="0" w:space="0" w:color="auto"/>
            <w:bottom w:val="none" w:sz="0" w:space="0" w:color="auto"/>
            <w:right w:val="none" w:sz="0" w:space="0" w:color="auto"/>
          </w:divBdr>
        </w:div>
        <w:div w:id="1003094422">
          <w:marLeft w:val="547"/>
          <w:marRight w:val="0"/>
          <w:marTop w:val="0"/>
          <w:marBottom w:val="0"/>
          <w:divBdr>
            <w:top w:val="none" w:sz="0" w:space="0" w:color="auto"/>
            <w:left w:val="none" w:sz="0" w:space="0" w:color="auto"/>
            <w:bottom w:val="none" w:sz="0" w:space="0" w:color="auto"/>
            <w:right w:val="none" w:sz="0" w:space="0" w:color="auto"/>
          </w:divBdr>
        </w:div>
        <w:div w:id="1985815631">
          <w:marLeft w:val="547"/>
          <w:marRight w:val="0"/>
          <w:marTop w:val="0"/>
          <w:marBottom w:val="0"/>
          <w:divBdr>
            <w:top w:val="none" w:sz="0" w:space="0" w:color="auto"/>
            <w:left w:val="none" w:sz="0" w:space="0" w:color="auto"/>
            <w:bottom w:val="none" w:sz="0" w:space="0" w:color="auto"/>
            <w:right w:val="none" w:sz="0" w:space="0" w:color="auto"/>
          </w:divBdr>
        </w:div>
      </w:divsChild>
    </w:div>
    <w:div w:id="726223043">
      <w:marLeft w:val="0"/>
      <w:marRight w:val="0"/>
      <w:marTop w:val="0"/>
      <w:marBottom w:val="0"/>
      <w:divBdr>
        <w:top w:val="none" w:sz="0" w:space="0" w:color="auto"/>
        <w:left w:val="none" w:sz="0" w:space="0" w:color="auto"/>
        <w:bottom w:val="none" w:sz="0" w:space="0" w:color="auto"/>
        <w:right w:val="none" w:sz="0" w:space="0" w:color="auto"/>
      </w:divBdr>
      <w:divsChild>
        <w:div w:id="726223055">
          <w:marLeft w:val="0"/>
          <w:marRight w:val="0"/>
          <w:marTop w:val="0"/>
          <w:marBottom w:val="0"/>
          <w:divBdr>
            <w:top w:val="none" w:sz="0" w:space="0" w:color="auto"/>
            <w:left w:val="none" w:sz="0" w:space="0" w:color="auto"/>
            <w:bottom w:val="none" w:sz="0" w:space="0" w:color="auto"/>
            <w:right w:val="none" w:sz="0" w:space="0" w:color="auto"/>
          </w:divBdr>
        </w:div>
      </w:divsChild>
    </w:div>
    <w:div w:id="726223047">
      <w:marLeft w:val="0"/>
      <w:marRight w:val="0"/>
      <w:marTop w:val="0"/>
      <w:marBottom w:val="0"/>
      <w:divBdr>
        <w:top w:val="none" w:sz="0" w:space="0" w:color="auto"/>
        <w:left w:val="none" w:sz="0" w:space="0" w:color="auto"/>
        <w:bottom w:val="none" w:sz="0" w:space="0" w:color="auto"/>
        <w:right w:val="none" w:sz="0" w:space="0" w:color="auto"/>
      </w:divBdr>
      <w:divsChild>
        <w:div w:id="726223054">
          <w:marLeft w:val="0"/>
          <w:marRight w:val="0"/>
          <w:marTop w:val="0"/>
          <w:marBottom w:val="0"/>
          <w:divBdr>
            <w:top w:val="none" w:sz="0" w:space="0" w:color="auto"/>
            <w:left w:val="none" w:sz="0" w:space="0" w:color="auto"/>
            <w:bottom w:val="none" w:sz="0" w:space="0" w:color="auto"/>
            <w:right w:val="none" w:sz="0" w:space="0" w:color="auto"/>
          </w:divBdr>
          <w:divsChild>
            <w:div w:id="72622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3050">
      <w:marLeft w:val="0"/>
      <w:marRight w:val="0"/>
      <w:marTop w:val="0"/>
      <w:marBottom w:val="0"/>
      <w:divBdr>
        <w:top w:val="none" w:sz="0" w:space="0" w:color="auto"/>
        <w:left w:val="none" w:sz="0" w:space="0" w:color="auto"/>
        <w:bottom w:val="none" w:sz="0" w:space="0" w:color="auto"/>
        <w:right w:val="none" w:sz="0" w:space="0" w:color="auto"/>
      </w:divBdr>
      <w:divsChild>
        <w:div w:id="726223089">
          <w:marLeft w:val="0"/>
          <w:marRight w:val="0"/>
          <w:marTop w:val="0"/>
          <w:marBottom w:val="0"/>
          <w:divBdr>
            <w:top w:val="none" w:sz="0" w:space="0" w:color="auto"/>
            <w:left w:val="none" w:sz="0" w:space="0" w:color="auto"/>
            <w:bottom w:val="none" w:sz="0" w:space="0" w:color="auto"/>
            <w:right w:val="none" w:sz="0" w:space="0" w:color="auto"/>
          </w:divBdr>
          <w:divsChild>
            <w:div w:id="72622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3053">
      <w:marLeft w:val="0"/>
      <w:marRight w:val="0"/>
      <w:marTop w:val="0"/>
      <w:marBottom w:val="0"/>
      <w:divBdr>
        <w:top w:val="none" w:sz="0" w:space="0" w:color="auto"/>
        <w:left w:val="none" w:sz="0" w:space="0" w:color="auto"/>
        <w:bottom w:val="none" w:sz="0" w:space="0" w:color="auto"/>
        <w:right w:val="none" w:sz="0" w:space="0" w:color="auto"/>
      </w:divBdr>
    </w:div>
    <w:div w:id="726223056">
      <w:marLeft w:val="0"/>
      <w:marRight w:val="0"/>
      <w:marTop w:val="0"/>
      <w:marBottom w:val="0"/>
      <w:divBdr>
        <w:top w:val="none" w:sz="0" w:space="0" w:color="auto"/>
        <w:left w:val="none" w:sz="0" w:space="0" w:color="auto"/>
        <w:bottom w:val="none" w:sz="0" w:space="0" w:color="auto"/>
        <w:right w:val="none" w:sz="0" w:space="0" w:color="auto"/>
      </w:divBdr>
      <w:divsChild>
        <w:div w:id="726223063">
          <w:marLeft w:val="0"/>
          <w:marRight w:val="0"/>
          <w:marTop w:val="0"/>
          <w:marBottom w:val="0"/>
          <w:divBdr>
            <w:top w:val="none" w:sz="0" w:space="0" w:color="auto"/>
            <w:left w:val="none" w:sz="0" w:space="0" w:color="auto"/>
            <w:bottom w:val="none" w:sz="0" w:space="0" w:color="auto"/>
            <w:right w:val="none" w:sz="0" w:space="0" w:color="auto"/>
          </w:divBdr>
          <w:divsChild>
            <w:div w:id="72622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3058">
      <w:marLeft w:val="0"/>
      <w:marRight w:val="0"/>
      <w:marTop w:val="0"/>
      <w:marBottom w:val="0"/>
      <w:divBdr>
        <w:top w:val="none" w:sz="0" w:space="0" w:color="auto"/>
        <w:left w:val="none" w:sz="0" w:space="0" w:color="auto"/>
        <w:bottom w:val="none" w:sz="0" w:space="0" w:color="auto"/>
        <w:right w:val="none" w:sz="0" w:space="0" w:color="auto"/>
      </w:divBdr>
      <w:divsChild>
        <w:div w:id="726223084">
          <w:marLeft w:val="0"/>
          <w:marRight w:val="0"/>
          <w:marTop w:val="0"/>
          <w:marBottom w:val="0"/>
          <w:divBdr>
            <w:top w:val="none" w:sz="0" w:space="0" w:color="auto"/>
            <w:left w:val="none" w:sz="0" w:space="0" w:color="auto"/>
            <w:bottom w:val="none" w:sz="0" w:space="0" w:color="auto"/>
            <w:right w:val="none" w:sz="0" w:space="0" w:color="auto"/>
          </w:divBdr>
          <w:divsChild>
            <w:div w:id="72622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3059">
      <w:marLeft w:val="0"/>
      <w:marRight w:val="0"/>
      <w:marTop w:val="0"/>
      <w:marBottom w:val="0"/>
      <w:divBdr>
        <w:top w:val="none" w:sz="0" w:space="0" w:color="auto"/>
        <w:left w:val="none" w:sz="0" w:space="0" w:color="auto"/>
        <w:bottom w:val="none" w:sz="0" w:space="0" w:color="auto"/>
        <w:right w:val="none" w:sz="0" w:space="0" w:color="auto"/>
      </w:divBdr>
      <w:divsChild>
        <w:div w:id="726223087">
          <w:marLeft w:val="0"/>
          <w:marRight w:val="0"/>
          <w:marTop w:val="0"/>
          <w:marBottom w:val="0"/>
          <w:divBdr>
            <w:top w:val="none" w:sz="0" w:space="0" w:color="auto"/>
            <w:left w:val="none" w:sz="0" w:space="0" w:color="auto"/>
            <w:bottom w:val="none" w:sz="0" w:space="0" w:color="auto"/>
            <w:right w:val="none" w:sz="0" w:space="0" w:color="auto"/>
          </w:divBdr>
          <w:divsChild>
            <w:div w:id="72622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3060">
      <w:marLeft w:val="0"/>
      <w:marRight w:val="0"/>
      <w:marTop w:val="0"/>
      <w:marBottom w:val="0"/>
      <w:divBdr>
        <w:top w:val="none" w:sz="0" w:space="0" w:color="auto"/>
        <w:left w:val="none" w:sz="0" w:space="0" w:color="auto"/>
        <w:bottom w:val="none" w:sz="0" w:space="0" w:color="auto"/>
        <w:right w:val="none" w:sz="0" w:space="0" w:color="auto"/>
      </w:divBdr>
      <w:divsChild>
        <w:div w:id="726223044">
          <w:marLeft w:val="0"/>
          <w:marRight w:val="0"/>
          <w:marTop w:val="0"/>
          <w:marBottom w:val="0"/>
          <w:divBdr>
            <w:top w:val="none" w:sz="0" w:space="0" w:color="auto"/>
            <w:left w:val="none" w:sz="0" w:space="0" w:color="auto"/>
            <w:bottom w:val="none" w:sz="0" w:space="0" w:color="auto"/>
            <w:right w:val="none" w:sz="0" w:space="0" w:color="auto"/>
          </w:divBdr>
          <w:divsChild>
            <w:div w:id="72622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3061">
      <w:marLeft w:val="0"/>
      <w:marRight w:val="0"/>
      <w:marTop w:val="0"/>
      <w:marBottom w:val="0"/>
      <w:divBdr>
        <w:top w:val="none" w:sz="0" w:space="0" w:color="auto"/>
        <w:left w:val="none" w:sz="0" w:space="0" w:color="auto"/>
        <w:bottom w:val="none" w:sz="0" w:space="0" w:color="auto"/>
        <w:right w:val="none" w:sz="0" w:space="0" w:color="auto"/>
      </w:divBdr>
      <w:divsChild>
        <w:div w:id="726223048">
          <w:marLeft w:val="0"/>
          <w:marRight w:val="0"/>
          <w:marTop w:val="0"/>
          <w:marBottom w:val="0"/>
          <w:divBdr>
            <w:top w:val="none" w:sz="0" w:space="0" w:color="auto"/>
            <w:left w:val="none" w:sz="0" w:space="0" w:color="auto"/>
            <w:bottom w:val="none" w:sz="0" w:space="0" w:color="auto"/>
            <w:right w:val="none" w:sz="0" w:space="0" w:color="auto"/>
          </w:divBdr>
          <w:divsChild>
            <w:div w:id="72622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3062">
      <w:marLeft w:val="0"/>
      <w:marRight w:val="0"/>
      <w:marTop w:val="0"/>
      <w:marBottom w:val="0"/>
      <w:divBdr>
        <w:top w:val="none" w:sz="0" w:space="0" w:color="auto"/>
        <w:left w:val="none" w:sz="0" w:space="0" w:color="auto"/>
        <w:bottom w:val="none" w:sz="0" w:space="0" w:color="auto"/>
        <w:right w:val="none" w:sz="0" w:space="0" w:color="auto"/>
      </w:divBdr>
      <w:divsChild>
        <w:div w:id="726223075">
          <w:marLeft w:val="0"/>
          <w:marRight w:val="0"/>
          <w:marTop w:val="0"/>
          <w:marBottom w:val="0"/>
          <w:divBdr>
            <w:top w:val="none" w:sz="0" w:space="0" w:color="auto"/>
            <w:left w:val="none" w:sz="0" w:space="0" w:color="auto"/>
            <w:bottom w:val="none" w:sz="0" w:space="0" w:color="auto"/>
            <w:right w:val="none" w:sz="0" w:space="0" w:color="auto"/>
          </w:divBdr>
        </w:div>
      </w:divsChild>
    </w:div>
    <w:div w:id="726223065">
      <w:marLeft w:val="0"/>
      <w:marRight w:val="0"/>
      <w:marTop w:val="0"/>
      <w:marBottom w:val="0"/>
      <w:divBdr>
        <w:top w:val="none" w:sz="0" w:space="0" w:color="auto"/>
        <w:left w:val="none" w:sz="0" w:space="0" w:color="auto"/>
        <w:bottom w:val="none" w:sz="0" w:space="0" w:color="auto"/>
        <w:right w:val="none" w:sz="0" w:space="0" w:color="auto"/>
      </w:divBdr>
    </w:div>
    <w:div w:id="726223067">
      <w:marLeft w:val="0"/>
      <w:marRight w:val="0"/>
      <w:marTop w:val="0"/>
      <w:marBottom w:val="0"/>
      <w:divBdr>
        <w:top w:val="none" w:sz="0" w:space="0" w:color="auto"/>
        <w:left w:val="none" w:sz="0" w:space="0" w:color="auto"/>
        <w:bottom w:val="none" w:sz="0" w:space="0" w:color="auto"/>
        <w:right w:val="none" w:sz="0" w:space="0" w:color="auto"/>
      </w:divBdr>
      <w:divsChild>
        <w:div w:id="726223096">
          <w:marLeft w:val="0"/>
          <w:marRight w:val="0"/>
          <w:marTop w:val="0"/>
          <w:marBottom w:val="0"/>
          <w:divBdr>
            <w:top w:val="none" w:sz="0" w:space="0" w:color="auto"/>
            <w:left w:val="none" w:sz="0" w:space="0" w:color="auto"/>
            <w:bottom w:val="none" w:sz="0" w:space="0" w:color="auto"/>
            <w:right w:val="none" w:sz="0" w:space="0" w:color="auto"/>
          </w:divBdr>
          <w:divsChild>
            <w:div w:id="726223042">
              <w:marLeft w:val="0"/>
              <w:marRight w:val="0"/>
              <w:marTop w:val="0"/>
              <w:marBottom w:val="0"/>
              <w:divBdr>
                <w:top w:val="none" w:sz="0" w:space="0" w:color="auto"/>
                <w:left w:val="none" w:sz="0" w:space="0" w:color="auto"/>
                <w:bottom w:val="none" w:sz="0" w:space="0" w:color="auto"/>
                <w:right w:val="none" w:sz="0" w:space="0" w:color="auto"/>
              </w:divBdr>
            </w:div>
            <w:div w:id="726223070">
              <w:marLeft w:val="0"/>
              <w:marRight w:val="0"/>
              <w:marTop w:val="0"/>
              <w:marBottom w:val="0"/>
              <w:divBdr>
                <w:top w:val="none" w:sz="0" w:space="0" w:color="auto"/>
                <w:left w:val="none" w:sz="0" w:space="0" w:color="auto"/>
                <w:bottom w:val="none" w:sz="0" w:space="0" w:color="auto"/>
                <w:right w:val="none" w:sz="0" w:space="0" w:color="auto"/>
              </w:divBdr>
            </w:div>
            <w:div w:id="726223083">
              <w:marLeft w:val="0"/>
              <w:marRight w:val="0"/>
              <w:marTop w:val="0"/>
              <w:marBottom w:val="0"/>
              <w:divBdr>
                <w:top w:val="none" w:sz="0" w:space="0" w:color="auto"/>
                <w:left w:val="none" w:sz="0" w:space="0" w:color="auto"/>
                <w:bottom w:val="none" w:sz="0" w:space="0" w:color="auto"/>
                <w:right w:val="none" w:sz="0" w:space="0" w:color="auto"/>
              </w:divBdr>
            </w:div>
            <w:div w:id="726223091">
              <w:marLeft w:val="0"/>
              <w:marRight w:val="0"/>
              <w:marTop w:val="0"/>
              <w:marBottom w:val="0"/>
              <w:divBdr>
                <w:top w:val="none" w:sz="0" w:space="0" w:color="auto"/>
                <w:left w:val="none" w:sz="0" w:space="0" w:color="auto"/>
                <w:bottom w:val="none" w:sz="0" w:space="0" w:color="auto"/>
                <w:right w:val="none" w:sz="0" w:space="0" w:color="auto"/>
              </w:divBdr>
            </w:div>
            <w:div w:id="726223094">
              <w:marLeft w:val="0"/>
              <w:marRight w:val="0"/>
              <w:marTop w:val="0"/>
              <w:marBottom w:val="0"/>
              <w:divBdr>
                <w:top w:val="none" w:sz="0" w:space="0" w:color="auto"/>
                <w:left w:val="none" w:sz="0" w:space="0" w:color="auto"/>
                <w:bottom w:val="none" w:sz="0" w:space="0" w:color="auto"/>
                <w:right w:val="none" w:sz="0" w:space="0" w:color="auto"/>
              </w:divBdr>
            </w:div>
            <w:div w:id="72622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3071">
      <w:marLeft w:val="0"/>
      <w:marRight w:val="0"/>
      <w:marTop w:val="0"/>
      <w:marBottom w:val="0"/>
      <w:divBdr>
        <w:top w:val="none" w:sz="0" w:space="0" w:color="auto"/>
        <w:left w:val="none" w:sz="0" w:space="0" w:color="auto"/>
        <w:bottom w:val="none" w:sz="0" w:space="0" w:color="auto"/>
        <w:right w:val="none" w:sz="0" w:space="0" w:color="auto"/>
      </w:divBdr>
      <w:divsChild>
        <w:div w:id="726223045">
          <w:marLeft w:val="0"/>
          <w:marRight w:val="0"/>
          <w:marTop w:val="0"/>
          <w:marBottom w:val="0"/>
          <w:divBdr>
            <w:top w:val="none" w:sz="0" w:space="0" w:color="auto"/>
            <w:left w:val="none" w:sz="0" w:space="0" w:color="auto"/>
            <w:bottom w:val="none" w:sz="0" w:space="0" w:color="auto"/>
            <w:right w:val="none" w:sz="0" w:space="0" w:color="auto"/>
          </w:divBdr>
          <w:divsChild>
            <w:div w:id="72622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3072">
      <w:marLeft w:val="0"/>
      <w:marRight w:val="0"/>
      <w:marTop w:val="0"/>
      <w:marBottom w:val="0"/>
      <w:divBdr>
        <w:top w:val="none" w:sz="0" w:space="0" w:color="auto"/>
        <w:left w:val="none" w:sz="0" w:space="0" w:color="auto"/>
        <w:bottom w:val="none" w:sz="0" w:space="0" w:color="auto"/>
        <w:right w:val="none" w:sz="0" w:space="0" w:color="auto"/>
      </w:divBdr>
      <w:divsChild>
        <w:div w:id="726223098">
          <w:marLeft w:val="0"/>
          <w:marRight w:val="0"/>
          <w:marTop w:val="0"/>
          <w:marBottom w:val="0"/>
          <w:divBdr>
            <w:top w:val="none" w:sz="0" w:space="0" w:color="auto"/>
            <w:left w:val="none" w:sz="0" w:space="0" w:color="auto"/>
            <w:bottom w:val="none" w:sz="0" w:space="0" w:color="auto"/>
            <w:right w:val="none" w:sz="0" w:space="0" w:color="auto"/>
          </w:divBdr>
          <w:divsChild>
            <w:div w:id="72622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3073">
      <w:marLeft w:val="0"/>
      <w:marRight w:val="0"/>
      <w:marTop w:val="0"/>
      <w:marBottom w:val="0"/>
      <w:divBdr>
        <w:top w:val="none" w:sz="0" w:space="0" w:color="auto"/>
        <w:left w:val="none" w:sz="0" w:space="0" w:color="auto"/>
        <w:bottom w:val="none" w:sz="0" w:space="0" w:color="auto"/>
        <w:right w:val="none" w:sz="0" w:space="0" w:color="auto"/>
      </w:divBdr>
      <w:divsChild>
        <w:div w:id="726223057">
          <w:marLeft w:val="0"/>
          <w:marRight w:val="0"/>
          <w:marTop w:val="0"/>
          <w:marBottom w:val="0"/>
          <w:divBdr>
            <w:top w:val="none" w:sz="0" w:space="0" w:color="auto"/>
            <w:left w:val="none" w:sz="0" w:space="0" w:color="auto"/>
            <w:bottom w:val="none" w:sz="0" w:space="0" w:color="auto"/>
            <w:right w:val="none" w:sz="0" w:space="0" w:color="auto"/>
          </w:divBdr>
        </w:div>
      </w:divsChild>
    </w:div>
    <w:div w:id="726223074">
      <w:marLeft w:val="0"/>
      <w:marRight w:val="0"/>
      <w:marTop w:val="0"/>
      <w:marBottom w:val="0"/>
      <w:divBdr>
        <w:top w:val="none" w:sz="0" w:space="0" w:color="auto"/>
        <w:left w:val="none" w:sz="0" w:space="0" w:color="auto"/>
        <w:bottom w:val="none" w:sz="0" w:space="0" w:color="auto"/>
        <w:right w:val="none" w:sz="0" w:space="0" w:color="auto"/>
      </w:divBdr>
      <w:divsChild>
        <w:div w:id="726223051">
          <w:marLeft w:val="0"/>
          <w:marRight w:val="0"/>
          <w:marTop w:val="0"/>
          <w:marBottom w:val="0"/>
          <w:divBdr>
            <w:top w:val="none" w:sz="0" w:space="0" w:color="auto"/>
            <w:left w:val="none" w:sz="0" w:space="0" w:color="auto"/>
            <w:bottom w:val="none" w:sz="0" w:space="0" w:color="auto"/>
            <w:right w:val="none" w:sz="0" w:space="0" w:color="auto"/>
          </w:divBdr>
        </w:div>
      </w:divsChild>
    </w:div>
    <w:div w:id="726223078">
      <w:marLeft w:val="0"/>
      <w:marRight w:val="0"/>
      <w:marTop w:val="0"/>
      <w:marBottom w:val="0"/>
      <w:divBdr>
        <w:top w:val="none" w:sz="0" w:space="0" w:color="auto"/>
        <w:left w:val="none" w:sz="0" w:space="0" w:color="auto"/>
        <w:bottom w:val="none" w:sz="0" w:space="0" w:color="auto"/>
        <w:right w:val="none" w:sz="0" w:space="0" w:color="auto"/>
      </w:divBdr>
    </w:div>
    <w:div w:id="726223079">
      <w:marLeft w:val="0"/>
      <w:marRight w:val="0"/>
      <w:marTop w:val="0"/>
      <w:marBottom w:val="0"/>
      <w:divBdr>
        <w:top w:val="none" w:sz="0" w:space="0" w:color="auto"/>
        <w:left w:val="none" w:sz="0" w:space="0" w:color="auto"/>
        <w:bottom w:val="none" w:sz="0" w:space="0" w:color="auto"/>
        <w:right w:val="none" w:sz="0" w:space="0" w:color="auto"/>
      </w:divBdr>
      <w:divsChild>
        <w:div w:id="726223076">
          <w:marLeft w:val="0"/>
          <w:marRight w:val="0"/>
          <w:marTop w:val="0"/>
          <w:marBottom w:val="0"/>
          <w:divBdr>
            <w:top w:val="none" w:sz="0" w:space="0" w:color="auto"/>
            <w:left w:val="none" w:sz="0" w:space="0" w:color="auto"/>
            <w:bottom w:val="none" w:sz="0" w:space="0" w:color="auto"/>
            <w:right w:val="none" w:sz="0" w:space="0" w:color="auto"/>
          </w:divBdr>
          <w:divsChild>
            <w:div w:id="72622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3081">
      <w:marLeft w:val="0"/>
      <w:marRight w:val="0"/>
      <w:marTop w:val="0"/>
      <w:marBottom w:val="0"/>
      <w:divBdr>
        <w:top w:val="none" w:sz="0" w:space="0" w:color="auto"/>
        <w:left w:val="none" w:sz="0" w:space="0" w:color="auto"/>
        <w:bottom w:val="none" w:sz="0" w:space="0" w:color="auto"/>
        <w:right w:val="none" w:sz="0" w:space="0" w:color="auto"/>
      </w:divBdr>
      <w:divsChild>
        <w:div w:id="726223082">
          <w:marLeft w:val="0"/>
          <w:marRight w:val="0"/>
          <w:marTop w:val="0"/>
          <w:marBottom w:val="0"/>
          <w:divBdr>
            <w:top w:val="none" w:sz="0" w:space="0" w:color="auto"/>
            <w:left w:val="none" w:sz="0" w:space="0" w:color="auto"/>
            <w:bottom w:val="none" w:sz="0" w:space="0" w:color="auto"/>
            <w:right w:val="none" w:sz="0" w:space="0" w:color="auto"/>
          </w:divBdr>
          <w:divsChild>
            <w:div w:id="72622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3088">
      <w:marLeft w:val="0"/>
      <w:marRight w:val="0"/>
      <w:marTop w:val="0"/>
      <w:marBottom w:val="0"/>
      <w:divBdr>
        <w:top w:val="none" w:sz="0" w:space="0" w:color="auto"/>
        <w:left w:val="none" w:sz="0" w:space="0" w:color="auto"/>
        <w:bottom w:val="none" w:sz="0" w:space="0" w:color="auto"/>
        <w:right w:val="none" w:sz="0" w:space="0" w:color="auto"/>
      </w:divBdr>
      <w:divsChild>
        <w:div w:id="726223086">
          <w:marLeft w:val="0"/>
          <w:marRight w:val="0"/>
          <w:marTop w:val="0"/>
          <w:marBottom w:val="0"/>
          <w:divBdr>
            <w:top w:val="none" w:sz="0" w:space="0" w:color="auto"/>
            <w:left w:val="none" w:sz="0" w:space="0" w:color="auto"/>
            <w:bottom w:val="none" w:sz="0" w:space="0" w:color="auto"/>
            <w:right w:val="none" w:sz="0" w:space="0" w:color="auto"/>
          </w:divBdr>
          <w:divsChild>
            <w:div w:id="72622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3097">
      <w:marLeft w:val="0"/>
      <w:marRight w:val="0"/>
      <w:marTop w:val="0"/>
      <w:marBottom w:val="0"/>
      <w:divBdr>
        <w:top w:val="none" w:sz="0" w:space="0" w:color="auto"/>
        <w:left w:val="none" w:sz="0" w:space="0" w:color="auto"/>
        <w:bottom w:val="none" w:sz="0" w:space="0" w:color="auto"/>
        <w:right w:val="none" w:sz="0" w:space="0" w:color="auto"/>
      </w:divBdr>
      <w:divsChild>
        <w:div w:id="726223095">
          <w:marLeft w:val="0"/>
          <w:marRight w:val="0"/>
          <w:marTop w:val="0"/>
          <w:marBottom w:val="0"/>
          <w:divBdr>
            <w:top w:val="none" w:sz="0" w:space="0" w:color="auto"/>
            <w:left w:val="none" w:sz="0" w:space="0" w:color="auto"/>
            <w:bottom w:val="none" w:sz="0" w:space="0" w:color="auto"/>
            <w:right w:val="none" w:sz="0" w:space="0" w:color="auto"/>
          </w:divBdr>
        </w:div>
      </w:divsChild>
    </w:div>
    <w:div w:id="726223100">
      <w:marLeft w:val="0"/>
      <w:marRight w:val="0"/>
      <w:marTop w:val="0"/>
      <w:marBottom w:val="0"/>
      <w:divBdr>
        <w:top w:val="none" w:sz="0" w:space="0" w:color="auto"/>
        <w:left w:val="none" w:sz="0" w:space="0" w:color="auto"/>
        <w:bottom w:val="none" w:sz="0" w:space="0" w:color="auto"/>
        <w:right w:val="none" w:sz="0" w:space="0" w:color="auto"/>
      </w:divBdr>
      <w:divsChild>
        <w:div w:id="726223093">
          <w:marLeft w:val="0"/>
          <w:marRight w:val="0"/>
          <w:marTop w:val="0"/>
          <w:marBottom w:val="0"/>
          <w:divBdr>
            <w:top w:val="none" w:sz="0" w:space="0" w:color="auto"/>
            <w:left w:val="none" w:sz="0" w:space="0" w:color="auto"/>
            <w:bottom w:val="none" w:sz="0" w:space="0" w:color="auto"/>
            <w:right w:val="none" w:sz="0" w:space="0" w:color="auto"/>
          </w:divBdr>
        </w:div>
      </w:divsChild>
    </w:div>
    <w:div w:id="726223103">
      <w:marLeft w:val="0"/>
      <w:marRight w:val="0"/>
      <w:marTop w:val="0"/>
      <w:marBottom w:val="0"/>
      <w:divBdr>
        <w:top w:val="none" w:sz="0" w:space="0" w:color="auto"/>
        <w:left w:val="none" w:sz="0" w:space="0" w:color="auto"/>
        <w:bottom w:val="none" w:sz="0" w:space="0" w:color="auto"/>
        <w:right w:val="none" w:sz="0" w:space="0" w:color="auto"/>
      </w:divBdr>
      <w:divsChild>
        <w:div w:id="726223107">
          <w:marLeft w:val="0"/>
          <w:marRight w:val="0"/>
          <w:marTop w:val="0"/>
          <w:marBottom w:val="0"/>
          <w:divBdr>
            <w:top w:val="none" w:sz="0" w:space="0" w:color="auto"/>
            <w:left w:val="none" w:sz="0" w:space="0" w:color="auto"/>
            <w:bottom w:val="none" w:sz="0" w:space="0" w:color="auto"/>
            <w:right w:val="none" w:sz="0" w:space="0" w:color="auto"/>
          </w:divBdr>
          <w:divsChild>
            <w:div w:id="72622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3109">
      <w:marLeft w:val="0"/>
      <w:marRight w:val="0"/>
      <w:marTop w:val="0"/>
      <w:marBottom w:val="0"/>
      <w:divBdr>
        <w:top w:val="none" w:sz="0" w:space="0" w:color="auto"/>
        <w:left w:val="none" w:sz="0" w:space="0" w:color="auto"/>
        <w:bottom w:val="none" w:sz="0" w:space="0" w:color="auto"/>
        <w:right w:val="none" w:sz="0" w:space="0" w:color="auto"/>
      </w:divBdr>
      <w:divsChild>
        <w:div w:id="726223114">
          <w:marLeft w:val="0"/>
          <w:marRight w:val="0"/>
          <w:marTop w:val="0"/>
          <w:marBottom w:val="0"/>
          <w:divBdr>
            <w:top w:val="none" w:sz="0" w:space="0" w:color="auto"/>
            <w:left w:val="none" w:sz="0" w:space="0" w:color="auto"/>
            <w:bottom w:val="none" w:sz="0" w:space="0" w:color="auto"/>
            <w:right w:val="none" w:sz="0" w:space="0" w:color="auto"/>
          </w:divBdr>
          <w:divsChild>
            <w:div w:id="72622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3110">
      <w:marLeft w:val="0"/>
      <w:marRight w:val="0"/>
      <w:marTop w:val="0"/>
      <w:marBottom w:val="0"/>
      <w:divBdr>
        <w:top w:val="none" w:sz="0" w:space="0" w:color="auto"/>
        <w:left w:val="none" w:sz="0" w:space="0" w:color="auto"/>
        <w:bottom w:val="none" w:sz="0" w:space="0" w:color="auto"/>
        <w:right w:val="none" w:sz="0" w:space="0" w:color="auto"/>
      </w:divBdr>
    </w:div>
    <w:div w:id="726223111">
      <w:marLeft w:val="0"/>
      <w:marRight w:val="0"/>
      <w:marTop w:val="0"/>
      <w:marBottom w:val="0"/>
      <w:divBdr>
        <w:top w:val="none" w:sz="0" w:space="0" w:color="auto"/>
        <w:left w:val="none" w:sz="0" w:space="0" w:color="auto"/>
        <w:bottom w:val="none" w:sz="0" w:space="0" w:color="auto"/>
        <w:right w:val="none" w:sz="0" w:space="0" w:color="auto"/>
      </w:divBdr>
      <w:divsChild>
        <w:div w:id="726223104">
          <w:marLeft w:val="0"/>
          <w:marRight w:val="0"/>
          <w:marTop w:val="0"/>
          <w:marBottom w:val="0"/>
          <w:divBdr>
            <w:top w:val="none" w:sz="0" w:space="0" w:color="auto"/>
            <w:left w:val="none" w:sz="0" w:space="0" w:color="auto"/>
            <w:bottom w:val="none" w:sz="0" w:space="0" w:color="auto"/>
            <w:right w:val="none" w:sz="0" w:space="0" w:color="auto"/>
          </w:divBdr>
          <w:divsChild>
            <w:div w:id="726223101">
              <w:marLeft w:val="0"/>
              <w:marRight w:val="0"/>
              <w:marTop w:val="0"/>
              <w:marBottom w:val="0"/>
              <w:divBdr>
                <w:top w:val="none" w:sz="0" w:space="0" w:color="auto"/>
                <w:left w:val="none" w:sz="0" w:space="0" w:color="auto"/>
                <w:bottom w:val="none" w:sz="0" w:space="0" w:color="auto"/>
                <w:right w:val="none" w:sz="0" w:space="0" w:color="auto"/>
              </w:divBdr>
              <w:divsChild>
                <w:div w:id="72622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223113">
      <w:marLeft w:val="0"/>
      <w:marRight w:val="0"/>
      <w:marTop w:val="0"/>
      <w:marBottom w:val="0"/>
      <w:divBdr>
        <w:top w:val="none" w:sz="0" w:space="0" w:color="auto"/>
        <w:left w:val="none" w:sz="0" w:space="0" w:color="auto"/>
        <w:bottom w:val="none" w:sz="0" w:space="0" w:color="auto"/>
        <w:right w:val="none" w:sz="0" w:space="0" w:color="auto"/>
      </w:divBdr>
    </w:div>
    <w:div w:id="726223115">
      <w:marLeft w:val="0"/>
      <w:marRight w:val="0"/>
      <w:marTop w:val="0"/>
      <w:marBottom w:val="0"/>
      <w:divBdr>
        <w:top w:val="none" w:sz="0" w:space="0" w:color="auto"/>
        <w:left w:val="none" w:sz="0" w:space="0" w:color="auto"/>
        <w:bottom w:val="none" w:sz="0" w:space="0" w:color="auto"/>
        <w:right w:val="none" w:sz="0" w:space="0" w:color="auto"/>
      </w:divBdr>
      <w:divsChild>
        <w:div w:id="726223112">
          <w:marLeft w:val="0"/>
          <w:marRight w:val="0"/>
          <w:marTop w:val="0"/>
          <w:marBottom w:val="0"/>
          <w:divBdr>
            <w:top w:val="none" w:sz="0" w:space="0" w:color="auto"/>
            <w:left w:val="none" w:sz="0" w:space="0" w:color="auto"/>
            <w:bottom w:val="none" w:sz="0" w:space="0" w:color="auto"/>
            <w:right w:val="none" w:sz="0" w:space="0" w:color="auto"/>
          </w:divBdr>
          <w:divsChild>
            <w:div w:id="72622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79194">
      <w:bodyDiv w:val="1"/>
      <w:marLeft w:val="0"/>
      <w:marRight w:val="0"/>
      <w:marTop w:val="0"/>
      <w:marBottom w:val="0"/>
      <w:divBdr>
        <w:top w:val="none" w:sz="0" w:space="0" w:color="auto"/>
        <w:left w:val="none" w:sz="0" w:space="0" w:color="auto"/>
        <w:bottom w:val="none" w:sz="0" w:space="0" w:color="auto"/>
        <w:right w:val="none" w:sz="0" w:space="0" w:color="auto"/>
      </w:divBdr>
    </w:div>
    <w:div w:id="900138256">
      <w:bodyDiv w:val="1"/>
      <w:marLeft w:val="0"/>
      <w:marRight w:val="0"/>
      <w:marTop w:val="0"/>
      <w:marBottom w:val="0"/>
      <w:divBdr>
        <w:top w:val="none" w:sz="0" w:space="0" w:color="auto"/>
        <w:left w:val="none" w:sz="0" w:space="0" w:color="auto"/>
        <w:bottom w:val="none" w:sz="0" w:space="0" w:color="auto"/>
        <w:right w:val="none" w:sz="0" w:space="0" w:color="auto"/>
      </w:divBdr>
      <w:divsChild>
        <w:div w:id="75715298">
          <w:marLeft w:val="547"/>
          <w:marRight w:val="0"/>
          <w:marTop w:val="0"/>
          <w:marBottom w:val="0"/>
          <w:divBdr>
            <w:top w:val="none" w:sz="0" w:space="0" w:color="auto"/>
            <w:left w:val="none" w:sz="0" w:space="0" w:color="auto"/>
            <w:bottom w:val="none" w:sz="0" w:space="0" w:color="auto"/>
            <w:right w:val="none" w:sz="0" w:space="0" w:color="auto"/>
          </w:divBdr>
        </w:div>
        <w:div w:id="643968654">
          <w:marLeft w:val="547"/>
          <w:marRight w:val="0"/>
          <w:marTop w:val="0"/>
          <w:marBottom w:val="0"/>
          <w:divBdr>
            <w:top w:val="none" w:sz="0" w:space="0" w:color="auto"/>
            <w:left w:val="none" w:sz="0" w:space="0" w:color="auto"/>
            <w:bottom w:val="none" w:sz="0" w:space="0" w:color="auto"/>
            <w:right w:val="none" w:sz="0" w:space="0" w:color="auto"/>
          </w:divBdr>
        </w:div>
        <w:div w:id="744910508">
          <w:marLeft w:val="547"/>
          <w:marRight w:val="0"/>
          <w:marTop w:val="0"/>
          <w:marBottom w:val="0"/>
          <w:divBdr>
            <w:top w:val="none" w:sz="0" w:space="0" w:color="auto"/>
            <w:left w:val="none" w:sz="0" w:space="0" w:color="auto"/>
            <w:bottom w:val="none" w:sz="0" w:space="0" w:color="auto"/>
            <w:right w:val="none" w:sz="0" w:space="0" w:color="auto"/>
          </w:divBdr>
        </w:div>
      </w:divsChild>
    </w:div>
    <w:div w:id="928661144">
      <w:bodyDiv w:val="1"/>
      <w:marLeft w:val="0"/>
      <w:marRight w:val="0"/>
      <w:marTop w:val="0"/>
      <w:marBottom w:val="0"/>
      <w:divBdr>
        <w:top w:val="none" w:sz="0" w:space="0" w:color="auto"/>
        <w:left w:val="none" w:sz="0" w:space="0" w:color="auto"/>
        <w:bottom w:val="none" w:sz="0" w:space="0" w:color="auto"/>
        <w:right w:val="none" w:sz="0" w:space="0" w:color="auto"/>
      </w:divBdr>
      <w:divsChild>
        <w:div w:id="303507282">
          <w:marLeft w:val="547"/>
          <w:marRight w:val="0"/>
          <w:marTop w:val="0"/>
          <w:marBottom w:val="0"/>
          <w:divBdr>
            <w:top w:val="none" w:sz="0" w:space="0" w:color="auto"/>
            <w:left w:val="none" w:sz="0" w:space="0" w:color="auto"/>
            <w:bottom w:val="none" w:sz="0" w:space="0" w:color="auto"/>
            <w:right w:val="none" w:sz="0" w:space="0" w:color="auto"/>
          </w:divBdr>
        </w:div>
        <w:div w:id="135472226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wmf"/><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oleObject" Target="embeddings/oleObject1.bin"/><Relationship Id="rId22" Type="http://schemas.openxmlformats.org/officeDocument/2006/relationships/image" Target="media/image12.png"/><Relationship Id="rId27" Type="http://schemas.openxmlformats.org/officeDocument/2006/relationships/oleObject" Target="embeddings/oleObject2.bin"/><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files\axhvv\Application%20Data\Microsoft\Templates\IIBU_internal_document_template_(with_heading_numbe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B1B9D4-A175-48BA-B0BD-DF2FFA839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IIBU_internal_document_template_(with_heading_numbers).dot</Template>
  <TotalTime>1</TotalTime>
  <Pages>61</Pages>
  <Words>16364</Words>
  <Characters>102896</Characters>
  <Application>Microsoft Office Word</Application>
  <DocSecurity>4</DocSecurity>
  <Lines>857</Lines>
  <Paragraphs>238</Paragraphs>
  <ScaleCrop>false</ScaleCrop>
  <HeadingPairs>
    <vt:vector size="2" baseType="variant">
      <vt:variant>
        <vt:lpstr>Title</vt:lpstr>
      </vt:variant>
      <vt:variant>
        <vt:i4>1</vt:i4>
      </vt:variant>
    </vt:vector>
  </HeadingPairs>
  <TitlesOfParts>
    <vt:vector size="1" baseType="lpstr">
      <vt:lpstr>Enterprise Imaging 8.0 SOW</vt:lpstr>
    </vt:vector>
  </TitlesOfParts>
  <Company>Agfa Gevaert</Company>
  <LinksUpToDate>false</LinksUpToDate>
  <CharactersWithSpaces>119022</CharactersWithSpaces>
  <SharedDoc>false</SharedDoc>
  <HLinks>
    <vt:vector size="348" baseType="variant">
      <vt:variant>
        <vt:i4>1572912</vt:i4>
      </vt:variant>
      <vt:variant>
        <vt:i4>347</vt:i4>
      </vt:variant>
      <vt:variant>
        <vt:i4>0</vt:i4>
      </vt:variant>
      <vt:variant>
        <vt:i4>5</vt:i4>
      </vt:variant>
      <vt:variant>
        <vt:lpwstr/>
      </vt:variant>
      <vt:variant>
        <vt:lpwstr>_Toc442709655</vt:lpwstr>
      </vt:variant>
      <vt:variant>
        <vt:i4>1572912</vt:i4>
      </vt:variant>
      <vt:variant>
        <vt:i4>341</vt:i4>
      </vt:variant>
      <vt:variant>
        <vt:i4>0</vt:i4>
      </vt:variant>
      <vt:variant>
        <vt:i4>5</vt:i4>
      </vt:variant>
      <vt:variant>
        <vt:lpwstr/>
      </vt:variant>
      <vt:variant>
        <vt:lpwstr>_Toc442709654</vt:lpwstr>
      </vt:variant>
      <vt:variant>
        <vt:i4>1572912</vt:i4>
      </vt:variant>
      <vt:variant>
        <vt:i4>335</vt:i4>
      </vt:variant>
      <vt:variant>
        <vt:i4>0</vt:i4>
      </vt:variant>
      <vt:variant>
        <vt:i4>5</vt:i4>
      </vt:variant>
      <vt:variant>
        <vt:lpwstr/>
      </vt:variant>
      <vt:variant>
        <vt:lpwstr>_Toc442709653</vt:lpwstr>
      </vt:variant>
      <vt:variant>
        <vt:i4>1572912</vt:i4>
      </vt:variant>
      <vt:variant>
        <vt:i4>329</vt:i4>
      </vt:variant>
      <vt:variant>
        <vt:i4>0</vt:i4>
      </vt:variant>
      <vt:variant>
        <vt:i4>5</vt:i4>
      </vt:variant>
      <vt:variant>
        <vt:lpwstr/>
      </vt:variant>
      <vt:variant>
        <vt:lpwstr>_Toc442709652</vt:lpwstr>
      </vt:variant>
      <vt:variant>
        <vt:i4>1572912</vt:i4>
      </vt:variant>
      <vt:variant>
        <vt:i4>323</vt:i4>
      </vt:variant>
      <vt:variant>
        <vt:i4>0</vt:i4>
      </vt:variant>
      <vt:variant>
        <vt:i4>5</vt:i4>
      </vt:variant>
      <vt:variant>
        <vt:lpwstr/>
      </vt:variant>
      <vt:variant>
        <vt:lpwstr>_Toc442709651</vt:lpwstr>
      </vt:variant>
      <vt:variant>
        <vt:i4>1572912</vt:i4>
      </vt:variant>
      <vt:variant>
        <vt:i4>317</vt:i4>
      </vt:variant>
      <vt:variant>
        <vt:i4>0</vt:i4>
      </vt:variant>
      <vt:variant>
        <vt:i4>5</vt:i4>
      </vt:variant>
      <vt:variant>
        <vt:lpwstr/>
      </vt:variant>
      <vt:variant>
        <vt:lpwstr>_Toc442709650</vt:lpwstr>
      </vt:variant>
      <vt:variant>
        <vt:i4>1638448</vt:i4>
      </vt:variant>
      <vt:variant>
        <vt:i4>311</vt:i4>
      </vt:variant>
      <vt:variant>
        <vt:i4>0</vt:i4>
      </vt:variant>
      <vt:variant>
        <vt:i4>5</vt:i4>
      </vt:variant>
      <vt:variant>
        <vt:lpwstr/>
      </vt:variant>
      <vt:variant>
        <vt:lpwstr>_Toc442709649</vt:lpwstr>
      </vt:variant>
      <vt:variant>
        <vt:i4>1638448</vt:i4>
      </vt:variant>
      <vt:variant>
        <vt:i4>305</vt:i4>
      </vt:variant>
      <vt:variant>
        <vt:i4>0</vt:i4>
      </vt:variant>
      <vt:variant>
        <vt:i4>5</vt:i4>
      </vt:variant>
      <vt:variant>
        <vt:lpwstr/>
      </vt:variant>
      <vt:variant>
        <vt:lpwstr>_Toc442709648</vt:lpwstr>
      </vt:variant>
      <vt:variant>
        <vt:i4>1638448</vt:i4>
      </vt:variant>
      <vt:variant>
        <vt:i4>299</vt:i4>
      </vt:variant>
      <vt:variant>
        <vt:i4>0</vt:i4>
      </vt:variant>
      <vt:variant>
        <vt:i4>5</vt:i4>
      </vt:variant>
      <vt:variant>
        <vt:lpwstr/>
      </vt:variant>
      <vt:variant>
        <vt:lpwstr>_Toc442709647</vt:lpwstr>
      </vt:variant>
      <vt:variant>
        <vt:i4>1638448</vt:i4>
      </vt:variant>
      <vt:variant>
        <vt:i4>293</vt:i4>
      </vt:variant>
      <vt:variant>
        <vt:i4>0</vt:i4>
      </vt:variant>
      <vt:variant>
        <vt:i4>5</vt:i4>
      </vt:variant>
      <vt:variant>
        <vt:lpwstr/>
      </vt:variant>
      <vt:variant>
        <vt:lpwstr>_Toc442709646</vt:lpwstr>
      </vt:variant>
      <vt:variant>
        <vt:i4>1638448</vt:i4>
      </vt:variant>
      <vt:variant>
        <vt:i4>287</vt:i4>
      </vt:variant>
      <vt:variant>
        <vt:i4>0</vt:i4>
      </vt:variant>
      <vt:variant>
        <vt:i4>5</vt:i4>
      </vt:variant>
      <vt:variant>
        <vt:lpwstr/>
      </vt:variant>
      <vt:variant>
        <vt:lpwstr>_Toc442709645</vt:lpwstr>
      </vt:variant>
      <vt:variant>
        <vt:i4>1638448</vt:i4>
      </vt:variant>
      <vt:variant>
        <vt:i4>281</vt:i4>
      </vt:variant>
      <vt:variant>
        <vt:i4>0</vt:i4>
      </vt:variant>
      <vt:variant>
        <vt:i4>5</vt:i4>
      </vt:variant>
      <vt:variant>
        <vt:lpwstr/>
      </vt:variant>
      <vt:variant>
        <vt:lpwstr>_Toc442709644</vt:lpwstr>
      </vt:variant>
      <vt:variant>
        <vt:i4>1638448</vt:i4>
      </vt:variant>
      <vt:variant>
        <vt:i4>275</vt:i4>
      </vt:variant>
      <vt:variant>
        <vt:i4>0</vt:i4>
      </vt:variant>
      <vt:variant>
        <vt:i4>5</vt:i4>
      </vt:variant>
      <vt:variant>
        <vt:lpwstr/>
      </vt:variant>
      <vt:variant>
        <vt:lpwstr>_Toc442709643</vt:lpwstr>
      </vt:variant>
      <vt:variant>
        <vt:i4>1638448</vt:i4>
      </vt:variant>
      <vt:variant>
        <vt:i4>269</vt:i4>
      </vt:variant>
      <vt:variant>
        <vt:i4>0</vt:i4>
      </vt:variant>
      <vt:variant>
        <vt:i4>5</vt:i4>
      </vt:variant>
      <vt:variant>
        <vt:lpwstr/>
      </vt:variant>
      <vt:variant>
        <vt:lpwstr>_Toc442709642</vt:lpwstr>
      </vt:variant>
      <vt:variant>
        <vt:i4>1638448</vt:i4>
      </vt:variant>
      <vt:variant>
        <vt:i4>263</vt:i4>
      </vt:variant>
      <vt:variant>
        <vt:i4>0</vt:i4>
      </vt:variant>
      <vt:variant>
        <vt:i4>5</vt:i4>
      </vt:variant>
      <vt:variant>
        <vt:lpwstr/>
      </vt:variant>
      <vt:variant>
        <vt:lpwstr>_Toc442709641</vt:lpwstr>
      </vt:variant>
      <vt:variant>
        <vt:i4>1638448</vt:i4>
      </vt:variant>
      <vt:variant>
        <vt:i4>257</vt:i4>
      </vt:variant>
      <vt:variant>
        <vt:i4>0</vt:i4>
      </vt:variant>
      <vt:variant>
        <vt:i4>5</vt:i4>
      </vt:variant>
      <vt:variant>
        <vt:lpwstr/>
      </vt:variant>
      <vt:variant>
        <vt:lpwstr>_Toc442709640</vt:lpwstr>
      </vt:variant>
      <vt:variant>
        <vt:i4>1966128</vt:i4>
      </vt:variant>
      <vt:variant>
        <vt:i4>251</vt:i4>
      </vt:variant>
      <vt:variant>
        <vt:i4>0</vt:i4>
      </vt:variant>
      <vt:variant>
        <vt:i4>5</vt:i4>
      </vt:variant>
      <vt:variant>
        <vt:lpwstr/>
      </vt:variant>
      <vt:variant>
        <vt:lpwstr>_Toc442709639</vt:lpwstr>
      </vt:variant>
      <vt:variant>
        <vt:i4>1966128</vt:i4>
      </vt:variant>
      <vt:variant>
        <vt:i4>245</vt:i4>
      </vt:variant>
      <vt:variant>
        <vt:i4>0</vt:i4>
      </vt:variant>
      <vt:variant>
        <vt:i4>5</vt:i4>
      </vt:variant>
      <vt:variant>
        <vt:lpwstr/>
      </vt:variant>
      <vt:variant>
        <vt:lpwstr>_Toc442709638</vt:lpwstr>
      </vt:variant>
      <vt:variant>
        <vt:i4>1966128</vt:i4>
      </vt:variant>
      <vt:variant>
        <vt:i4>239</vt:i4>
      </vt:variant>
      <vt:variant>
        <vt:i4>0</vt:i4>
      </vt:variant>
      <vt:variant>
        <vt:i4>5</vt:i4>
      </vt:variant>
      <vt:variant>
        <vt:lpwstr/>
      </vt:variant>
      <vt:variant>
        <vt:lpwstr>_Toc442709637</vt:lpwstr>
      </vt:variant>
      <vt:variant>
        <vt:i4>1966128</vt:i4>
      </vt:variant>
      <vt:variant>
        <vt:i4>233</vt:i4>
      </vt:variant>
      <vt:variant>
        <vt:i4>0</vt:i4>
      </vt:variant>
      <vt:variant>
        <vt:i4>5</vt:i4>
      </vt:variant>
      <vt:variant>
        <vt:lpwstr/>
      </vt:variant>
      <vt:variant>
        <vt:lpwstr>_Toc442709636</vt:lpwstr>
      </vt:variant>
      <vt:variant>
        <vt:i4>1966128</vt:i4>
      </vt:variant>
      <vt:variant>
        <vt:i4>227</vt:i4>
      </vt:variant>
      <vt:variant>
        <vt:i4>0</vt:i4>
      </vt:variant>
      <vt:variant>
        <vt:i4>5</vt:i4>
      </vt:variant>
      <vt:variant>
        <vt:lpwstr/>
      </vt:variant>
      <vt:variant>
        <vt:lpwstr>_Toc442709635</vt:lpwstr>
      </vt:variant>
      <vt:variant>
        <vt:i4>1966128</vt:i4>
      </vt:variant>
      <vt:variant>
        <vt:i4>221</vt:i4>
      </vt:variant>
      <vt:variant>
        <vt:i4>0</vt:i4>
      </vt:variant>
      <vt:variant>
        <vt:i4>5</vt:i4>
      </vt:variant>
      <vt:variant>
        <vt:lpwstr/>
      </vt:variant>
      <vt:variant>
        <vt:lpwstr>_Toc442709634</vt:lpwstr>
      </vt:variant>
      <vt:variant>
        <vt:i4>1966128</vt:i4>
      </vt:variant>
      <vt:variant>
        <vt:i4>215</vt:i4>
      </vt:variant>
      <vt:variant>
        <vt:i4>0</vt:i4>
      </vt:variant>
      <vt:variant>
        <vt:i4>5</vt:i4>
      </vt:variant>
      <vt:variant>
        <vt:lpwstr/>
      </vt:variant>
      <vt:variant>
        <vt:lpwstr>_Toc442709633</vt:lpwstr>
      </vt:variant>
      <vt:variant>
        <vt:i4>1966128</vt:i4>
      </vt:variant>
      <vt:variant>
        <vt:i4>209</vt:i4>
      </vt:variant>
      <vt:variant>
        <vt:i4>0</vt:i4>
      </vt:variant>
      <vt:variant>
        <vt:i4>5</vt:i4>
      </vt:variant>
      <vt:variant>
        <vt:lpwstr/>
      </vt:variant>
      <vt:variant>
        <vt:lpwstr>_Toc442709632</vt:lpwstr>
      </vt:variant>
      <vt:variant>
        <vt:i4>1966128</vt:i4>
      </vt:variant>
      <vt:variant>
        <vt:i4>203</vt:i4>
      </vt:variant>
      <vt:variant>
        <vt:i4>0</vt:i4>
      </vt:variant>
      <vt:variant>
        <vt:i4>5</vt:i4>
      </vt:variant>
      <vt:variant>
        <vt:lpwstr/>
      </vt:variant>
      <vt:variant>
        <vt:lpwstr>_Toc442709631</vt:lpwstr>
      </vt:variant>
      <vt:variant>
        <vt:i4>1966128</vt:i4>
      </vt:variant>
      <vt:variant>
        <vt:i4>197</vt:i4>
      </vt:variant>
      <vt:variant>
        <vt:i4>0</vt:i4>
      </vt:variant>
      <vt:variant>
        <vt:i4>5</vt:i4>
      </vt:variant>
      <vt:variant>
        <vt:lpwstr/>
      </vt:variant>
      <vt:variant>
        <vt:lpwstr>_Toc442709630</vt:lpwstr>
      </vt:variant>
      <vt:variant>
        <vt:i4>2031664</vt:i4>
      </vt:variant>
      <vt:variant>
        <vt:i4>191</vt:i4>
      </vt:variant>
      <vt:variant>
        <vt:i4>0</vt:i4>
      </vt:variant>
      <vt:variant>
        <vt:i4>5</vt:i4>
      </vt:variant>
      <vt:variant>
        <vt:lpwstr/>
      </vt:variant>
      <vt:variant>
        <vt:lpwstr>_Toc442709627</vt:lpwstr>
      </vt:variant>
      <vt:variant>
        <vt:i4>2031664</vt:i4>
      </vt:variant>
      <vt:variant>
        <vt:i4>185</vt:i4>
      </vt:variant>
      <vt:variant>
        <vt:i4>0</vt:i4>
      </vt:variant>
      <vt:variant>
        <vt:i4>5</vt:i4>
      </vt:variant>
      <vt:variant>
        <vt:lpwstr/>
      </vt:variant>
      <vt:variant>
        <vt:lpwstr>_Toc442709626</vt:lpwstr>
      </vt:variant>
      <vt:variant>
        <vt:i4>2031664</vt:i4>
      </vt:variant>
      <vt:variant>
        <vt:i4>179</vt:i4>
      </vt:variant>
      <vt:variant>
        <vt:i4>0</vt:i4>
      </vt:variant>
      <vt:variant>
        <vt:i4>5</vt:i4>
      </vt:variant>
      <vt:variant>
        <vt:lpwstr/>
      </vt:variant>
      <vt:variant>
        <vt:lpwstr>_Toc442709625</vt:lpwstr>
      </vt:variant>
      <vt:variant>
        <vt:i4>2031664</vt:i4>
      </vt:variant>
      <vt:variant>
        <vt:i4>173</vt:i4>
      </vt:variant>
      <vt:variant>
        <vt:i4>0</vt:i4>
      </vt:variant>
      <vt:variant>
        <vt:i4>5</vt:i4>
      </vt:variant>
      <vt:variant>
        <vt:lpwstr/>
      </vt:variant>
      <vt:variant>
        <vt:lpwstr>_Toc442709624</vt:lpwstr>
      </vt:variant>
      <vt:variant>
        <vt:i4>2031664</vt:i4>
      </vt:variant>
      <vt:variant>
        <vt:i4>167</vt:i4>
      </vt:variant>
      <vt:variant>
        <vt:i4>0</vt:i4>
      </vt:variant>
      <vt:variant>
        <vt:i4>5</vt:i4>
      </vt:variant>
      <vt:variant>
        <vt:lpwstr/>
      </vt:variant>
      <vt:variant>
        <vt:lpwstr>_Toc442709623</vt:lpwstr>
      </vt:variant>
      <vt:variant>
        <vt:i4>2031664</vt:i4>
      </vt:variant>
      <vt:variant>
        <vt:i4>161</vt:i4>
      </vt:variant>
      <vt:variant>
        <vt:i4>0</vt:i4>
      </vt:variant>
      <vt:variant>
        <vt:i4>5</vt:i4>
      </vt:variant>
      <vt:variant>
        <vt:lpwstr/>
      </vt:variant>
      <vt:variant>
        <vt:lpwstr>_Toc442709622</vt:lpwstr>
      </vt:variant>
      <vt:variant>
        <vt:i4>2031664</vt:i4>
      </vt:variant>
      <vt:variant>
        <vt:i4>155</vt:i4>
      </vt:variant>
      <vt:variant>
        <vt:i4>0</vt:i4>
      </vt:variant>
      <vt:variant>
        <vt:i4>5</vt:i4>
      </vt:variant>
      <vt:variant>
        <vt:lpwstr/>
      </vt:variant>
      <vt:variant>
        <vt:lpwstr>_Toc442709621</vt:lpwstr>
      </vt:variant>
      <vt:variant>
        <vt:i4>2031664</vt:i4>
      </vt:variant>
      <vt:variant>
        <vt:i4>149</vt:i4>
      </vt:variant>
      <vt:variant>
        <vt:i4>0</vt:i4>
      </vt:variant>
      <vt:variant>
        <vt:i4>5</vt:i4>
      </vt:variant>
      <vt:variant>
        <vt:lpwstr/>
      </vt:variant>
      <vt:variant>
        <vt:lpwstr>_Toc442709620</vt:lpwstr>
      </vt:variant>
      <vt:variant>
        <vt:i4>1835056</vt:i4>
      </vt:variant>
      <vt:variant>
        <vt:i4>143</vt:i4>
      </vt:variant>
      <vt:variant>
        <vt:i4>0</vt:i4>
      </vt:variant>
      <vt:variant>
        <vt:i4>5</vt:i4>
      </vt:variant>
      <vt:variant>
        <vt:lpwstr/>
      </vt:variant>
      <vt:variant>
        <vt:lpwstr>_Toc442709619</vt:lpwstr>
      </vt:variant>
      <vt:variant>
        <vt:i4>1835056</vt:i4>
      </vt:variant>
      <vt:variant>
        <vt:i4>137</vt:i4>
      </vt:variant>
      <vt:variant>
        <vt:i4>0</vt:i4>
      </vt:variant>
      <vt:variant>
        <vt:i4>5</vt:i4>
      </vt:variant>
      <vt:variant>
        <vt:lpwstr/>
      </vt:variant>
      <vt:variant>
        <vt:lpwstr>_Toc442709618</vt:lpwstr>
      </vt:variant>
      <vt:variant>
        <vt:i4>1835056</vt:i4>
      </vt:variant>
      <vt:variant>
        <vt:i4>131</vt:i4>
      </vt:variant>
      <vt:variant>
        <vt:i4>0</vt:i4>
      </vt:variant>
      <vt:variant>
        <vt:i4>5</vt:i4>
      </vt:variant>
      <vt:variant>
        <vt:lpwstr/>
      </vt:variant>
      <vt:variant>
        <vt:lpwstr>_Toc442709617</vt:lpwstr>
      </vt:variant>
      <vt:variant>
        <vt:i4>1835056</vt:i4>
      </vt:variant>
      <vt:variant>
        <vt:i4>125</vt:i4>
      </vt:variant>
      <vt:variant>
        <vt:i4>0</vt:i4>
      </vt:variant>
      <vt:variant>
        <vt:i4>5</vt:i4>
      </vt:variant>
      <vt:variant>
        <vt:lpwstr/>
      </vt:variant>
      <vt:variant>
        <vt:lpwstr>_Toc442709616</vt:lpwstr>
      </vt:variant>
      <vt:variant>
        <vt:i4>1835056</vt:i4>
      </vt:variant>
      <vt:variant>
        <vt:i4>119</vt:i4>
      </vt:variant>
      <vt:variant>
        <vt:i4>0</vt:i4>
      </vt:variant>
      <vt:variant>
        <vt:i4>5</vt:i4>
      </vt:variant>
      <vt:variant>
        <vt:lpwstr/>
      </vt:variant>
      <vt:variant>
        <vt:lpwstr>_Toc442709615</vt:lpwstr>
      </vt:variant>
      <vt:variant>
        <vt:i4>1835056</vt:i4>
      </vt:variant>
      <vt:variant>
        <vt:i4>113</vt:i4>
      </vt:variant>
      <vt:variant>
        <vt:i4>0</vt:i4>
      </vt:variant>
      <vt:variant>
        <vt:i4>5</vt:i4>
      </vt:variant>
      <vt:variant>
        <vt:lpwstr/>
      </vt:variant>
      <vt:variant>
        <vt:lpwstr>_Toc442709614</vt:lpwstr>
      </vt:variant>
      <vt:variant>
        <vt:i4>1835056</vt:i4>
      </vt:variant>
      <vt:variant>
        <vt:i4>107</vt:i4>
      </vt:variant>
      <vt:variant>
        <vt:i4>0</vt:i4>
      </vt:variant>
      <vt:variant>
        <vt:i4>5</vt:i4>
      </vt:variant>
      <vt:variant>
        <vt:lpwstr/>
      </vt:variant>
      <vt:variant>
        <vt:lpwstr>_Toc442709613</vt:lpwstr>
      </vt:variant>
      <vt:variant>
        <vt:i4>1835056</vt:i4>
      </vt:variant>
      <vt:variant>
        <vt:i4>101</vt:i4>
      </vt:variant>
      <vt:variant>
        <vt:i4>0</vt:i4>
      </vt:variant>
      <vt:variant>
        <vt:i4>5</vt:i4>
      </vt:variant>
      <vt:variant>
        <vt:lpwstr/>
      </vt:variant>
      <vt:variant>
        <vt:lpwstr>_Toc442709612</vt:lpwstr>
      </vt:variant>
      <vt:variant>
        <vt:i4>1835056</vt:i4>
      </vt:variant>
      <vt:variant>
        <vt:i4>95</vt:i4>
      </vt:variant>
      <vt:variant>
        <vt:i4>0</vt:i4>
      </vt:variant>
      <vt:variant>
        <vt:i4>5</vt:i4>
      </vt:variant>
      <vt:variant>
        <vt:lpwstr/>
      </vt:variant>
      <vt:variant>
        <vt:lpwstr>_Toc442709611</vt:lpwstr>
      </vt:variant>
      <vt:variant>
        <vt:i4>1835056</vt:i4>
      </vt:variant>
      <vt:variant>
        <vt:i4>89</vt:i4>
      </vt:variant>
      <vt:variant>
        <vt:i4>0</vt:i4>
      </vt:variant>
      <vt:variant>
        <vt:i4>5</vt:i4>
      </vt:variant>
      <vt:variant>
        <vt:lpwstr/>
      </vt:variant>
      <vt:variant>
        <vt:lpwstr>_Toc442709610</vt:lpwstr>
      </vt:variant>
      <vt:variant>
        <vt:i4>1900592</vt:i4>
      </vt:variant>
      <vt:variant>
        <vt:i4>83</vt:i4>
      </vt:variant>
      <vt:variant>
        <vt:i4>0</vt:i4>
      </vt:variant>
      <vt:variant>
        <vt:i4>5</vt:i4>
      </vt:variant>
      <vt:variant>
        <vt:lpwstr/>
      </vt:variant>
      <vt:variant>
        <vt:lpwstr>_Toc442709609</vt:lpwstr>
      </vt:variant>
      <vt:variant>
        <vt:i4>1900592</vt:i4>
      </vt:variant>
      <vt:variant>
        <vt:i4>77</vt:i4>
      </vt:variant>
      <vt:variant>
        <vt:i4>0</vt:i4>
      </vt:variant>
      <vt:variant>
        <vt:i4>5</vt:i4>
      </vt:variant>
      <vt:variant>
        <vt:lpwstr/>
      </vt:variant>
      <vt:variant>
        <vt:lpwstr>_Toc442709608</vt:lpwstr>
      </vt:variant>
      <vt:variant>
        <vt:i4>1900592</vt:i4>
      </vt:variant>
      <vt:variant>
        <vt:i4>71</vt:i4>
      </vt:variant>
      <vt:variant>
        <vt:i4>0</vt:i4>
      </vt:variant>
      <vt:variant>
        <vt:i4>5</vt:i4>
      </vt:variant>
      <vt:variant>
        <vt:lpwstr/>
      </vt:variant>
      <vt:variant>
        <vt:lpwstr>_Toc442709607</vt:lpwstr>
      </vt:variant>
      <vt:variant>
        <vt:i4>1900592</vt:i4>
      </vt:variant>
      <vt:variant>
        <vt:i4>65</vt:i4>
      </vt:variant>
      <vt:variant>
        <vt:i4>0</vt:i4>
      </vt:variant>
      <vt:variant>
        <vt:i4>5</vt:i4>
      </vt:variant>
      <vt:variant>
        <vt:lpwstr/>
      </vt:variant>
      <vt:variant>
        <vt:lpwstr>_Toc442709606</vt:lpwstr>
      </vt:variant>
      <vt:variant>
        <vt:i4>1900592</vt:i4>
      </vt:variant>
      <vt:variant>
        <vt:i4>59</vt:i4>
      </vt:variant>
      <vt:variant>
        <vt:i4>0</vt:i4>
      </vt:variant>
      <vt:variant>
        <vt:i4>5</vt:i4>
      </vt:variant>
      <vt:variant>
        <vt:lpwstr/>
      </vt:variant>
      <vt:variant>
        <vt:lpwstr>_Toc442709605</vt:lpwstr>
      </vt:variant>
      <vt:variant>
        <vt:i4>1900592</vt:i4>
      </vt:variant>
      <vt:variant>
        <vt:i4>53</vt:i4>
      </vt:variant>
      <vt:variant>
        <vt:i4>0</vt:i4>
      </vt:variant>
      <vt:variant>
        <vt:i4>5</vt:i4>
      </vt:variant>
      <vt:variant>
        <vt:lpwstr/>
      </vt:variant>
      <vt:variant>
        <vt:lpwstr>_Toc442709604</vt:lpwstr>
      </vt:variant>
      <vt:variant>
        <vt:i4>1900592</vt:i4>
      </vt:variant>
      <vt:variant>
        <vt:i4>47</vt:i4>
      </vt:variant>
      <vt:variant>
        <vt:i4>0</vt:i4>
      </vt:variant>
      <vt:variant>
        <vt:i4>5</vt:i4>
      </vt:variant>
      <vt:variant>
        <vt:lpwstr/>
      </vt:variant>
      <vt:variant>
        <vt:lpwstr>_Toc442709603</vt:lpwstr>
      </vt:variant>
      <vt:variant>
        <vt:i4>1900592</vt:i4>
      </vt:variant>
      <vt:variant>
        <vt:i4>41</vt:i4>
      </vt:variant>
      <vt:variant>
        <vt:i4>0</vt:i4>
      </vt:variant>
      <vt:variant>
        <vt:i4>5</vt:i4>
      </vt:variant>
      <vt:variant>
        <vt:lpwstr/>
      </vt:variant>
      <vt:variant>
        <vt:lpwstr>_Toc442709601</vt:lpwstr>
      </vt:variant>
      <vt:variant>
        <vt:i4>1310771</vt:i4>
      </vt:variant>
      <vt:variant>
        <vt:i4>35</vt:i4>
      </vt:variant>
      <vt:variant>
        <vt:i4>0</vt:i4>
      </vt:variant>
      <vt:variant>
        <vt:i4>5</vt:i4>
      </vt:variant>
      <vt:variant>
        <vt:lpwstr/>
      </vt:variant>
      <vt:variant>
        <vt:lpwstr>_Toc442709599</vt:lpwstr>
      </vt:variant>
      <vt:variant>
        <vt:i4>1310771</vt:i4>
      </vt:variant>
      <vt:variant>
        <vt:i4>29</vt:i4>
      </vt:variant>
      <vt:variant>
        <vt:i4>0</vt:i4>
      </vt:variant>
      <vt:variant>
        <vt:i4>5</vt:i4>
      </vt:variant>
      <vt:variant>
        <vt:lpwstr/>
      </vt:variant>
      <vt:variant>
        <vt:lpwstr>_Toc442709598</vt:lpwstr>
      </vt:variant>
      <vt:variant>
        <vt:i4>1310771</vt:i4>
      </vt:variant>
      <vt:variant>
        <vt:i4>23</vt:i4>
      </vt:variant>
      <vt:variant>
        <vt:i4>0</vt:i4>
      </vt:variant>
      <vt:variant>
        <vt:i4>5</vt:i4>
      </vt:variant>
      <vt:variant>
        <vt:lpwstr/>
      </vt:variant>
      <vt:variant>
        <vt:lpwstr>_Toc442709597</vt:lpwstr>
      </vt:variant>
      <vt:variant>
        <vt:i4>1310771</vt:i4>
      </vt:variant>
      <vt:variant>
        <vt:i4>17</vt:i4>
      </vt:variant>
      <vt:variant>
        <vt:i4>0</vt:i4>
      </vt:variant>
      <vt:variant>
        <vt:i4>5</vt:i4>
      </vt:variant>
      <vt:variant>
        <vt:lpwstr/>
      </vt:variant>
      <vt:variant>
        <vt:lpwstr>_Toc442709592</vt:lpwstr>
      </vt:variant>
      <vt:variant>
        <vt:i4>1310771</vt:i4>
      </vt:variant>
      <vt:variant>
        <vt:i4>11</vt:i4>
      </vt:variant>
      <vt:variant>
        <vt:i4>0</vt:i4>
      </vt:variant>
      <vt:variant>
        <vt:i4>5</vt:i4>
      </vt:variant>
      <vt:variant>
        <vt:lpwstr/>
      </vt:variant>
      <vt:variant>
        <vt:lpwstr>_Toc442709591</vt:lpwstr>
      </vt:variant>
      <vt:variant>
        <vt:i4>1376307</vt:i4>
      </vt:variant>
      <vt:variant>
        <vt:i4>5</vt:i4>
      </vt:variant>
      <vt:variant>
        <vt:i4>0</vt:i4>
      </vt:variant>
      <vt:variant>
        <vt:i4>5</vt:i4>
      </vt:variant>
      <vt:variant>
        <vt:lpwstr/>
      </vt:variant>
      <vt:variant>
        <vt:lpwstr>_Toc442709589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Imaging 8.0 SOW</dc:title>
  <dc:subject>Statement of Work</dc:subject>
  <dc:creator>Charles Morris</dc:creator>
  <cp:keywords>ICIS, XERO, IDC, Capture Suite</cp:keywords>
  <cp:lastModifiedBy>curtis</cp:lastModifiedBy>
  <cp:revision>2</cp:revision>
  <cp:lastPrinted>2016-02-08T20:29:00Z</cp:lastPrinted>
  <dcterms:created xsi:type="dcterms:W3CDTF">2016-03-10T20:16:00Z</dcterms:created>
  <dcterms:modified xsi:type="dcterms:W3CDTF">2016-03-10T20:16:00Z</dcterms:modified>
</cp:coreProperties>
</file>